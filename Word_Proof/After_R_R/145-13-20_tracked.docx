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D4AC4" w14:textId="77777777" w:rsidR="005C385A" w:rsidRDefault="00000000">
      <w:pPr>
        <w:pStyle w:val="Title"/>
        <w:spacing w:before="200" w:after="200" w:line="276" w:lineRule="auto"/>
        <w:jc w:val="center"/>
      </w:pPr>
      <w:bookmarkStart w:id="0" w:name="_iygd0hvh58il"/>
      <w:bookmarkEnd w:id="0"/>
      <w:commentRangeStart w:id="1"/>
      <w:r>
        <w:t>Memo</w:t>
      </w:r>
      <w:commentRangeEnd w:id="1"/>
      <w:r w:rsidR="009040BA">
        <w:rPr>
          <w:rStyle w:val="CommentReference"/>
          <w:rFonts w:ascii="Times New Roman" w:hAnsi="Times New Roman" w:cs="Times New Roman"/>
          <w:color w:val="auto"/>
          <w:lang w:val="en-US"/>
          <w14:textOutline w14:w="0" w14:cap="rnd" w14:cmpd="sng" w14:algn="ctr">
            <w14:noFill/>
            <w14:prstDash w14:val="solid"/>
            <w14:bevel/>
          </w14:textOutline>
        </w:rPr>
        <w:commentReference w:id="1"/>
      </w:r>
      <w:r>
        <w:t xml:space="preserve"> </w:t>
      </w:r>
      <w:proofErr w:type="spellStart"/>
      <w:r>
        <w:t>for</w:t>
      </w:r>
      <w:proofErr w:type="spellEnd"/>
      <w:r>
        <w:t xml:space="preserve"> “</w:t>
      </w:r>
      <w:proofErr w:type="spellStart"/>
      <w:r>
        <w:t>Physical</w:t>
      </w:r>
      <w:proofErr w:type="spellEnd"/>
      <w:r>
        <w:t xml:space="preserve"> </w:t>
      </w:r>
      <w:proofErr w:type="spellStart"/>
      <w:r>
        <w:t>Appearance</w:t>
      </w:r>
      <w:proofErr w:type="spellEnd"/>
      <w:r>
        <w:t xml:space="preserve"> and </w:t>
      </w:r>
      <w:proofErr w:type="spellStart"/>
      <w:r>
        <w:t>Elections</w:t>
      </w:r>
      <w:proofErr w:type="spellEnd"/>
      <w:r>
        <w:t xml:space="preserve">: </w:t>
      </w:r>
      <w:proofErr w:type="spellStart"/>
      <w:r>
        <w:t>An</w:t>
      </w:r>
      <w:proofErr w:type="spellEnd"/>
      <w:r>
        <w:t xml:space="preserve"> </w:t>
      </w:r>
      <w:proofErr w:type="spellStart"/>
      <w:r>
        <w:t>Inequality</w:t>
      </w:r>
      <w:proofErr w:type="spellEnd"/>
      <w:r>
        <w:t xml:space="preserve"> </w:t>
      </w:r>
      <w:proofErr w:type="spellStart"/>
      <w:r>
        <w:t>Perspective</w:t>
      </w:r>
      <w:proofErr w:type="spellEnd"/>
      <w:r>
        <w:t>”</w:t>
      </w:r>
    </w:p>
    <w:p w14:paraId="666A1EC9" w14:textId="77777777" w:rsidR="005C385A" w:rsidRDefault="00000000">
      <w:pPr>
        <w:pStyle w:val="Body"/>
        <w:spacing w:before="200" w:after="200"/>
        <w:jc w:val="both"/>
      </w:pPr>
      <w:r>
        <w:t xml:space="preserve">We thank the Editor for giving us the possibility to revise our work and the two reviewers for their comments, suggestions and excellent constructive criticism. </w:t>
      </w:r>
      <w:r>
        <w:rPr>
          <w:b/>
          <w:bCs/>
        </w:rPr>
        <w:t>We have done our best to take all comments and suggestions very seriously, and to implement every single one of them</w:t>
      </w:r>
      <w:r>
        <w:t>. We hope that the paper not only reads better now but also has improved substantively and methodologically.</w:t>
      </w:r>
    </w:p>
    <w:p w14:paraId="102C0034" w14:textId="77777777" w:rsidR="005C385A" w:rsidRDefault="00000000">
      <w:pPr>
        <w:pStyle w:val="Body"/>
        <w:spacing w:before="200" w:after="200"/>
        <w:jc w:val="both"/>
      </w:pPr>
      <w:r>
        <w:t xml:space="preserve">We have structured the memo in two parts. In the first part we respond to Reviewer #1 (R1, henceforth), and in the second part we respond to Reviewer #2 (R2, henceforth). To make this memo more efficient, we have re-stated the original question (in boldface for easier readability), and then we proceed with our answer. Immediately after we show the relevant paragraph that will go into the paper (for readability we put those in blue). We also make sure we reference the edited version if the reader wants to cross-check our revisions. </w:t>
      </w:r>
    </w:p>
    <w:p w14:paraId="0310960C" w14:textId="77777777" w:rsidR="005C385A" w:rsidRDefault="00000000">
      <w:pPr>
        <w:pStyle w:val="Title"/>
        <w:spacing w:before="200" w:after="200" w:line="276" w:lineRule="auto"/>
        <w:jc w:val="both"/>
        <w:rPr>
          <w:sz w:val="22"/>
          <w:szCs w:val="22"/>
        </w:rPr>
      </w:pPr>
      <w:bookmarkStart w:id="2" w:name="_ylgz3kzpz4s"/>
      <w:bookmarkEnd w:id="2"/>
      <w:proofErr w:type="spellStart"/>
      <w:r>
        <w:t>Reviewer</w:t>
      </w:r>
      <w:proofErr w:type="spellEnd"/>
      <w:r>
        <w:t xml:space="preserve"> #1</w:t>
      </w:r>
      <w:r>
        <w:rPr>
          <w:sz w:val="22"/>
          <w:szCs w:val="22"/>
        </w:rPr>
        <w:br/>
      </w:r>
      <w:r>
        <w:rPr>
          <w:sz w:val="22"/>
          <w:szCs w:val="22"/>
        </w:rPr>
        <w:br/>
      </w:r>
      <w:proofErr w:type="spellStart"/>
      <w:r>
        <w:rPr>
          <w:sz w:val="22"/>
          <w:szCs w:val="22"/>
        </w:rPr>
        <w:t>We</w:t>
      </w:r>
      <w:proofErr w:type="spellEnd"/>
      <w:r>
        <w:rPr>
          <w:sz w:val="22"/>
          <w:szCs w:val="22"/>
        </w:rPr>
        <w:t xml:space="preserve"> </w:t>
      </w:r>
      <w:proofErr w:type="spellStart"/>
      <w:r>
        <w:rPr>
          <w:sz w:val="22"/>
          <w:szCs w:val="22"/>
        </w:rPr>
        <w:t>wanted</w:t>
      </w:r>
      <w:proofErr w:type="spellEnd"/>
      <w:r>
        <w:rPr>
          <w:sz w:val="22"/>
          <w:szCs w:val="22"/>
        </w:rPr>
        <w:t xml:space="preserve"> </w:t>
      </w:r>
      <w:proofErr w:type="spellStart"/>
      <w:r>
        <w:rPr>
          <w:sz w:val="22"/>
          <w:szCs w:val="22"/>
        </w:rPr>
        <w:t>to</w:t>
      </w:r>
      <w:proofErr w:type="spellEnd"/>
      <w:r>
        <w:rPr>
          <w:sz w:val="22"/>
          <w:szCs w:val="22"/>
        </w:rPr>
        <w:t xml:space="preserve"> </w:t>
      </w:r>
      <w:proofErr w:type="spellStart"/>
      <w:r>
        <w:rPr>
          <w:sz w:val="22"/>
          <w:szCs w:val="22"/>
        </w:rPr>
        <w:t>thank</w:t>
      </w:r>
      <w:proofErr w:type="spellEnd"/>
      <w:r>
        <w:rPr>
          <w:sz w:val="22"/>
          <w:szCs w:val="22"/>
        </w:rPr>
        <w:t xml:space="preserve"> </w:t>
      </w:r>
      <w:proofErr w:type="spellStart"/>
      <w:r>
        <w:rPr>
          <w:sz w:val="22"/>
          <w:szCs w:val="22"/>
        </w:rPr>
        <w:t>you</w:t>
      </w:r>
      <w:proofErr w:type="spellEnd"/>
      <w:r>
        <w:rPr>
          <w:sz w:val="22"/>
          <w:szCs w:val="22"/>
        </w:rPr>
        <w:t xml:space="preserve"> </w:t>
      </w:r>
      <w:proofErr w:type="spellStart"/>
      <w:r>
        <w:rPr>
          <w:sz w:val="22"/>
          <w:szCs w:val="22"/>
        </w:rPr>
        <w:t>for</w:t>
      </w:r>
      <w:proofErr w:type="spellEnd"/>
      <w:r>
        <w:rPr>
          <w:sz w:val="22"/>
          <w:szCs w:val="22"/>
        </w:rPr>
        <w:t xml:space="preserve"> your </w:t>
      </w:r>
      <w:proofErr w:type="spellStart"/>
      <w:r>
        <w:rPr>
          <w:sz w:val="22"/>
          <w:szCs w:val="22"/>
        </w:rPr>
        <w:t>comments</w:t>
      </w:r>
      <w:proofErr w:type="spellEnd"/>
      <w:r>
        <w:rPr>
          <w:sz w:val="22"/>
          <w:szCs w:val="22"/>
        </w:rPr>
        <w:t xml:space="preserve"> and </w:t>
      </w:r>
      <w:proofErr w:type="spellStart"/>
      <w:r>
        <w:rPr>
          <w:sz w:val="22"/>
          <w:szCs w:val="22"/>
        </w:rPr>
        <w:t>suggestions</w:t>
      </w:r>
      <w:proofErr w:type="spellEnd"/>
      <w:r>
        <w:rPr>
          <w:sz w:val="22"/>
          <w:szCs w:val="22"/>
        </w:rPr>
        <w:t xml:space="preserve">. </w:t>
      </w:r>
      <w:proofErr w:type="spellStart"/>
      <w:r>
        <w:rPr>
          <w:sz w:val="22"/>
          <w:szCs w:val="22"/>
        </w:rPr>
        <w:t>We</w:t>
      </w:r>
      <w:proofErr w:type="spellEnd"/>
      <w:r>
        <w:rPr>
          <w:sz w:val="22"/>
          <w:szCs w:val="22"/>
        </w:rPr>
        <w:t xml:space="preserve"> </w:t>
      </w:r>
      <w:proofErr w:type="spellStart"/>
      <w:r>
        <w:rPr>
          <w:sz w:val="22"/>
          <w:szCs w:val="22"/>
        </w:rPr>
        <w:t>believe</w:t>
      </w:r>
      <w:proofErr w:type="spellEnd"/>
      <w:r>
        <w:rPr>
          <w:sz w:val="22"/>
          <w:szCs w:val="22"/>
        </w:rPr>
        <w:t xml:space="preserve"> your constructive </w:t>
      </w:r>
      <w:proofErr w:type="spellStart"/>
      <w:r>
        <w:rPr>
          <w:sz w:val="22"/>
          <w:szCs w:val="22"/>
        </w:rPr>
        <w:t>criticism</w:t>
      </w:r>
      <w:proofErr w:type="spellEnd"/>
      <w:r>
        <w:rPr>
          <w:sz w:val="22"/>
          <w:szCs w:val="22"/>
        </w:rPr>
        <w:t xml:space="preserve"> </w:t>
      </w:r>
      <w:proofErr w:type="spellStart"/>
      <w:r>
        <w:rPr>
          <w:sz w:val="22"/>
          <w:szCs w:val="22"/>
        </w:rPr>
        <w:t>really</w:t>
      </w:r>
      <w:proofErr w:type="spellEnd"/>
      <w:r>
        <w:rPr>
          <w:sz w:val="22"/>
          <w:szCs w:val="22"/>
        </w:rPr>
        <w:t xml:space="preserve"> </w:t>
      </w:r>
      <w:proofErr w:type="spellStart"/>
      <w:r>
        <w:rPr>
          <w:sz w:val="22"/>
          <w:szCs w:val="22"/>
        </w:rPr>
        <w:t>improved</w:t>
      </w:r>
      <w:proofErr w:type="spellEnd"/>
      <w:r>
        <w:rPr>
          <w:sz w:val="22"/>
          <w:szCs w:val="22"/>
        </w:rPr>
        <w:t xml:space="preserve"> </w:t>
      </w:r>
      <w:proofErr w:type="spellStart"/>
      <w:r>
        <w:rPr>
          <w:sz w:val="22"/>
          <w:szCs w:val="22"/>
        </w:rPr>
        <w:t>our</w:t>
      </w:r>
      <w:proofErr w:type="spellEnd"/>
      <w:r>
        <w:rPr>
          <w:sz w:val="22"/>
          <w:szCs w:val="22"/>
        </w:rPr>
        <w:t xml:space="preserve"> </w:t>
      </w:r>
      <w:proofErr w:type="spellStart"/>
      <w:r>
        <w:rPr>
          <w:sz w:val="22"/>
          <w:szCs w:val="22"/>
        </w:rPr>
        <w:t>paper</w:t>
      </w:r>
      <w:proofErr w:type="spellEnd"/>
      <w:r>
        <w:rPr>
          <w:sz w:val="22"/>
          <w:szCs w:val="22"/>
        </w:rPr>
        <w:t xml:space="preserve">. </w:t>
      </w:r>
      <w:proofErr w:type="spellStart"/>
      <w:r>
        <w:rPr>
          <w:sz w:val="22"/>
          <w:szCs w:val="22"/>
        </w:rPr>
        <w:t>Below</w:t>
      </w:r>
      <w:proofErr w:type="spellEnd"/>
      <w:r>
        <w:rPr>
          <w:sz w:val="22"/>
          <w:szCs w:val="22"/>
        </w:rPr>
        <w:t xml:space="preserve"> </w:t>
      </w:r>
      <w:proofErr w:type="spellStart"/>
      <w:r>
        <w:rPr>
          <w:sz w:val="22"/>
          <w:szCs w:val="22"/>
        </w:rPr>
        <w:t>you</w:t>
      </w:r>
      <w:proofErr w:type="spellEnd"/>
      <w:r>
        <w:rPr>
          <w:sz w:val="22"/>
          <w:szCs w:val="22"/>
        </w:rPr>
        <w:t xml:space="preserve"> </w:t>
      </w:r>
      <w:proofErr w:type="spellStart"/>
      <w:r>
        <w:rPr>
          <w:sz w:val="22"/>
          <w:szCs w:val="22"/>
        </w:rPr>
        <w:t>will</w:t>
      </w:r>
      <w:proofErr w:type="spellEnd"/>
      <w:r>
        <w:rPr>
          <w:sz w:val="22"/>
          <w:szCs w:val="22"/>
        </w:rPr>
        <w:t xml:space="preserve"> </w:t>
      </w:r>
      <w:proofErr w:type="spellStart"/>
      <w:r>
        <w:rPr>
          <w:sz w:val="22"/>
          <w:szCs w:val="22"/>
        </w:rPr>
        <w:t>find</w:t>
      </w:r>
      <w:proofErr w:type="spellEnd"/>
      <w:r>
        <w:rPr>
          <w:sz w:val="22"/>
          <w:szCs w:val="22"/>
        </w:rPr>
        <w:t xml:space="preserve"> </w:t>
      </w:r>
      <w:proofErr w:type="spellStart"/>
      <w:r>
        <w:rPr>
          <w:sz w:val="22"/>
          <w:szCs w:val="22"/>
        </w:rPr>
        <w:t>that</w:t>
      </w:r>
      <w:proofErr w:type="spellEnd"/>
      <w:r>
        <w:rPr>
          <w:sz w:val="22"/>
          <w:szCs w:val="22"/>
        </w:rPr>
        <w:t xml:space="preserve"> </w:t>
      </w:r>
      <w:proofErr w:type="spellStart"/>
      <w:r>
        <w:rPr>
          <w:sz w:val="22"/>
          <w:szCs w:val="22"/>
        </w:rPr>
        <w:t>we’ve</w:t>
      </w:r>
      <w:proofErr w:type="spellEnd"/>
      <w:r>
        <w:rPr>
          <w:sz w:val="22"/>
          <w:szCs w:val="22"/>
        </w:rPr>
        <w:t xml:space="preserve"> done </w:t>
      </w:r>
      <w:proofErr w:type="spellStart"/>
      <w:r>
        <w:rPr>
          <w:sz w:val="22"/>
          <w:szCs w:val="22"/>
        </w:rPr>
        <w:t>all</w:t>
      </w:r>
      <w:proofErr w:type="spellEnd"/>
      <w:r>
        <w:rPr>
          <w:sz w:val="22"/>
          <w:szCs w:val="22"/>
        </w:rPr>
        <w:t xml:space="preserve"> </w:t>
      </w:r>
      <w:proofErr w:type="spellStart"/>
      <w:r>
        <w:rPr>
          <w:sz w:val="22"/>
          <w:szCs w:val="22"/>
        </w:rPr>
        <w:t>we</w:t>
      </w:r>
      <w:proofErr w:type="spellEnd"/>
      <w:r>
        <w:rPr>
          <w:sz w:val="22"/>
          <w:szCs w:val="22"/>
        </w:rPr>
        <w:t xml:space="preserve"> </w:t>
      </w:r>
      <w:proofErr w:type="spellStart"/>
      <w:r>
        <w:rPr>
          <w:sz w:val="22"/>
          <w:szCs w:val="22"/>
        </w:rPr>
        <w:t>could</w:t>
      </w:r>
      <w:proofErr w:type="spellEnd"/>
      <w:r>
        <w:rPr>
          <w:sz w:val="22"/>
          <w:szCs w:val="22"/>
        </w:rPr>
        <w:t xml:space="preserve"> </w:t>
      </w:r>
      <w:proofErr w:type="spellStart"/>
      <w:r>
        <w:rPr>
          <w:sz w:val="22"/>
          <w:szCs w:val="22"/>
        </w:rPr>
        <w:t>to</w:t>
      </w:r>
      <w:proofErr w:type="spellEnd"/>
      <w:r>
        <w:rPr>
          <w:sz w:val="22"/>
          <w:szCs w:val="22"/>
        </w:rPr>
        <w:t xml:space="preserve"> </w:t>
      </w:r>
      <w:proofErr w:type="spellStart"/>
      <w:r>
        <w:rPr>
          <w:sz w:val="22"/>
          <w:szCs w:val="22"/>
        </w:rPr>
        <w:t>implement</w:t>
      </w:r>
      <w:proofErr w:type="spellEnd"/>
      <w:r>
        <w:rPr>
          <w:sz w:val="22"/>
          <w:szCs w:val="22"/>
        </w:rPr>
        <w:t xml:space="preserve"> </w:t>
      </w:r>
      <w:proofErr w:type="spellStart"/>
      <w:r>
        <w:rPr>
          <w:b/>
          <w:bCs/>
          <w:sz w:val="22"/>
          <w:szCs w:val="22"/>
          <w:u w:val="single"/>
        </w:rPr>
        <w:t>all</w:t>
      </w:r>
      <w:proofErr w:type="spellEnd"/>
      <w:r>
        <w:rPr>
          <w:sz w:val="22"/>
          <w:szCs w:val="22"/>
        </w:rPr>
        <w:t xml:space="preserve"> your </w:t>
      </w:r>
      <w:proofErr w:type="spellStart"/>
      <w:r>
        <w:rPr>
          <w:sz w:val="22"/>
          <w:szCs w:val="22"/>
        </w:rPr>
        <w:t>suggestions</w:t>
      </w:r>
      <w:proofErr w:type="spellEnd"/>
      <w:r>
        <w:rPr>
          <w:sz w:val="22"/>
          <w:szCs w:val="22"/>
        </w:rPr>
        <w:t>.</w:t>
      </w:r>
      <w:r>
        <w:br/>
      </w:r>
    </w:p>
    <w:p w14:paraId="222B6F73" w14:textId="77777777" w:rsidR="00F43BAB" w:rsidRPr="005A10E8" w:rsidRDefault="00000000" w:rsidP="00F43BAB">
      <w:pPr>
        <w:pStyle w:val="Body"/>
        <w:spacing w:before="200" w:after="200"/>
        <w:jc w:val="both"/>
        <w:rPr>
          <w:ins w:id="3" w:author="Dr. Amy R." w:date="2023-01-28T14:08:00Z"/>
          <w:rStyle w:val="Hyperlink1"/>
        </w:rPr>
      </w:pPr>
      <w:r>
        <w:rPr>
          <w:b/>
          <w:bCs/>
        </w:rPr>
        <w:t xml:space="preserve">What makes somebody look like having a working class, middle class or </w:t>
      </w:r>
      <w:proofErr w:type="gramStart"/>
      <w:r>
        <w:rPr>
          <w:b/>
          <w:bCs/>
        </w:rPr>
        <w:t>upper class</w:t>
      </w:r>
      <w:proofErr w:type="gramEnd"/>
      <w:r>
        <w:rPr>
          <w:b/>
          <w:bCs/>
        </w:rPr>
        <w:t xml:space="preserve"> occupation? In other words, is there any criterion that makes somebody either working, class, middle class or upper class?</w:t>
      </w:r>
      <w:r>
        <w:br/>
      </w:r>
      <w:r>
        <w:br/>
        <w:t>Thank you very much for this question. We think it</w:t>
      </w:r>
      <w:r>
        <w:rPr>
          <w:rtl/>
        </w:rPr>
        <w:t>’</w:t>
      </w:r>
      <w:r>
        <w:t xml:space="preserve">s a great opportunity for us to clarify things even further. </w:t>
      </w:r>
      <w:r>
        <w:br/>
      </w:r>
      <w:r>
        <w:br/>
      </w:r>
      <w:proofErr w:type="spellStart"/>
      <w:r>
        <w:rPr>
          <w:lang w:val="de-DE"/>
        </w:rPr>
        <w:t>We</w:t>
      </w:r>
      <w:proofErr w:type="spellEnd"/>
      <w:r>
        <w:rPr>
          <w:rtl/>
        </w:rPr>
        <w:t>’</w:t>
      </w:r>
      <w:r>
        <w:t>ve taken three measures to answer your question. First, we</w:t>
      </w:r>
      <w:r>
        <w:rPr>
          <w:rtl/>
        </w:rPr>
        <w:t>’</w:t>
      </w:r>
      <w:r>
        <w:t>ve incorporated an edited paragraph where we explain our measurement strategy. As we explain there (see below relevant paragraph), we did not ask respondents to evaluate the degree in which candidates</w:t>
      </w:r>
      <w:r>
        <w:rPr>
          <w:rtl/>
        </w:rPr>
        <w:t xml:space="preserve">’ </w:t>
      </w:r>
      <w:r>
        <w:t>physical appearance was congruent with their social class. Since in the Finnish context this constitutes an inappropriate question (see detailed explanation below), the answers we would have received could have been contaminated with social desirability biases. Second, we clarify that we rather asked respondents whether the candidates</w:t>
      </w:r>
      <w:r>
        <w:rPr>
          <w:rtl/>
        </w:rPr>
        <w:t xml:space="preserve">’ </w:t>
      </w:r>
      <w:r>
        <w:t xml:space="preserve">physical appearances were congruent with their occupations. As noted in the paper, candidates state their occupations in the poster campaigns. Importantly, and third, we took a data-driven approach: raters did not receive instructions or definitions of what a </w:t>
      </w:r>
      <w:r>
        <w:rPr>
          <w:rtl/>
          <w:lang w:val="ar-SA"/>
        </w:rPr>
        <w:t>“</w:t>
      </w:r>
      <w:r>
        <w:t xml:space="preserve">janitor” or a </w:t>
      </w:r>
      <w:r>
        <w:rPr>
          <w:rtl/>
          <w:lang w:val="ar-SA"/>
        </w:rPr>
        <w:t>“</w:t>
      </w:r>
      <w:r>
        <w:t xml:space="preserve">lawyer” should look like. Thus, for us this is rather an empirical question. As we note in the edited paragraph we added after reading your comment, we now clarify that our data-driven approach consisted of evaluating </w:t>
      </w:r>
      <w:r>
        <w:rPr>
          <w:rtl/>
          <w:lang w:val="ar-SA"/>
        </w:rPr>
        <w:t>“</w:t>
      </w:r>
      <w:r>
        <w:rPr>
          <w:b/>
          <w:bCs/>
        </w:rPr>
        <w:t xml:space="preserve">the extent to which a member of a category (in this case, a person representing a certain </w:t>
      </w:r>
      <w:r>
        <w:rPr>
          <w:b/>
          <w:bCs/>
        </w:rPr>
        <w:lastRenderedPageBreak/>
        <w:t xml:space="preserve">occupation) fits a more generally shared idea or image of the meaning of the category name (cf. Rosch &amp; </w:t>
      </w:r>
      <w:proofErr w:type="spellStart"/>
      <w:r>
        <w:rPr>
          <w:b/>
          <w:bCs/>
        </w:rPr>
        <w:t>Mervis</w:t>
      </w:r>
      <w:proofErr w:type="spellEnd"/>
      <w:r>
        <w:rPr>
          <w:b/>
          <w:bCs/>
        </w:rPr>
        <w:t>, 1975)</w:t>
      </w:r>
      <w:r>
        <w:t xml:space="preserve">” (p. 8 of the edited paper). This approach then (empirically) exploits these shared ideas without defining, </w:t>
      </w:r>
      <w:r>
        <w:rPr>
          <w:b/>
          <w:bCs/>
          <w:u w:val="single"/>
        </w:rPr>
        <w:t xml:space="preserve">nor </w:t>
      </w:r>
      <w:r>
        <w:rPr>
          <w:b/>
          <w:bCs/>
          <w:i/>
          <w:iCs/>
          <w:u w:val="single"/>
          <w:lang w:val="it-IT"/>
        </w:rPr>
        <w:t>a priori</w:t>
      </w:r>
      <w:r>
        <w:rPr>
          <w:b/>
          <w:bCs/>
          <w:u w:val="single"/>
        </w:rPr>
        <w:t xml:space="preserve"> nor directly</w:t>
      </w:r>
      <w:r>
        <w:t xml:space="preserve">, what </w:t>
      </w:r>
      <w:r>
        <w:rPr>
          <w:rtl/>
          <w:lang w:val="ar-SA"/>
        </w:rPr>
        <w:t>“</w:t>
      </w:r>
      <w:r>
        <w:t xml:space="preserve">upper,” “middle” or </w:t>
      </w:r>
      <w:r>
        <w:rPr>
          <w:rtl/>
          <w:lang w:val="ar-SA"/>
        </w:rPr>
        <w:t>“</w:t>
      </w:r>
      <w:r>
        <w:t>working” class mean.</w:t>
      </w:r>
      <w:r>
        <w:br/>
      </w:r>
      <w:r>
        <w:br/>
      </w:r>
      <w:r>
        <w:rPr>
          <w:b/>
          <w:bCs/>
          <w:u w:val="single"/>
        </w:rPr>
        <w:t>Thus, we have added the next paragraph (p. 8 of the edited paper) where we address this issue</w:t>
      </w:r>
      <w:r>
        <w:t>:</w:t>
      </w:r>
      <w:r>
        <w:rPr>
          <w:rtl/>
          <w:lang w:val="ar-SA"/>
        </w:rPr>
        <w:br/>
      </w:r>
      <w:r>
        <w:rPr>
          <w:rtl/>
          <w:lang w:val="ar-SA"/>
        </w:rPr>
        <w:br/>
        <w:t>“</w:t>
      </w:r>
    </w:p>
    <w:p w14:paraId="00293030" w14:textId="77777777" w:rsidR="00F43BAB" w:rsidRPr="005A10E8" w:rsidRDefault="00F43BAB" w:rsidP="00F43BAB">
      <w:pPr>
        <w:pStyle w:val="Body"/>
        <w:spacing w:before="200" w:after="200"/>
        <w:jc w:val="both"/>
        <w:rPr>
          <w:ins w:id="4" w:author="Dr. Amy R." w:date="2023-01-28T14:08:00Z"/>
        </w:rPr>
      </w:pPr>
      <w:proofErr w:type="spellStart"/>
      <w:ins w:id="5" w:author="Dr. Amy R." w:date="2023-01-28T14:08:00Z">
        <w:r w:rsidRPr="005A10E8">
          <w:rPr>
            <w:rStyle w:val="Hyperlink1"/>
          </w:rPr>
          <w:t>Ideally</w:t>
        </w:r>
        <w:proofErr w:type="spellEnd"/>
        <w:r w:rsidRPr="005A10E8">
          <w:rPr>
            <w:rStyle w:val="Hyperlink1"/>
          </w:rPr>
          <w:t xml:space="preserve">, </w:t>
        </w:r>
        <w:proofErr w:type="spellStart"/>
        <w:r w:rsidRPr="005A10E8">
          <w:rPr>
            <w:rStyle w:val="Hyperlink1"/>
          </w:rPr>
          <w:t>we</w:t>
        </w:r>
        <w:proofErr w:type="spellEnd"/>
        <w:r w:rsidRPr="005A10E8">
          <w:rPr>
            <w:rStyle w:val="Hyperlink1"/>
          </w:rPr>
          <w:t xml:space="preserve"> </w:t>
        </w:r>
        <w:proofErr w:type="spellStart"/>
        <w:r w:rsidRPr="005A10E8">
          <w:rPr>
            <w:rStyle w:val="Hyperlink1"/>
          </w:rPr>
          <w:t>would</w:t>
        </w:r>
        <w:proofErr w:type="spellEnd"/>
        <w:r w:rsidRPr="005A10E8">
          <w:rPr>
            <w:rStyle w:val="Hyperlink1"/>
          </w:rPr>
          <w:t xml:space="preserve"> </w:t>
        </w:r>
        <w:proofErr w:type="spellStart"/>
        <w:r w:rsidRPr="005A10E8">
          <w:rPr>
            <w:rStyle w:val="Hyperlink1"/>
          </w:rPr>
          <w:t>have</w:t>
        </w:r>
        <w:proofErr w:type="spellEnd"/>
        <w:r w:rsidRPr="005A10E8">
          <w:rPr>
            <w:rStyle w:val="Hyperlink1"/>
          </w:rPr>
          <w:t xml:space="preserve"> </w:t>
        </w:r>
        <w:proofErr w:type="spellStart"/>
        <w:r w:rsidRPr="005A10E8">
          <w:rPr>
            <w:rStyle w:val="Hyperlink1"/>
          </w:rPr>
          <w:t>directly</w:t>
        </w:r>
        <w:proofErr w:type="spellEnd"/>
        <w:r w:rsidRPr="005A10E8">
          <w:rPr>
            <w:rStyle w:val="Hyperlink1"/>
          </w:rPr>
          <w:t xml:space="preserve"> </w:t>
        </w:r>
        <w:proofErr w:type="spellStart"/>
        <w:r w:rsidRPr="005A10E8">
          <w:rPr>
            <w:rStyle w:val="Hyperlink1"/>
          </w:rPr>
          <w:t>asked</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7,920 raters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evaluate</w:t>
        </w:r>
        <w:proofErr w:type="spellEnd"/>
        <w:r w:rsidRPr="005A10E8">
          <w:rPr>
            <w:rStyle w:val="Hyperlink1"/>
          </w:rPr>
          <w:t xml:space="preserve"> </w:t>
        </w:r>
        <w:proofErr w:type="spellStart"/>
        <w:r w:rsidRPr="005A10E8">
          <w:rPr>
            <w:rStyle w:val="Hyperlink1"/>
          </w:rPr>
          <w:t>whether</w:t>
        </w:r>
        <w:proofErr w:type="spellEnd"/>
        <w:r w:rsidRPr="005A10E8">
          <w:rPr>
            <w:rStyle w:val="Hyperlink1"/>
          </w:rPr>
          <w:t xml:space="preserve"> candidates </w:t>
        </w:r>
        <w:proofErr w:type="spellStart"/>
        <w:r w:rsidRPr="005A10E8">
          <w:rPr>
            <w:rStyle w:val="Hyperlink1"/>
          </w:rPr>
          <w:t>looked</w:t>
        </w:r>
        <w:proofErr w:type="spellEnd"/>
        <w:r w:rsidRPr="005A10E8">
          <w:rPr>
            <w:rStyle w:val="Hyperlink1"/>
          </w:rPr>
          <w:t xml:space="preserve"> as </w:t>
        </w:r>
        <w:proofErr w:type="spellStart"/>
        <w:r w:rsidRPr="005A10E8">
          <w:rPr>
            <w:rStyle w:val="Hyperlink1"/>
          </w:rPr>
          <w:t>if</w:t>
        </w:r>
        <w:proofErr w:type="spellEnd"/>
        <w:r w:rsidRPr="005A10E8">
          <w:rPr>
            <w:rStyle w:val="Hyperlink1"/>
          </w:rPr>
          <w:t xml:space="preserve"> </w:t>
        </w:r>
        <w:proofErr w:type="spellStart"/>
        <w:r w:rsidRPr="005A10E8">
          <w:rPr>
            <w:rStyle w:val="Hyperlink1"/>
          </w:rPr>
          <w:t>they</w:t>
        </w:r>
        <w:proofErr w:type="spellEnd"/>
        <w:r w:rsidRPr="005A10E8">
          <w:rPr>
            <w:rStyle w:val="Hyperlink1"/>
          </w:rPr>
          <w:t xml:space="preserve"> </w:t>
        </w:r>
        <w:proofErr w:type="spellStart"/>
        <w:r w:rsidRPr="005A10E8">
          <w:rPr>
            <w:rStyle w:val="Hyperlink1"/>
          </w:rPr>
          <w:t>came</w:t>
        </w:r>
        <w:proofErr w:type="spellEnd"/>
        <w:r w:rsidRPr="005A10E8">
          <w:rPr>
            <w:rStyle w:val="Hyperlink1"/>
          </w:rPr>
          <w:t xml:space="preserve"> </w:t>
        </w:r>
        <w:proofErr w:type="spellStart"/>
        <w:r w:rsidRPr="005A10E8">
          <w:rPr>
            <w:rStyle w:val="Hyperlink1"/>
          </w:rPr>
          <w:t>from</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working</w:t>
        </w:r>
        <w:proofErr w:type="spellEnd"/>
        <w:r w:rsidRPr="005A10E8">
          <w:rPr>
            <w:rStyle w:val="Hyperlink1"/>
          </w:rPr>
          <w:t xml:space="preserve">, </w:t>
        </w:r>
        <w:proofErr w:type="spellStart"/>
        <w:r w:rsidRPr="005A10E8">
          <w:rPr>
            <w:rStyle w:val="Hyperlink1"/>
          </w:rPr>
          <w:t>middle</w:t>
        </w:r>
        <w:proofErr w:type="spellEnd"/>
        <w:r w:rsidRPr="005A10E8">
          <w:rPr>
            <w:rStyle w:val="Hyperlink1"/>
          </w:rPr>
          <w:t xml:space="preserve">, or </w:t>
        </w:r>
        <w:proofErr w:type="spellStart"/>
        <w:r w:rsidRPr="005A10E8">
          <w:rPr>
            <w:rStyle w:val="Hyperlink1"/>
          </w:rPr>
          <w:t>upper</w:t>
        </w:r>
        <w:proofErr w:type="spellEnd"/>
        <w:r w:rsidRPr="005A10E8">
          <w:rPr>
            <w:rStyle w:val="Hyperlink1"/>
          </w:rPr>
          <w:t xml:space="preserve"> </w:t>
        </w:r>
        <w:proofErr w:type="spellStart"/>
        <w:r w:rsidRPr="005A10E8">
          <w:rPr>
            <w:rStyle w:val="Hyperlink1"/>
          </w:rPr>
          <w:t>class</w:t>
        </w:r>
        <w:proofErr w:type="spellEnd"/>
        <w:r w:rsidRPr="005A10E8">
          <w:rPr>
            <w:rStyle w:val="Hyperlink1"/>
          </w:rPr>
          <w:t xml:space="preserve">. </w:t>
        </w:r>
        <w:proofErr w:type="spellStart"/>
        <w:r w:rsidRPr="005A10E8">
          <w:rPr>
            <w:rStyle w:val="Hyperlink1"/>
          </w:rPr>
          <w:t>However</w:t>
        </w:r>
        <w:proofErr w:type="spellEnd"/>
        <w:r w:rsidRPr="005A10E8">
          <w:rPr>
            <w:rStyle w:val="Hyperlink1"/>
          </w:rPr>
          <w:t xml:space="preserve">, </w:t>
        </w:r>
        <w:proofErr w:type="spellStart"/>
        <w:r w:rsidRPr="005A10E8">
          <w:rPr>
            <w:rStyle w:val="Hyperlink1"/>
          </w:rPr>
          <w:t>that</w:t>
        </w:r>
        <w:proofErr w:type="spellEnd"/>
        <w:r w:rsidRPr="005A10E8">
          <w:rPr>
            <w:rStyle w:val="Hyperlink1"/>
          </w:rPr>
          <w:t xml:space="preserve"> </w:t>
        </w:r>
        <w:proofErr w:type="spellStart"/>
        <w:r w:rsidRPr="005A10E8">
          <w:rPr>
            <w:rStyle w:val="Hyperlink1"/>
          </w:rPr>
          <w:t>would</w:t>
        </w:r>
        <w:proofErr w:type="spellEnd"/>
        <w:r w:rsidRPr="005A10E8">
          <w:rPr>
            <w:rStyle w:val="Hyperlink1"/>
          </w:rPr>
          <w:t xml:space="preserve"> </w:t>
        </w:r>
        <w:proofErr w:type="spellStart"/>
        <w:r w:rsidRPr="005A10E8">
          <w:rPr>
            <w:rStyle w:val="Hyperlink1"/>
          </w:rPr>
          <w:t>have</w:t>
        </w:r>
        <w:proofErr w:type="spellEnd"/>
        <w:r w:rsidRPr="005A10E8">
          <w:rPr>
            <w:rStyle w:val="Hyperlink1"/>
          </w:rPr>
          <w:t xml:space="preserve"> </w:t>
        </w:r>
        <w:proofErr w:type="spellStart"/>
        <w:r w:rsidRPr="005A10E8">
          <w:rPr>
            <w:rStyle w:val="Hyperlink1"/>
          </w:rPr>
          <w:t>introduced</w:t>
        </w:r>
        <w:proofErr w:type="spellEnd"/>
        <w:r w:rsidRPr="005A10E8">
          <w:rPr>
            <w:rStyle w:val="Hyperlink1"/>
          </w:rPr>
          <w:t xml:space="preserve"> social-</w:t>
        </w:r>
        <w:proofErr w:type="spellStart"/>
        <w:r w:rsidRPr="005A10E8">
          <w:rPr>
            <w:rStyle w:val="Hyperlink1"/>
          </w:rPr>
          <w:t>desirability</w:t>
        </w:r>
        <w:proofErr w:type="spellEnd"/>
        <w:r w:rsidRPr="005A10E8">
          <w:rPr>
            <w:rStyle w:val="Hyperlink1"/>
          </w:rPr>
          <w:t xml:space="preserve"> </w:t>
        </w:r>
        <w:proofErr w:type="spellStart"/>
        <w:r w:rsidRPr="005A10E8">
          <w:rPr>
            <w:rStyle w:val="Hyperlink1"/>
          </w:rPr>
          <w:t>biases</w:t>
        </w:r>
        <w:proofErr w:type="spellEnd"/>
        <w:r w:rsidRPr="005A10E8">
          <w:rPr>
            <w:rStyle w:val="Hyperlink1"/>
          </w:rPr>
          <w:t xml:space="preserve"> </w:t>
        </w:r>
        <w:proofErr w:type="spellStart"/>
        <w:r w:rsidRPr="005A10E8">
          <w:rPr>
            <w:rStyle w:val="Hyperlink1"/>
          </w:rPr>
          <w:t>into</w:t>
        </w:r>
        <w:proofErr w:type="spellEnd"/>
        <w:r w:rsidRPr="005A10E8">
          <w:rPr>
            <w:rStyle w:val="Hyperlink1"/>
          </w:rPr>
          <w:t xml:space="preserve"> </w:t>
        </w:r>
        <w:proofErr w:type="spellStart"/>
        <w:r w:rsidRPr="005A10E8">
          <w:rPr>
            <w:rStyle w:val="Hyperlink1"/>
          </w:rPr>
          <w:t>our</w:t>
        </w:r>
        <w:proofErr w:type="spellEnd"/>
        <w:r w:rsidRPr="005A10E8">
          <w:rPr>
            <w:rStyle w:val="Hyperlink1"/>
          </w:rPr>
          <w:t xml:space="preserve"> responses. </w:t>
        </w:r>
        <w:proofErr w:type="spellStart"/>
        <w:r w:rsidRPr="005A10E8">
          <w:rPr>
            <w:rStyle w:val="Hyperlink1"/>
          </w:rPr>
          <w:t>This</w:t>
        </w:r>
        <w:proofErr w:type="spellEnd"/>
        <w:r w:rsidRPr="005A10E8">
          <w:rPr>
            <w:rStyle w:val="Hyperlink1"/>
          </w:rPr>
          <w:t xml:space="preserve"> </w:t>
        </w:r>
        <w:proofErr w:type="spellStart"/>
        <w:r w:rsidRPr="005A10E8">
          <w:rPr>
            <w:rStyle w:val="Hyperlink1"/>
          </w:rPr>
          <w:t>widely</w:t>
        </w:r>
        <w:proofErr w:type="spellEnd"/>
        <w:r w:rsidRPr="005A10E8">
          <w:rPr>
            <w:rStyle w:val="Hyperlink1"/>
          </w:rPr>
          <w:t xml:space="preserve"> </w:t>
        </w:r>
        <w:proofErr w:type="spellStart"/>
        <w:r w:rsidRPr="005A10E8">
          <w:rPr>
            <w:rStyle w:val="Hyperlink1"/>
          </w:rPr>
          <w:t>studied</w:t>
        </w:r>
        <w:proofErr w:type="spellEnd"/>
        <w:r w:rsidRPr="005A10E8">
          <w:rPr>
            <w:rStyle w:val="Hyperlink1"/>
          </w:rPr>
          <w:t xml:space="preserve"> </w:t>
        </w:r>
        <w:proofErr w:type="spellStart"/>
        <w:r w:rsidRPr="005A10E8">
          <w:rPr>
            <w:rStyle w:val="Hyperlink1"/>
          </w:rPr>
          <w:t>effect</w:t>
        </w:r>
        <w:proofErr w:type="spellEnd"/>
        <w:r w:rsidRPr="005A10E8">
          <w:rPr>
            <w:rStyle w:val="Hyperlink1"/>
          </w:rPr>
          <w:t xml:space="preserve"> </w:t>
        </w:r>
        <w:proofErr w:type="spellStart"/>
        <w:r w:rsidRPr="005A10E8">
          <w:rPr>
            <w:rStyle w:val="Hyperlink1"/>
          </w:rPr>
          <w:t>appears</w:t>
        </w:r>
        <w:proofErr w:type="spellEnd"/>
        <w:r w:rsidRPr="005A10E8">
          <w:rPr>
            <w:rStyle w:val="Hyperlink1"/>
          </w:rPr>
          <w:t xml:space="preserve"> in </w:t>
        </w:r>
        <w:proofErr w:type="spellStart"/>
        <w:r w:rsidRPr="005A10E8">
          <w:rPr>
            <w:rStyle w:val="Hyperlink1"/>
          </w:rPr>
          <w:t>other</w:t>
        </w:r>
        <w:proofErr w:type="spellEnd"/>
        <w:r w:rsidRPr="005A10E8">
          <w:rPr>
            <w:rStyle w:val="Hyperlink1"/>
          </w:rPr>
          <w:t xml:space="preserve"> </w:t>
        </w:r>
        <w:proofErr w:type="spellStart"/>
        <w:r w:rsidRPr="005A10E8">
          <w:rPr>
            <w:rStyle w:val="Hyperlink1"/>
          </w:rPr>
          <w:t>contexts</w:t>
        </w:r>
        <w:proofErr w:type="spellEnd"/>
        <w:r w:rsidRPr="005A10E8">
          <w:rPr>
            <w:rStyle w:val="Hyperlink1"/>
          </w:rPr>
          <w:t xml:space="preserve"> where </w:t>
        </w:r>
        <w:proofErr w:type="spellStart"/>
        <w:r w:rsidRPr="005A10E8">
          <w:rPr>
            <w:rStyle w:val="Hyperlink1"/>
          </w:rPr>
          <w:t>subjects</w:t>
        </w:r>
        <w:proofErr w:type="spellEnd"/>
        <w:r w:rsidRPr="005A10E8">
          <w:rPr>
            <w:rStyle w:val="Hyperlink1"/>
          </w:rPr>
          <w:t xml:space="preserve"> </w:t>
        </w:r>
        <w:proofErr w:type="spellStart"/>
        <w:r w:rsidRPr="005A10E8">
          <w:rPr>
            <w:rStyle w:val="Hyperlink1"/>
          </w:rPr>
          <w:t>avoid</w:t>
        </w:r>
        <w:proofErr w:type="spellEnd"/>
        <w:r w:rsidRPr="005A10E8">
          <w:rPr>
            <w:rStyle w:val="Hyperlink1"/>
          </w:rPr>
          <w:t xml:space="preserve"> </w:t>
        </w:r>
        <w:proofErr w:type="spellStart"/>
        <w:r w:rsidRPr="005A10E8">
          <w:rPr>
            <w:rStyle w:val="Hyperlink1"/>
          </w:rPr>
          <w:t>answering</w:t>
        </w:r>
        <w:proofErr w:type="spellEnd"/>
        <w:r w:rsidRPr="005A10E8">
          <w:rPr>
            <w:rStyle w:val="Hyperlink1"/>
          </w:rPr>
          <w:t xml:space="preserve"> </w:t>
        </w:r>
        <w:proofErr w:type="spellStart"/>
        <w:r w:rsidRPr="005A10E8">
          <w:rPr>
            <w:rStyle w:val="Hyperlink1"/>
          </w:rPr>
          <w:t>truthfully</w:t>
        </w:r>
        <w:proofErr w:type="spellEnd"/>
        <w:r w:rsidRPr="005A10E8">
          <w:rPr>
            <w:rStyle w:val="Hyperlink1"/>
          </w:rPr>
          <w:t xml:space="preserve">, </w:t>
        </w:r>
        <w:proofErr w:type="spellStart"/>
        <w:r w:rsidRPr="005A10E8">
          <w:rPr>
            <w:rStyle w:val="Hyperlink1"/>
          </w:rPr>
          <w:t>due</w:t>
        </w:r>
        <w:proofErr w:type="spellEnd"/>
        <w:r w:rsidRPr="005A10E8">
          <w:rPr>
            <w:rStyle w:val="Hyperlink1"/>
          </w:rPr>
          <w:t xml:space="preserve"> </w:t>
        </w:r>
        <w:proofErr w:type="spellStart"/>
        <w:r w:rsidRPr="005A10E8">
          <w:rPr>
            <w:rStyle w:val="Hyperlink1"/>
          </w:rPr>
          <w:t>to</w:t>
        </w:r>
        <w:proofErr w:type="spellEnd"/>
        <w:r w:rsidRPr="005A10E8">
          <w:rPr>
            <w:rStyle w:val="Hyperlink1"/>
          </w:rPr>
          <w:t xml:space="preserve"> social </w:t>
        </w:r>
        <w:proofErr w:type="spellStart"/>
        <w:r w:rsidRPr="005A10E8">
          <w:rPr>
            <w:rStyle w:val="Hyperlink1"/>
          </w:rPr>
          <w:t>pressure</w:t>
        </w:r>
        <w:proofErr w:type="spellEnd"/>
        <w:r w:rsidRPr="005A10E8">
          <w:rPr>
            <w:rStyle w:val="Hyperlink1"/>
          </w:rPr>
          <w:t xml:space="preserve">, </w:t>
        </w:r>
        <w:proofErr w:type="spellStart"/>
        <w:r w:rsidRPr="005A10E8">
          <w:rPr>
            <w:rStyle w:val="Hyperlink1"/>
          </w:rPr>
          <w:t>especially</w:t>
        </w:r>
        <w:proofErr w:type="spellEnd"/>
        <w:r w:rsidRPr="005A10E8">
          <w:rPr>
            <w:rStyle w:val="Hyperlink1"/>
          </w:rPr>
          <w:t xml:space="preserve"> </w:t>
        </w:r>
        <w:proofErr w:type="spellStart"/>
        <w:r w:rsidRPr="005A10E8">
          <w:rPr>
            <w:rStyle w:val="Hyperlink1"/>
          </w:rPr>
          <w:t>when</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questions</w:t>
        </w:r>
        <w:proofErr w:type="spellEnd"/>
        <w:r w:rsidRPr="005A10E8">
          <w:rPr>
            <w:rStyle w:val="Hyperlink1"/>
          </w:rPr>
          <w:t xml:space="preserve"> </w:t>
        </w:r>
        <w:proofErr w:type="spellStart"/>
        <w:r w:rsidRPr="005A10E8">
          <w:rPr>
            <w:rStyle w:val="Hyperlink1"/>
          </w:rPr>
          <w:t>ask</w:t>
        </w:r>
        <w:proofErr w:type="spellEnd"/>
        <w:r w:rsidRPr="005A10E8">
          <w:rPr>
            <w:rStyle w:val="Hyperlink1"/>
          </w:rPr>
          <w:t xml:space="preserve"> </w:t>
        </w:r>
        <w:proofErr w:type="spellStart"/>
        <w:r w:rsidRPr="005A10E8">
          <w:rPr>
            <w:rStyle w:val="Hyperlink1"/>
          </w:rPr>
          <w:t>about</w:t>
        </w:r>
        <w:proofErr w:type="spellEnd"/>
        <w:r w:rsidRPr="005A10E8">
          <w:rPr>
            <w:rStyle w:val="Hyperlink1"/>
          </w:rPr>
          <w:t xml:space="preserve"> </w:t>
        </w:r>
        <w:proofErr w:type="spellStart"/>
        <w:r w:rsidRPr="005A10E8">
          <w:rPr>
            <w:rStyle w:val="Hyperlink1"/>
          </w:rPr>
          <w:t>drug</w:t>
        </w:r>
        <w:proofErr w:type="spellEnd"/>
        <w:r w:rsidRPr="005A10E8">
          <w:rPr>
            <w:rStyle w:val="Hyperlink1"/>
          </w:rPr>
          <w:t xml:space="preserve"> use (Druckman et al., 2015), sexual </w:t>
        </w:r>
        <w:proofErr w:type="spellStart"/>
        <w:r w:rsidRPr="005A10E8">
          <w:rPr>
            <w:rStyle w:val="Hyperlink1"/>
          </w:rPr>
          <w:t>preferences</w:t>
        </w:r>
        <w:proofErr w:type="spellEnd"/>
        <w:r w:rsidRPr="005A10E8">
          <w:rPr>
            <w:rStyle w:val="Hyperlink1"/>
          </w:rPr>
          <w:t xml:space="preserve"> (LaBrie &amp; Earleywine, 2000), </w:t>
        </w:r>
        <w:proofErr w:type="spellStart"/>
        <w:r w:rsidRPr="005A10E8">
          <w:rPr>
            <w:rStyle w:val="Hyperlink1"/>
          </w:rPr>
          <w:t>attitudes</w:t>
        </w:r>
        <w:proofErr w:type="spellEnd"/>
        <w:r w:rsidRPr="005A10E8">
          <w:rPr>
            <w:rStyle w:val="Hyperlink1"/>
          </w:rPr>
          <w:t xml:space="preserve"> </w:t>
        </w:r>
        <w:proofErr w:type="spellStart"/>
        <w:r w:rsidRPr="005A10E8">
          <w:rPr>
            <w:rStyle w:val="Hyperlink1"/>
          </w:rPr>
          <w:t>toward</w:t>
        </w:r>
        <w:proofErr w:type="spellEnd"/>
        <w:r w:rsidRPr="005A10E8">
          <w:rPr>
            <w:rStyle w:val="Hyperlink1"/>
          </w:rPr>
          <w:t xml:space="preserve"> </w:t>
        </w:r>
        <w:proofErr w:type="spellStart"/>
        <w:r w:rsidRPr="005A10E8">
          <w:rPr>
            <w:rStyle w:val="Hyperlink1"/>
          </w:rPr>
          <w:t>race</w:t>
        </w:r>
        <w:proofErr w:type="spellEnd"/>
        <w:r w:rsidRPr="005A10E8">
          <w:rPr>
            <w:rStyle w:val="Hyperlink1"/>
          </w:rPr>
          <w:t xml:space="preserve"> (Kuklinski et al., 1997; Redlawsk et al., 2010) or vote </w:t>
        </w:r>
        <w:proofErr w:type="spellStart"/>
        <w:r w:rsidRPr="005A10E8">
          <w:rPr>
            <w:rStyle w:val="Hyperlink1"/>
          </w:rPr>
          <w:t>buying</w:t>
        </w:r>
        <w:proofErr w:type="spellEnd"/>
        <w:r w:rsidRPr="005A10E8">
          <w:rPr>
            <w:rStyle w:val="Hyperlink1"/>
          </w:rPr>
          <w:t xml:space="preserve"> (Blair &amp; Imai, 2012; González-Ocantos et al., 2012; Bahamonde, 2022). </w:t>
        </w:r>
        <w:proofErr w:type="spellStart"/>
        <w:r w:rsidRPr="005A10E8">
          <w:rPr>
            <w:rStyle w:val="Hyperlink1"/>
          </w:rPr>
          <w:t>We</w:t>
        </w:r>
        <w:proofErr w:type="spellEnd"/>
        <w:r w:rsidRPr="005A10E8">
          <w:rPr>
            <w:rStyle w:val="Hyperlink1"/>
          </w:rPr>
          <w:t xml:space="preserve"> </w:t>
        </w:r>
        <w:proofErr w:type="spellStart"/>
        <w:r w:rsidRPr="005A10E8">
          <w:rPr>
            <w:rStyle w:val="Hyperlink1"/>
          </w:rPr>
          <w:t>believe</w:t>
        </w:r>
        <w:proofErr w:type="spellEnd"/>
        <w:r w:rsidRPr="005A10E8">
          <w:rPr>
            <w:rStyle w:val="Hyperlink1"/>
          </w:rPr>
          <w:t xml:space="preserve"> </w:t>
        </w:r>
        <w:proofErr w:type="spellStart"/>
        <w:r w:rsidRPr="005A10E8">
          <w:rPr>
            <w:rStyle w:val="Hyperlink1"/>
          </w:rPr>
          <w:t>that</w:t>
        </w:r>
        <w:proofErr w:type="spellEnd"/>
        <w:r w:rsidRPr="005A10E8">
          <w:rPr>
            <w:rStyle w:val="Hyperlink1"/>
          </w:rPr>
          <w:t xml:space="preserve"> </w:t>
        </w:r>
        <w:proofErr w:type="spellStart"/>
        <w:r w:rsidRPr="005A10E8">
          <w:rPr>
            <w:rStyle w:val="Hyperlink1"/>
          </w:rPr>
          <w:t>directly</w:t>
        </w:r>
        <w:proofErr w:type="spellEnd"/>
        <w:r w:rsidRPr="005A10E8">
          <w:rPr>
            <w:rStyle w:val="Hyperlink1"/>
          </w:rPr>
          <w:t xml:space="preserve"> </w:t>
        </w:r>
        <w:proofErr w:type="spellStart"/>
        <w:r w:rsidRPr="005A10E8">
          <w:rPr>
            <w:rStyle w:val="Hyperlink1"/>
          </w:rPr>
          <w:t>asking</w:t>
        </w:r>
        <w:proofErr w:type="spellEnd"/>
        <w:r w:rsidRPr="005A10E8">
          <w:rPr>
            <w:rStyle w:val="Hyperlink1"/>
          </w:rPr>
          <w:t xml:space="preserve"> raters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make</w:t>
        </w:r>
        <w:proofErr w:type="spellEnd"/>
        <w:r w:rsidRPr="005A10E8">
          <w:rPr>
            <w:rStyle w:val="Hyperlink1"/>
          </w:rPr>
          <w:t xml:space="preserve"> </w:t>
        </w:r>
        <w:proofErr w:type="spellStart"/>
        <w:r w:rsidRPr="005A10E8">
          <w:rPr>
            <w:rStyle w:val="Hyperlink1"/>
          </w:rPr>
          <w:t>inferences</w:t>
        </w:r>
        <w:proofErr w:type="spellEnd"/>
        <w:r w:rsidRPr="005A10E8">
          <w:rPr>
            <w:rStyle w:val="Hyperlink1"/>
          </w:rPr>
          <w:t xml:space="preserve"> </w:t>
        </w:r>
        <w:proofErr w:type="spellStart"/>
        <w:r w:rsidRPr="005A10E8">
          <w:rPr>
            <w:rStyle w:val="Hyperlink1"/>
          </w:rPr>
          <w:t>about</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candidates'</w:t>
        </w:r>
        <w:r w:rsidRPr="005A10E8">
          <w:rPr>
            <w:rStyle w:val="Hyperlink1"/>
            <w:rtl/>
          </w:rPr>
          <w:t xml:space="preserve"> </w:t>
        </w:r>
        <w:r w:rsidRPr="005A10E8">
          <w:rPr>
            <w:rStyle w:val="Hyperlink1"/>
          </w:rPr>
          <w:t xml:space="preserve">social </w:t>
        </w:r>
        <w:proofErr w:type="spellStart"/>
        <w:r w:rsidRPr="005A10E8">
          <w:rPr>
            <w:rStyle w:val="Hyperlink1"/>
          </w:rPr>
          <w:t>classes</w:t>
        </w:r>
        <w:proofErr w:type="spellEnd"/>
        <w:r w:rsidRPr="005A10E8">
          <w:rPr>
            <w:rStyle w:val="Hyperlink1"/>
          </w:rPr>
          <w:t xml:space="preserve"> </w:t>
        </w:r>
        <w:proofErr w:type="spellStart"/>
        <w:r w:rsidRPr="005A10E8">
          <w:rPr>
            <w:rStyle w:val="Hyperlink1"/>
          </w:rPr>
          <w:t>based</w:t>
        </w:r>
        <w:proofErr w:type="spellEnd"/>
        <w:r w:rsidRPr="005A10E8">
          <w:rPr>
            <w:rStyle w:val="Hyperlink1"/>
          </w:rPr>
          <w:t xml:space="preserve"> </w:t>
        </w:r>
        <w:proofErr w:type="spellStart"/>
        <w:r w:rsidRPr="005A10E8">
          <w:rPr>
            <w:rStyle w:val="Hyperlink1"/>
          </w:rPr>
          <w:t>on</w:t>
        </w:r>
        <w:proofErr w:type="spellEnd"/>
        <w:r w:rsidRPr="005A10E8">
          <w:rPr>
            <w:rStyle w:val="Hyperlink1"/>
          </w:rPr>
          <w:t xml:space="preserve"> </w:t>
        </w:r>
        <w:proofErr w:type="spellStart"/>
        <w:r w:rsidRPr="005A10E8">
          <w:rPr>
            <w:rStyle w:val="Hyperlink1"/>
          </w:rPr>
          <w:t>physical</w:t>
        </w:r>
        <w:proofErr w:type="spellEnd"/>
        <w:r w:rsidRPr="005A10E8">
          <w:rPr>
            <w:rStyle w:val="Hyperlink1"/>
          </w:rPr>
          <w:t xml:space="preserve"> </w:t>
        </w:r>
        <w:proofErr w:type="spellStart"/>
        <w:r w:rsidRPr="005A10E8">
          <w:rPr>
            <w:rStyle w:val="Hyperlink1"/>
          </w:rPr>
          <w:t>appearances</w:t>
        </w:r>
        <w:proofErr w:type="spellEnd"/>
        <w:r w:rsidRPr="005A10E8">
          <w:rPr>
            <w:rStyle w:val="Hyperlink1"/>
          </w:rPr>
          <w:t xml:space="preserve"> </w:t>
        </w:r>
        <w:proofErr w:type="spellStart"/>
        <w:r w:rsidRPr="005A10E8">
          <w:rPr>
            <w:rStyle w:val="Hyperlink1"/>
          </w:rPr>
          <w:t>constituted</w:t>
        </w:r>
        <w:proofErr w:type="spellEnd"/>
        <w:r w:rsidRPr="005A10E8">
          <w:rPr>
            <w:rStyle w:val="Hyperlink1"/>
          </w:rPr>
          <w:t xml:space="preserve"> </w:t>
        </w:r>
        <w:proofErr w:type="spellStart"/>
        <w:r w:rsidRPr="005A10E8">
          <w:rPr>
            <w:rStyle w:val="Hyperlink1"/>
          </w:rPr>
          <w:t>an</w:t>
        </w:r>
        <w:proofErr w:type="spellEnd"/>
        <w:r w:rsidRPr="005A10E8">
          <w:rPr>
            <w:rStyle w:val="Hyperlink1"/>
          </w:rPr>
          <w:t xml:space="preserve"> </w:t>
        </w:r>
        <w:proofErr w:type="spellStart"/>
        <w:r w:rsidRPr="005A10E8">
          <w:rPr>
            <w:rStyle w:val="Hyperlink1"/>
          </w:rPr>
          <w:t>inappropriate</w:t>
        </w:r>
        <w:proofErr w:type="spellEnd"/>
        <w:r w:rsidRPr="005A10E8">
          <w:rPr>
            <w:rStyle w:val="Hyperlink1"/>
          </w:rPr>
          <w:t xml:space="preserve"> </w:t>
        </w:r>
        <w:proofErr w:type="spellStart"/>
        <w:r w:rsidRPr="005A10E8">
          <w:rPr>
            <w:rStyle w:val="Hyperlink1"/>
          </w:rPr>
          <w:t>question</w:t>
        </w:r>
        <w:proofErr w:type="spellEnd"/>
        <w:r w:rsidRPr="005A10E8">
          <w:rPr>
            <w:rStyle w:val="Hyperlink1"/>
          </w:rPr>
          <w:t xml:space="preserve"> in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Finnish</w:t>
        </w:r>
        <w:proofErr w:type="spellEnd"/>
        <w:r w:rsidRPr="005A10E8">
          <w:rPr>
            <w:rStyle w:val="Hyperlink1"/>
          </w:rPr>
          <w:t xml:space="preserve"> </w:t>
        </w:r>
        <w:proofErr w:type="spellStart"/>
        <w:r w:rsidRPr="005A10E8">
          <w:rPr>
            <w:rStyle w:val="Hyperlink1"/>
          </w:rPr>
          <w:t>context</w:t>
        </w:r>
        <w:proofErr w:type="spellEnd"/>
        <w:r w:rsidRPr="005A10E8">
          <w:rPr>
            <w:rStyle w:val="Hyperlink1"/>
          </w:rPr>
          <w:t xml:space="preserve">. </w:t>
        </w:r>
        <w:proofErr w:type="spellStart"/>
        <w:r w:rsidRPr="005A10E8">
          <w:rPr>
            <w:rStyle w:val="Hyperlink1"/>
          </w:rPr>
          <w:t>Furthermore</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term</w:t>
        </w:r>
        <w:proofErr w:type="spellEnd"/>
        <w:r w:rsidRPr="005A10E8">
          <w:rPr>
            <w:rStyle w:val="Hyperlink1"/>
          </w:rPr>
          <w:t xml:space="preserve"> </w:t>
        </w:r>
        <w:r w:rsidRPr="005A10E8">
          <w:rPr>
            <w:rStyle w:val="Hyperlink1"/>
            <w:rtl/>
          </w:rPr>
          <w:t>“</w:t>
        </w:r>
        <w:r w:rsidRPr="005A10E8">
          <w:rPr>
            <w:rStyle w:val="Hyperlink1"/>
          </w:rPr>
          <w:t xml:space="preserve">social </w:t>
        </w:r>
        <w:proofErr w:type="spellStart"/>
        <w:r w:rsidRPr="005A10E8">
          <w:rPr>
            <w:rStyle w:val="Hyperlink1"/>
          </w:rPr>
          <w:t>class</w:t>
        </w:r>
        <w:proofErr w:type="spellEnd"/>
        <w:r w:rsidRPr="005A10E8">
          <w:rPr>
            <w:rStyle w:val="Hyperlink1"/>
          </w:rPr>
          <w:t xml:space="preserve">” </w:t>
        </w:r>
        <w:proofErr w:type="spellStart"/>
        <w:r w:rsidRPr="005A10E8">
          <w:rPr>
            <w:rStyle w:val="Hyperlink1"/>
          </w:rPr>
          <w:t>is</w:t>
        </w:r>
        <w:proofErr w:type="spellEnd"/>
        <w:r w:rsidRPr="005A10E8">
          <w:rPr>
            <w:rStyle w:val="Hyperlink1"/>
          </w:rPr>
          <w:t xml:space="preserve"> </w:t>
        </w:r>
        <w:proofErr w:type="spellStart"/>
        <w:r w:rsidRPr="005A10E8">
          <w:rPr>
            <w:rStyle w:val="Hyperlink1"/>
          </w:rPr>
          <w:t>not</w:t>
        </w:r>
        <w:proofErr w:type="spellEnd"/>
        <w:r w:rsidRPr="005A10E8">
          <w:rPr>
            <w:rStyle w:val="Hyperlink1"/>
          </w:rPr>
          <w:t xml:space="preserve"> </w:t>
        </w:r>
        <w:proofErr w:type="spellStart"/>
        <w:r w:rsidRPr="005A10E8">
          <w:rPr>
            <w:rStyle w:val="Hyperlink1"/>
          </w:rPr>
          <w:t>very</w:t>
        </w:r>
        <w:proofErr w:type="spellEnd"/>
        <w:r w:rsidRPr="005A10E8">
          <w:rPr>
            <w:rStyle w:val="Hyperlink1"/>
          </w:rPr>
          <w:t xml:space="preserve"> </w:t>
        </w:r>
        <w:proofErr w:type="spellStart"/>
        <w:r w:rsidRPr="005A10E8">
          <w:rPr>
            <w:rStyle w:val="Hyperlink1"/>
          </w:rPr>
          <w:t>often</w:t>
        </w:r>
        <w:proofErr w:type="spellEnd"/>
        <w:r w:rsidRPr="005A10E8">
          <w:rPr>
            <w:rStyle w:val="Hyperlink1"/>
          </w:rPr>
          <w:t xml:space="preserve"> </w:t>
        </w:r>
        <w:proofErr w:type="spellStart"/>
        <w:r w:rsidRPr="005A10E8">
          <w:rPr>
            <w:rStyle w:val="Hyperlink1"/>
          </w:rPr>
          <w:t>used</w:t>
        </w:r>
        <w:proofErr w:type="spellEnd"/>
        <w:r w:rsidRPr="005A10E8">
          <w:rPr>
            <w:rStyle w:val="Hyperlink1"/>
          </w:rPr>
          <w:t xml:space="preserve"> </w:t>
        </w:r>
        <w:proofErr w:type="spellStart"/>
        <w:r w:rsidRPr="005A10E8">
          <w:rPr>
            <w:rStyle w:val="Hyperlink1"/>
          </w:rPr>
          <w:t>among</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general </w:t>
        </w:r>
        <w:proofErr w:type="spellStart"/>
        <w:r w:rsidRPr="005A10E8">
          <w:rPr>
            <w:rStyle w:val="Hyperlink1"/>
          </w:rPr>
          <w:t>population</w:t>
        </w:r>
        <w:proofErr w:type="spellEnd"/>
        <w:r w:rsidRPr="005A10E8">
          <w:rPr>
            <w:rStyle w:val="Hyperlink1"/>
          </w:rPr>
          <w:t xml:space="preserve"> </w:t>
        </w:r>
        <w:proofErr w:type="spellStart"/>
        <w:r w:rsidRPr="005A10E8">
          <w:rPr>
            <w:rStyle w:val="Hyperlink1"/>
          </w:rPr>
          <w:t>because</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r w:rsidRPr="005A10E8">
          <w:rPr>
            <w:rStyle w:val="Hyperlink1"/>
            <w:rtl/>
          </w:rPr>
          <w:t>“</w:t>
        </w:r>
        <w:proofErr w:type="spellStart"/>
        <w:r w:rsidRPr="005A10E8">
          <w:rPr>
            <w:rStyle w:val="Hyperlink1"/>
          </w:rPr>
          <w:t>equal</w:t>
        </w:r>
        <w:proofErr w:type="spellEnd"/>
        <w:r w:rsidRPr="005A10E8">
          <w:rPr>
            <w:rStyle w:val="Hyperlink1"/>
          </w:rPr>
          <w:t xml:space="preserve"> </w:t>
        </w:r>
        <w:proofErr w:type="spellStart"/>
        <w:r w:rsidRPr="005A10E8">
          <w:rPr>
            <w:rStyle w:val="Hyperlink1"/>
          </w:rPr>
          <w:t>Finland</w:t>
        </w:r>
        <w:proofErr w:type="spellEnd"/>
        <w:r w:rsidRPr="005A10E8">
          <w:rPr>
            <w:rStyle w:val="Hyperlink1"/>
          </w:rPr>
          <w:t xml:space="preserve">” narrative. </w:t>
        </w:r>
        <w:proofErr w:type="spellStart"/>
        <w:r w:rsidRPr="005A10E8">
          <w:rPr>
            <w:rStyle w:val="Hyperlink1"/>
          </w:rPr>
          <w:t>Thus</w:t>
        </w:r>
        <w:proofErr w:type="spellEnd"/>
        <w:r w:rsidRPr="005A10E8">
          <w:rPr>
            <w:rStyle w:val="Hyperlink1"/>
          </w:rPr>
          <w:t xml:space="preserve">,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elicit</w:t>
        </w:r>
        <w:proofErr w:type="spellEnd"/>
        <w:r w:rsidRPr="005A10E8">
          <w:rPr>
            <w:rStyle w:val="Hyperlink1"/>
          </w:rPr>
          <w:t xml:space="preserve"> </w:t>
        </w:r>
        <w:proofErr w:type="spellStart"/>
        <w:r w:rsidRPr="005A10E8">
          <w:rPr>
            <w:rStyle w:val="Hyperlink1"/>
          </w:rPr>
          <w:t>truthful</w:t>
        </w:r>
        <w:proofErr w:type="spellEnd"/>
        <w:r w:rsidRPr="005A10E8">
          <w:rPr>
            <w:rStyle w:val="Hyperlink1"/>
          </w:rPr>
          <w:t xml:space="preserve"> </w:t>
        </w:r>
        <w:proofErr w:type="spellStart"/>
        <w:r w:rsidRPr="005A10E8">
          <w:rPr>
            <w:rStyle w:val="Hyperlink1"/>
          </w:rPr>
          <w:t>answers</w:t>
        </w:r>
        <w:proofErr w:type="spellEnd"/>
        <w:r w:rsidRPr="005A10E8">
          <w:rPr>
            <w:rStyle w:val="Hyperlink1"/>
          </w:rPr>
          <w:t xml:space="preserve">, </w:t>
        </w:r>
        <w:proofErr w:type="spellStart"/>
        <w:r w:rsidRPr="005A10E8">
          <w:rPr>
            <w:rStyle w:val="Hyperlink1"/>
          </w:rPr>
          <w:t>our</w:t>
        </w:r>
        <w:proofErr w:type="spellEnd"/>
        <w:r w:rsidRPr="005A10E8">
          <w:rPr>
            <w:rStyle w:val="Hyperlink1"/>
          </w:rPr>
          <w:t xml:space="preserve"> </w:t>
        </w:r>
        <w:proofErr w:type="spellStart"/>
        <w:r w:rsidRPr="005A10E8">
          <w:rPr>
            <w:rStyle w:val="Hyperlink1"/>
          </w:rPr>
          <w:t>empirical</w:t>
        </w:r>
        <w:proofErr w:type="spellEnd"/>
        <w:r w:rsidRPr="005A10E8">
          <w:rPr>
            <w:rStyle w:val="Hyperlink1"/>
          </w:rPr>
          <w:t xml:space="preserve"> </w:t>
        </w:r>
        <w:proofErr w:type="spellStart"/>
        <w:r w:rsidRPr="005A10E8">
          <w:rPr>
            <w:rStyle w:val="Hyperlink1"/>
          </w:rPr>
          <w:t>strategy</w:t>
        </w:r>
        <w:proofErr w:type="spellEnd"/>
        <w:r w:rsidRPr="005A10E8">
          <w:rPr>
            <w:rStyle w:val="Hyperlink1"/>
          </w:rPr>
          <w:t xml:space="preserve"> </w:t>
        </w:r>
        <w:proofErr w:type="spellStart"/>
        <w:r w:rsidRPr="005A10E8">
          <w:rPr>
            <w:rStyle w:val="Hyperlink1"/>
          </w:rPr>
          <w:t>considered</w:t>
        </w:r>
        <w:proofErr w:type="spellEnd"/>
        <w:r w:rsidRPr="005A10E8">
          <w:rPr>
            <w:rStyle w:val="Hyperlink1"/>
          </w:rPr>
          <w:t xml:space="preserve"> </w:t>
        </w:r>
        <w:proofErr w:type="spellStart"/>
        <w:r w:rsidRPr="005A10E8">
          <w:rPr>
            <w:rStyle w:val="Hyperlink1"/>
          </w:rPr>
          <w:t>instead</w:t>
        </w:r>
        <w:proofErr w:type="spellEnd"/>
        <w:r w:rsidRPr="005A10E8">
          <w:rPr>
            <w:rStyle w:val="Hyperlink1"/>
          </w:rPr>
          <w:t xml:space="preserve"> </w:t>
        </w:r>
        <w:proofErr w:type="spellStart"/>
        <w:r w:rsidRPr="005A10E8">
          <w:rPr>
            <w:rStyle w:val="Hyperlink1"/>
          </w:rPr>
          <w:t>asking</w:t>
        </w:r>
        <w:proofErr w:type="spellEnd"/>
        <w:r w:rsidRPr="005A10E8">
          <w:rPr>
            <w:rStyle w:val="Hyperlink1"/>
          </w:rPr>
          <w:t xml:space="preserve"> </w:t>
        </w:r>
        <w:proofErr w:type="spellStart"/>
        <w:r w:rsidRPr="005A10E8">
          <w:rPr>
            <w:rStyle w:val="Hyperlink1"/>
          </w:rPr>
          <w:t>this</w:t>
        </w:r>
        <w:proofErr w:type="spellEnd"/>
        <w:r w:rsidRPr="005A10E8">
          <w:rPr>
            <w:rStyle w:val="Hyperlink1"/>
          </w:rPr>
          <w:t xml:space="preserve"> </w:t>
        </w:r>
        <w:proofErr w:type="spellStart"/>
        <w:r w:rsidRPr="005A10E8">
          <w:rPr>
            <w:rStyle w:val="Hyperlink1"/>
          </w:rPr>
          <w:t>question</w:t>
        </w:r>
        <w:proofErr w:type="spellEnd"/>
        <w:r w:rsidRPr="005A10E8">
          <w:rPr>
            <w:rStyle w:val="Hyperlink1"/>
          </w:rPr>
          <w:t xml:space="preserve"> </w:t>
        </w:r>
        <w:proofErr w:type="spellStart"/>
        <w:r w:rsidRPr="005A10E8">
          <w:rPr>
            <w:rStyle w:val="Hyperlink1"/>
          </w:rPr>
          <w:t>indirectly</w:t>
        </w:r>
        <w:proofErr w:type="spellEnd"/>
        <w:r w:rsidRPr="005A10E8">
          <w:rPr>
            <w:rStyle w:val="Hyperlink1"/>
          </w:rPr>
          <w:t xml:space="preserve">, </w:t>
        </w:r>
        <w:proofErr w:type="spellStart"/>
        <w:r w:rsidRPr="005A10E8">
          <w:rPr>
            <w:rStyle w:val="Hyperlink1"/>
          </w:rPr>
          <w:t>that</w:t>
        </w:r>
        <w:proofErr w:type="spellEnd"/>
        <w:r w:rsidRPr="005A10E8">
          <w:rPr>
            <w:rStyle w:val="Hyperlink1"/>
          </w:rPr>
          <w:t xml:space="preserve"> </w:t>
        </w:r>
        <w:proofErr w:type="spellStart"/>
        <w:r w:rsidRPr="005A10E8">
          <w:rPr>
            <w:rStyle w:val="Hyperlink1"/>
          </w:rPr>
          <w:t>is</w:t>
        </w:r>
        <w:proofErr w:type="spellEnd"/>
        <w:r w:rsidRPr="005A10E8">
          <w:rPr>
            <w:rStyle w:val="Hyperlink1"/>
          </w:rPr>
          <w:t xml:space="preserve">, </w:t>
        </w:r>
        <w:proofErr w:type="spellStart"/>
        <w:r w:rsidRPr="005A10E8">
          <w:rPr>
            <w:rStyle w:val="Hyperlink1"/>
          </w:rPr>
          <w:t>asking</w:t>
        </w:r>
        <w:proofErr w:type="spellEnd"/>
        <w:r w:rsidRPr="005A10E8">
          <w:rPr>
            <w:rStyle w:val="Hyperlink1"/>
          </w:rPr>
          <w:t xml:space="preserve"> </w:t>
        </w:r>
        <w:r>
          <w:rPr>
            <w:rStyle w:val="Hyperlink1"/>
          </w:rPr>
          <w:t xml:space="preserve">raters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evaluate</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extent</w:t>
        </w:r>
        <w:proofErr w:type="spellEnd"/>
        <w:r w:rsidRPr="005A10E8">
          <w:rPr>
            <w:rStyle w:val="Hyperlink1"/>
          </w:rPr>
          <w:t xml:space="preserve">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which</w:t>
        </w:r>
        <w:proofErr w:type="spellEnd"/>
        <w:r w:rsidRPr="005A10E8">
          <w:rPr>
            <w:rStyle w:val="Hyperlink1"/>
          </w:rPr>
          <w:t xml:space="preserve"> a </w:t>
        </w:r>
        <w:proofErr w:type="spellStart"/>
        <w:r w:rsidRPr="005A10E8">
          <w:rPr>
            <w:rStyle w:val="Hyperlink1"/>
          </w:rPr>
          <w:t>member</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a </w:t>
        </w:r>
        <w:proofErr w:type="spellStart"/>
        <w:r w:rsidRPr="005A10E8">
          <w:rPr>
            <w:rStyle w:val="Hyperlink1"/>
          </w:rPr>
          <w:t>category</w:t>
        </w:r>
        <w:proofErr w:type="spellEnd"/>
        <w:r w:rsidRPr="005A10E8">
          <w:rPr>
            <w:rStyle w:val="Hyperlink1"/>
          </w:rPr>
          <w:t xml:space="preserve"> (in </w:t>
        </w:r>
        <w:proofErr w:type="spellStart"/>
        <w:r w:rsidRPr="005A10E8">
          <w:rPr>
            <w:rStyle w:val="Hyperlink1"/>
          </w:rPr>
          <w:t>this</w:t>
        </w:r>
        <w:proofErr w:type="spellEnd"/>
        <w:r w:rsidRPr="005A10E8">
          <w:rPr>
            <w:rStyle w:val="Hyperlink1"/>
          </w:rPr>
          <w:t xml:space="preserve"> case, a </w:t>
        </w:r>
        <w:proofErr w:type="spellStart"/>
        <w:r w:rsidRPr="005A10E8">
          <w:rPr>
            <w:rStyle w:val="Hyperlink1"/>
          </w:rPr>
          <w:t>person</w:t>
        </w:r>
        <w:proofErr w:type="spellEnd"/>
        <w:r w:rsidRPr="005A10E8">
          <w:rPr>
            <w:rStyle w:val="Hyperlink1"/>
          </w:rPr>
          <w:t xml:space="preserve"> </w:t>
        </w:r>
        <w:proofErr w:type="spellStart"/>
        <w:r w:rsidRPr="005A10E8">
          <w:rPr>
            <w:rStyle w:val="Hyperlink1"/>
          </w:rPr>
          <w:t>representing</w:t>
        </w:r>
        <w:proofErr w:type="spellEnd"/>
        <w:r w:rsidRPr="005A10E8">
          <w:rPr>
            <w:rStyle w:val="Hyperlink1"/>
          </w:rPr>
          <w:t xml:space="preserve"> a </w:t>
        </w:r>
        <w:proofErr w:type="spellStart"/>
        <w:r w:rsidRPr="005A10E8">
          <w:rPr>
            <w:rStyle w:val="Hyperlink1"/>
          </w:rPr>
          <w:t>certain</w:t>
        </w:r>
        <w:proofErr w:type="spellEnd"/>
        <w:r w:rsidRPr="005A10E8">
          <w:rPr>
            <w:rStyle w:val="Hyperlink1"/>
          </w:rPr>
          <w:t xml:space="preserve"> </w:t>
        </w:r>
        <w:proofErr w:type="spellStart"/>
        <w:r w:rsidRPr="005A10E8">
          <w:rPr>
            <w:rStyle w:val="Hyperlink1"/>
          </w:rPr>
          <w:t>occupation</w:t>
        </w:r>
        <w:proofErr w:type="spellEnd"/>
        <w:r w:rsidRPr="005A10E8">
          <w:rPr>
            <w:rStyle w:val="Hyperlink1"/>
          </w:rPr>
          <w:t xml:space="preserve">) </w:t>
        </w:r>
        <w:proofErr w:type="spellStart"/>
        <w:r w:rsidRPr="005A10E8">
          <w:rPr>
            <w:rStyle w:val="Hyperlink1"/>
          </w:rPr>
          <w:t>fits</w:t>
        </w:r>
        <w:proofErr w:type="spellEnd"/>
        <w:r w:rsidRPr="005A10E8">
          <w:rPr>
            <w:rStyle w:val="Hyperlink1"/>
          </w:rPr>
          <w:t xml:space="preserve"> a more </w:t>
        </w:r>
        <w:proofErr w:type="spellStart"/>
        <w:r w:rsidRPr="005A10E8">
          <w:rPr>
            <w:rStyle w:val="Hyperlink1"/>
          </w:rPr>
          <w:t>generally</w:t>
        </w:r>
        <w:proofErr w:type="spellEnd"/>
        <w:r w:rsidRPr="005A10E8">
          <w:rPr>
            <w:rStyle w:val="Hyperlink1"/>
          </w:rPr>
          <w:t xml:space="preserve"> </w:t>
        </w:r>
        <w:proofErr w:type="spellStart"/>
        <w:r w:rsidRPr="005A10E8">
          <w:rPr>
            <w:rStyle w:val="Hyperlink1"/>
          </w:rPr>
          <w:t>shared</w:t>
        </w:r>
        <w:proofErr w:type="spellEnd"/>
        <w:r w:rsidRPr="005A10E8">
          <w:rPr>
            <w:rStyle w:val="Hyperlink1"/>
          </w:rPr>
          <w:t xml:space="preserve"> idea or </w:t>
        </w:r>
        <w:proofErr w:type="spellStart"/>
        <w:r w:rsidRPr="005A10E8">
          <w:rPr>
            <w:rStyle w:val="Hyperlink1"/>
          </w:rPr>
          <w:t>image</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meaning</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category</w:t>
        </w:r>
        <w:proofErr w:type="spellEnd"/>
        <w:r w:rsidRPr="005A10E8">
          <w:rPr>
            <w:rStyle w:val="Hyperlink1"/>
          </w:rPr>
          <w:t xml:space="preserve"> </w:t>
        </w:r>
        <w:proofErr w:type="spellStart"/>
        <w:r w:rsidRPr="005A10E8">
          <w:rPr>
            <w:rStyle w:val="Hyperlink1"/>
          </w:rPr>
          <w:t>name</w:t>
        </w:r>
        <w:proofErr w:type="spellEnd"/>
        <w:r w:rsidRPr="005A10E8">
          <w:rPr>
            <w:rStyle w:val="Hyperlink1"/>
          </w:rPr>
          <w:t xml:space="preserve"> (cf. </w:t>
        </w:r>
        <w:commentRangeStart w:id="6"/>
        <w:proofErr w:type="spellStart"/>
        <w:r w:rsidRPr="005A10E8">
          <w:rPr>
            <w:rStyle w:val="Hyperlink1"/>
          </w:rPr>
          <w:t>Rosch</w:t>
        </w:r>
        <w:proofErr w:type="spellEnd"/>
        <w:r w:rsidRPr="005A10E8">
          <w:rPr>
            <w:rStyle w:val="Hyperlink1"/>
          </w:rPr>
          <w:t xml:space="preserve"> &amp; </w:t>
        </w:r>
        <w:proofErr w:type="spellStart"/>
        <w:r w:rsidRPr="005A10E8">
          <w:rPr>
            <w:rStyle w:val="Hyperlink1"/>
          </w:rPr>
          <w:t>Mervis</w:t>
        </w:r>
        <w:proofErr w:type="spellEnd"/>
        <w:r w:rsidRPr="005A10E8">
          <w:rPr>
            <w:rStyle w:val="Hyperlink1"/>
          </w:rPr>
          <w:t>, 1975</w:t>
        </w:r>
        <w:commentRangeEnd w:id="6"/>
        <w:r>
          <w:rPr>
            <w:rStyle w:val="CommentReference"/>
            <w:rFonts w:ascii="Times New Roman" w:hAnsi="Times New Roman" w:cs="Times New Roman"/>
            <w:color w:val="auto"/>
            <w14:textOutline w14:w="0" w14:cap="rnd" w14:cmpd="sng" w14:algn="ctr">
              <w14:noFill/>
              <w14:prstDash w14:val="solid"/>
              <w14:bevel/>
            </w14:textOutline>
          </w:rPr>
          <w:commentReference w:id="6"/>
        </w:r>
        <w:r w:rsidRPr="005A10E8">
          <w:rPr>
            <w:rStyle w:val="Hyperlink1"/>
          </w:rPr>
          <w:t xml:space="preserve">), </w:t>
        </w:r>
        <w:proofErr w:type="spellStart"/>
        <w:r w:rsidRPr="005A10E8">
          <w:rPr>
            <w:rStyle w:val="Hyperlink1"/>
          </w:rPr>
          <w:t>only</w:t>
        </w:r>
        <w:proofErr w:type="spellEnd"/>
        <w:r w:rsidRPr="005A10E8">
          <w:rPr>
            <w:rStyle w:val="Hyperlink1"/>
          </w:rPr>
          <w:t xml:space="preserve"> </w:t>
        </w:r>
        <w:proofErr w:type="spellStart"/>
        <w:r w:rsidRPr="005A10E8">
          <w:rPr>
            <w:rStyle w:val="Hyperlink1"/>
          </w:rPr>
          <w:t>then</w:t>
        </w:r>
        <w:proofErr w:type="spellEnd"/>
        <w:r w:rsidRPr="005A10E8">
          <w:rPr>
            <w:rStyle w:val="Hyperlink1"/>
          </w:rPr>
          <w:t xml:space="preserve"> </w:t>
        </w:r>
        <w:proofErr w:type="spellStart"/>
        <w:r w:rsidRPr="005A10E8">
          <w:rPr>
            <w:rStyle w:val="Hyperlink1"/>
          </w:rPr>
          <w:t>matching</w:t>
        </w:r>
        <w:proofErr w:type="spellEnd"/>
        <w:r w:rsidRPr="005A10E8">
          <w:rPr>
            <w:rStyle w:val="Hyperlink1"/>
          </w:rPr>
          <w:t xml:space="preserve"> </w:t>
        </w:r>
        <w:proofErr w:type="spellStart"/>
        <w:r w:rsidRPr="005A10E8">
          <w:rPr>
            <w:rStyle w:val="Hyperlink1"/>
          </w:rPr>
          <w:t>those</w:t>
        </w:r>
        <w:proofErr w:type="spellEnd"/>
        <w:r w:rsidRPr="005A10E8">
          <w:rPr>
            <w:rStyle w:val="Hyperlink1"/>
          </w:rPr>
          <w:t xml:space="preserve"> </w:t>
        </w:r>
        <w:proofErr w:type="spellStart"/>
        <w:r w:rsidRPr="005A10E8">
          <w:rPr>
            <w:rStyle w:val="Hyperlink1"/>
          </w:rPr>
          <w:t>occupations</w:t>
        </w:r>
        <w:proofErr w:type="spellEnd"/>
        <w:r w:rsidRPr="005A10E8">
          <w:rPr>
            <w:rStyle w:val="Hyperlink1"/>
          </w:rPr>
          <w:t xml:space="preserve"> </w:t>
        </w:r>
        <w:proofErr w:type="spellStart"/>
        <w:r>
          <w:rPr>
            <w:rStyle w:val="Hyperlink1"/>
          </w:rPr>
          <w:t>within</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three</w:t>
        </w:r>
        <w:proofErr w:type="spellEnd"/>
        <w:r w:rsidRPr="005A10E8">
          <w:rPr>
            <w:rStyle w:val="Hyperlink1"/>
          </w:rPr>
          <w:t xml:space="preserve"> social </w:t>
        </w:r>
        <w:proofErr w:type="spellStart"/>
        <w:r w:rsidRPr="005A10E8">
          <w:rPr>
            <w:rStyle w:val="Hyperlink1"/>
          </w:rPr>
          <w:t>classes</w:t>
        </w:r>
        <w:proofErr w:type="spellEnd"/>
        <w:r w:rsidRPr="005A10E8">
          <w:rPr>
            <w:rStyle w:val="Hyperlink1"/>
          </w:rPr>
          <w:t>.</w:t>
        </w:r>
      </w:ins>
    </w:p>
    <w:p w14:paraId="2E5904F4" w14:textId="472A4973" w:rsidR="005C385A" w:rsidRDefault="00000000">
      <w:pPr>
        <w:pStyle w:val="Body"/>
        <w:numPr>
          <w:ilvl w:val="0"/>
          <w:numId w:val="2"/>
        </w:numPr>
        <w:spacing w:before="200" w:after="200"/>
        <w:jc w:val="both"/>
      </w:pPr>
      <w:del w:id="7" w:author="Dr. Amy R." w:date="2023-01-28T14:08:00Z">
        <w:r w:rsidDel="00F43BAB">
          <w:rPr>
            <w:color w:val="4A86E8"/>
            <w:u w:color="4A86E8"/>
          </w:rPr>
          <w:delText xml:space="preserve">Ideally, we would have directly asked the 7,920 raters to evaluate whether candidates looked working, middle or upper class. However, that would have introduced social-desirability biases in our responses. This effect has been widely studied in other contexts where subjects avoid answering truthfully due to social pressure, specially when they are asked questions about drug use (Druckman et al., 2015), sexual preferences (LaBrie &amp; Earleywine, 2000), attitudes toward race (Kuklinski et al., 1997; Redlawsk et al., 2010) or vote buying (Blair &amp; Imai, 2012; González-Ocantos et al., 2012; Bahamonde, 2022). We believe that </w:delText>
        </w:r>
        <w:r w:rsidDel="00F43BAB">
          <w:rPr>
            <w:b/>
            <w:bCs/>
            <w:color w:val="4A86E8"/>
            <w:u w:color="4A86E8"/>
          </w:rPr>
          <w:delText>directly asking raters to make inferences about the candidates</w:delText>
        </w:r>
        <w:r w:rsidDel="00F43BAB">
          <w:rPr>
            <w:b/>
            <w:bCs/>
            <w:color w:val="4A86E8"/>
            <w:u w:color="4A86E8"/>
            <w:rtl/>
          </w:rPr>
          <w:delText xml:space="preserve">’ </w:delText>
        </w:r>
        <w:r w:rsidDel="00F43BAB">
          <w:rPr>
            <w:b/>
            <w:bCs/>
            <w:color w:val="4A86E8"/>
            <w:u w:color="4A86E8"/>
          </w:rPr>
          <w:delText>social classes based on their physical appearances constituted an inappropriate question in the Finnish context</w:delText>
        </w:r>
        <w:r w:rsidDel="00F43BAB">
          <w:rPr>
            <w:color w:val="4A86E8"/>
            <w:u w:color="4A86E8"/>
          </w:rPr>
          <w:delText xml:space="preserve">. Furthermore, the term </w:delText>
        </w:r>
        <w:r w:rsidDel="00F43BAB">
          <w:rPr>
            <w:color w:val="4A86E8"/>
            <w:u w:color="4A86E8"/>
            <w:rtl/>
            <w:lang w:val="ar-SA"/>
          </w:rPr>
          <w:delText>“</w:delText>
        </w:r>
        <w:r w:rsidDel="00F43BAB">
          <w:rPr>
            <w:color w:val="4A86E8"/>
            <w:u w:color="4A86E8"/>
            <w:lang w:val="it-IT"/>
          </w:rPr>
          <w:delText>social class</w:delText>
        </w:r>
        <w:r w:rsidDel="00F43BAB">
          <w:rPr>
            <w:color w:val="4A86E8"/>
            <w:u w:color="4A86E8"/>
          </w:rPr>
          <w:delText xml:space="preserve">” is not very often used among the general population because of the </w:delText>
        </w:r>
        <w:r w:rsidDel="00F43BAB">
          <w:rPr>
            <w:color w:val="4A86E8"/>
            <w:u w:color="4A86E8"/>
            <w:rtl/>
            <w:lang w:val="ar-SA"/>
          </w:rPr>
          <w:delText>“</w:delText>
        </w:r>
        <w:r w:rsidDel="00F43BAB">
          <w:rPr>
            <w:color w:val="4A86E8"/>
            <w:u w:color="4A86E8"/>
            <w:lang w:val="pt-PT"/>
          </w:rPr>
          <w:delText>equal Finland</w:delText>
        </w:r>
        <w:r w:rsidDel="00F43BAB">
          <w:rPr>
            <w:color w:val="4A86E8"/>
            <w:u w:color="4A86E8"/>
          </w:rPr>
          <w:delText xml:space="preserve">” </w:delText>
        </w:r>
        <w:r w:rsidDel="00F43BAB">
          <w:rPr>
            <w:color w:val="4A86E8"/>
            <w:u w:color="4A86E8"/>
            <w:lang w:val="it-IT"/>
          </w:rPr>
          <w:delText xml:space="preserve">narrative. </w:delText>
        </w:r>
        <w:r w:rsidDel="00F43BAB">
          <w:rPr>
            <w:b/>
            <w:bCs/>
            <w:color w:val="4A86E8"/>
            <w:u w:color="4A86E8"/>
          </w:rPr>
          <w:delText>Thus, to elicit truthful answers, our empirical strategy considered instead asking this question indirectly, that is, asking to evaluate the extent to which a member of a category (in this case, a person representing a certain occupation) fits a more generally shared idea or image of the meaning of the category name (cf. Rosch &amp; Mervis, 1975)</w:delText>
        </w:r>
        <w:r w:rsidDel="00F43BAB">
          <w:rPr>
            <w:color w:val="4A86E8"/>
            <w:u w:color="4A86E8"/>
          </w:rPr>
          <w:delText>. And only then match those occupations with the three social classes (as explained above)</w:delText>
        </w:r>
        <w:r w:rsidDel="00F43BAB">
          <w:delText>.</w:delText>
        </w:r>
      </w:del>
      <w:r>
        <w:t>”</w:t>
      </w:r>
    </w:p>
    <w:p w14:paraId="281FE022" w14:textId="77777777" w:rsidR="005C385A" w:rsidRDefault="00000000">
      <w:pPr>
        <w:pStyle w:val="Body"/>
        <w:spacing w:before="200" w:after="200"/>
        <w:ind w:left="720"/>
        <w:jc w:val="both"/>
        <w:rPr>
          <w:b/>
          <w:bCs/>
          <w:u w:val="single"/>
        </w:rPr>
      </w:pPr>
      <w:r>
        <w:rPr>
          <w:b/>
          <w:bCs/>
          <w:u w:val="single"/>
        </w:rPr>
        <w:t>In addition, and very importantly, we have added a theoretical and an empirical discussion about the relationship between social class and physical appearance. These paragraphs were added to the edited version of the paper (in p. 4):</w:t>
      </w:r>
    </w:p>
    <w:p w14:paraId="69E63A83" w14:textId="16FAE230" w:rsidR="005C385A" w:rsidRDefault="00000000">
      <w:pPr>
        <w:pStyle w:val="Body"/>
        <w:spacing w:before="200" w:after="200"/>
        <w:ind w:left="720"/>
        <w:jc w:val="both"/>
        <w:rPr>
          <w:color w:val="4A86E8"/>
          <w:u w:color="4A86E8"/>
        </w:rPr>
      </w:pPr>
      <w:r>
        <w:rPr>
          <w:rtl/>
          <w:lang w:val="ar-SA"/>
        </w:rPr>
        <w:t>“</w:t>
      </w:r>
      <w:proofErr w:type="spellStart"/>
      <w:ins w:id="8" w:author="Dr. Amy R." w:date="2023-01-28T14:10:00Z">
        <w:r w:rsidR="00F43BAB" w:rsidRPr="005A10E8">
          <w:rPr>
            <w:rStyle w:val="Hyperlink1"/>
          </w:rPr>
          <w:t>An</w:t>
        </w:r>
        <w:proofErr w:type="spellEnd"/>
        <w:r w:rsidR="00F43BAB" w:rsidRPr="005A10E8">
          <w:rPr>
            <w:rStyle w:val="Hyperlink1"/>
          </w:rPr>
          <w:t xml:space="preserve"> alternative </w:t>
        </w:r>
        <w:proofErr w:type="spellStart"/>
        <w:r w:rsidR="00F43BAB" w:rsidRPr="005A10E8">
          <w:rPr>
            <w:rStyle w:val="Hyperlink1"/>
          </w:rPr>
          <w:t>approach</w:t>
        </w:r>
        <w:proofErr w:type="spellEnd"/>
        <w:r w:rsidR="00F43BAB" w:rsidRPr="005A10E8">
          <w:rPr>
            <w:rStyle w:val="Hyperlink1"/>
          </w:rPr>
          <w:t xml:space="preserve"> </w:t>
        </w:r>
        <w:proofErr w:type="spellStart"/>
        <w:r w:rsidR="00F43BAB" w:rsidRPr="005A10E8">
          <w:rPr>
            <w:rStyle w:val="Hyperlink1"/>
          </w:rPr>
          <w:t>that</w:t>
        </w:r>
        <w:proofErr w:type="spellEnd"/>
        <w:r w:rsidR="00F43BAB" w:rsidRPr="005A10E8">
          <w:rPr>
            <w:rStyle w:val="Hyperlink1"/>
          </w:rPr>
          <w:t xml:space="preserve"> links </w:t>
        </w:r>
        <w:proofErr w:type="spellStart"/>
        <w:r w:rsidR="00F43BAB" w:rsidRPr="005A10E8">
          <w:rPr>
            <w:rStyle w:val="Hyperlink1"/>
          </w:rPr>
          <w:t>physical</w:t>
        </w:r>
        <w:proofErr w:type="spellEnd"/>
        <w:r w:rsidR="00F43BAB" w:rsidRPr="005A10E8">
          <w:rPr>
            <w:rStyle w:val="Hyperlink1"/>
          </w:rPr>
          <w:t xml:space="preserve"> </w:t>
        </w:r>
        <w:proofErr w:type="spellStart"/>
        <w:r w:rsidR="00F43BAB" w:rsidRPr="005A10E8">
          <w:rPr>
            <w:rStyle w:val="Hyperlink1"/>
          </w:rPr>
          <w:t>appearance</w:t>
        </w:r>
        <w:proofErr w:type="spellEnd"/>
        <w:r w:rsidR="00F43BAB" w:rsidRPr="005A10E8">
          <w:rPr>
            <w:rStyle w:val="Hyperlink1"/>
          </w:rPr>
          <w:t xml:space="preserve"> and </w:t>
        </w:r>
        <w:proofErr w:type="spellStart"/>
        <w:r w:rsidR="00F43BAB" w:rsidRPr="005A10E8">
          <w:rPr>
            <w:rStyle w:val="Hyperlink1"/>
          </w:rPr>
          <w:t>inequality</w:t>
        </w:r>
        <w:proofErr w:type="spellEnd"/>
        <w:r w:rsidR="00F43BAB" w:rsidRPr="005A10E8">
          <w:rPr>
            <w:rStyle w:val="Hyperlink1"/>
          </w:rPr>
          <w:t xml:space="preserve"> </w:t>
        </w:r>
        <w:proofErr w:type="spellStart"/>
        <w:r w:rsidR="00F43BAB" w:rsidRPr="005A10E8">
          <w:rPr>
            <w:rStyle w:val="Hyperlink1"/>
          </w:rPr>
          <w:t>is</w:t>
        </w:r>
        <w:proofErr w:type="spellEnd"/>
        <w:r w:rsidR="00F43BAB" w:rsidRPr="005A10E8">
          <w:rPr>
            <w:rStyle w:val="Hyperlink1"/>
          </w:rPr>
          <w:t xml:space="preserve"> </w:t>
        </w:r>
        <w:proofErr w:type="spellStart"/>
        <w:r w:rsidR="00F43BAB" w:rsidRPr="005A10E8">
          <w:rPr>
            <w:rStyle w:val="Hyperlink1"/>
          </w:rPr>
          <w:t>the</w:t>
        </w:r>
        <w:proofErr w:type="spellEnd"/>
        <w:r w:rsidR="00F43BAB" w:rsidRPr="005A10E8">
          <w:rPr>
            <w:rStyle w:val="Hyperlink1"/>
          </w:rPr>
          <w:t xml:space="preserve"> </w:t>
        </w:r>
        <w:proofErr w:type="spellStart"/>
        <w:r w:rsidR="00F43BAB" w:rsidRPr="005A10E8">
          <w:rPr>
            <w:rStyle w:val="Hyperlink1"/>
          </w:rPr>
          <w:t>Bourdieusian</w:t>
        </w:r>
        <w:proofErr w:type="spellEnd"/>
        <w:r w:rsidR="00F43BAB" w:rsidRPr="005A10E8">
          <w:rPr>
            <w:rStyle w:val="Hyperlink1"/>
          </w:rPr>
          <w:t xml:space="preserve"> </w:t>
        </w:r>
        <w:proofErr w:type="spellStart"/>
        <w:r w:rsidR="00F43BAB" w:rsidRPr="005A10E8">
          <w:rPr>
            <w:rStyle w:val="Hyperlink1"/>
          </w:rPr>
          <w:t>approach</w:t>
        </w:r>
        <w:proofErr w:type="spellEnd"/>
        <w:r w:rsidR="00F43BAB" w:rsidRPr="005A10E8">
          <w:rPr>
            <w:rStyle w:val="Hyperlink1"/>
          </w:rPr>
          <w:t xml:space="preserve">. </w:t>
        </w:r>
        <w:proofErr w:type="spellStart"/>
        <w:r w:rsidR="00F43BAB" w:rsidRPr="005A10E8">
          <w:rPr>
            <w:rStyle w:val="Hyperlink1"/>
          </w:rPr>
          <w:t>According</w:t>
        </w:r>
        <w:proofErr w:type="spellEnd"/>
        <w:r w:rsidR="00F43BAB" w:rsidRPr="005A10E8">
          <w:rPr>
            <w:rStyle w:val="Hyperlink1"/>
          </w:rPr>
          <w:t xml:space="preserve"> </w:t>
        </w:r>
        <w:proofErr w:type="spellStart"/>
        <w:r w:rsidR="00F43BAB" w:rsidRPr="005A10E8">
          <w:rPr>
            <w:rStyle w:val="Hyperlink1"/>
          </w:rPr>
          <w:t>to</w:t>
        </w:r>
        <w:proofErr w:type="spellEnd"/>
        <w:r w:rsidR="00F43BAB" w:rsidRPr="005A10E8">
          <w:rPr>
            <w:rStyle w:val="Hyperlink1"/>
          </w:rPr>
          <w:t xml:space="preserve"> </w:t>
        </w:r>
        <w:proofErr w:type="spellStart"/>
        <w:r w:rsidR="00F43BAB" w:rsidRPr="005A10E8">
          <w:rPr>
            <w:rStyle w:val="Hyperlink1"/>
          </w:rPr>
          <w:t>this</w:t>
        </w:r>
        <w:proofErr w:type="spellEnd"/>
        <w:r w:rsidR="00F43BAB" w:rsidRPr="005A10E8">
          <w:rPr>
            <w:rStyle w:val="Hyperlink1"/>
          </w:rPr>
          <w:t xml:space="preserve"> </w:t>
        </w:r>
        <w:proofErr w:type="spellStart"/>
        <w:r w:rsidR="00F43BAB" w:rsidRPr="005A10E8">
          <w:rPr>
            <w:rStyle w:val="Hyperlink1"/>
          </w:rPr>
          <w:t>framework</w:t>
        </w:r>
        <w:proofErr w:type="spellEnd"/>
        <w:r w:rsidR="00F43BAB" w:rsidRPr="005A10E8">
          <w:rPr>
            <w:rStyle w:val="Hyperlink1"/>
          </w:rPr>
          <w:t xml:space="preserve">, </w:t>
        </w:r>
        <w:proofErr w:type="spellStart"/>
        <w:r w:rsidR="00F43BAB" w:rsidRPr="005A10E8">
          <w:rPr>
            <w:rStyle w:val="Hyperlink1"/>
          </w:rPr>
          <w:t>different</w:t>
        </w:r>
        <w:proofErr w:type="spellEnd"/>
        <w:r w:rsidR="00F43BAB" w:rsidRPr="005A10E8">
          <w:rPr>
            <w:rStyle w:val="Hyperlink1"/>
          </w:rPr>
          <w:t xml:space="preserve"> </w:t>
        </w:r>
        <w:proofErr w:type="spellStart"/>
        <w:r w:rsidR="00F43BAB" w:rsidRPr="005A10E8">
          <w:rPr>
            <w:rStyle w:val="Hyperlink1"/>
          </w:rPr>
          <w:t>types</w:t>
        </w:r>
        <w:proofErr w:type="spellEnd"/>
        <w:r w:rsidR="00F43BAB" w:rsidRPr="005A10E8">
          <w:rPr>
            <w:rStyle w:val="Hyperlink1"/>
          </w:rPr>
          <w:t xml:space="preserve"> </w:t>
        </w:r>
        <w:proofErr w:type="spellStart"/>
        <w:r w:rsidR="00F43BAB" w:rsidRPr="005A10E8">
          <w:rPr>
            <w:rStyle w:val="Hyperlink1"/>
          </w:rPr>
          <w:t>of</w:t>
        </w:r>
        <w:proofErr w:type="spellEnd"/>
        <w:r w:rsidR="00F43BAB" w:rsidRPr="005A10E8">
          <w:rPr>
            <w:rStyle w:val="Hyperlink1"/>
          </w:rPr>
          <w:t xml:space="preserve"> capital are </w:t>
        </w:r>
        <w:proofErr w:type="spellStart"/>
        <w:r w:rsidR="00F43BAB" w:rsidRPr="005A10E8">
          <w:rPr>
            <w:rStyle w:val="Hyperlink1"/>
          </w:rPr>
          <w:t>the</w:t>
        </w:r>
        <w:proofErr w:type="spellEnd"/>
        <w:r w:rsidR="00F43BAB" w:rsidRPr="005A10E8">
          <w:rPr>
            <w:rStyle w:val="Hyperlink1"/>
          </w:rPr>
          <w:t xml:space="preserve"> basis </w:t>
        </w:r>
        <w:proofErr w:type="spellStart"/>
        <w:r w:rsidR="00F43BAB" w:rsidRPr="005A10E8">
          <w:rPr>
            <w:rStyle w:val="Hyperlink1"/>
          </w:rPr>
          <w:t>of</w:t>
        </w:r>
        <w:proofErr w:type="spellEnd"/>
        <w:r w:rsidR="00F43BAB" w:rsidRPr="005A10E8">
          <w:rPr>
            <w:rStyle w:val="Hyperlink1"/>
          </w:rPr>
          <w:t xml:space="preserve"> social </w:t>
        </w:r>
        <w:proofErr w:type="spellStart"/>
        <w:r w:rsidR="00F43BAB" w:rsidRPr="005A10E8">
          <w:rPr>
            <w:rStyle w:val="Hyperlink1"/>
          </w:rPr>
          <w:t>classes</w:t>
        </w:r>
        <w:proofErr w:type="spellEnd"/>
        <w:r w:rsidR="00F43BAB" w:rsidRPr="005A10E8">
          <w:rPr>
            <w:rStyle w:val="Hyperlink1"/>
          </w:rPr>
          <w:t xml:space="preserve">: </w:t>
        </w:r>
        <w:proofErr w:type="spellStart"/>
        <w:r w:rsidR="00F43BAB" w:rsidRPr="005A10E8">
          <w:rPr>
            <w:rStyle w:val="Hyperlink1"/>
          </w:rPr>
          <w:t>economic</w:t>
        </w:r>
        <w:proofErr w:type="spellEnd"/>
        <w:r w:rsidR="00F43BAB" w:rsidRPr="005A10E8">
          <w:rPr>
            <w:rStyle w:val="Hyperlink1"/>
          </w:rPr>
          <w:t xml:space="preserve"> capital (</w:t>
        </w:r>
        <w:proofErr w:type="spellStart"/>
        <w:r w:rsidR="00F43BAB" w:rsidRPr="005A10E8">
          <w:rPr>
            <w:rStyle w:val="Hyperlink1"/>
          </w:rPr>
          <w:t>e.g</w:t>
        </w:r>
        <w:proofErr w:type="spellEnd"/>
        <w:r w:rsidR="00F43BAB" w:rsidRPr="005A10E8">
          <w:rPr>
            <w:rStyle w:val="Hyperlink1"/>
          </w:rPr>
          <w:t xml:space="preserve">., </w:t>
        </w:r>
        <w:proofErr w:type="spellStart"/>
        <w:r w:rsidR="00F43BAB" w:rsidRPr="005A10E8">
          <w:rPr>
            <w:rStyle w:val="Hyperlink1"/>
          </w:rPr>
          <w:t>wealth</w:t>
        </w:r>
        <w:proofErr w:type="spellEnd"/>
        <w:r w:rsidR="00F43BAB" w:rsidRPr="005A10E8">
          <w:rPr>
            <w:rStyle w:val="Hyperlink1"/>
          </w:rPr>
          <w:t xml:space="preserve"> and </w:t>
        </w:r>
        <w:proofErr w:type="spellStart"/>
        <w:r w:rsidR="00F43BAB" w:rsidRPr="005A10E8">
          <w:rPr>
            <w:rStyle w:val="Hyperlink1"/>
          </w:rPr>
          <w:t>income</w:t>
        </w:r>
        <w:proofErr w:type="spellEnd"/>
        <w:r w:rsidR="00F43BAB" w:rsidRPr="005A10E8">
          <w:rPr>
            <w:rStyle w:val="Hyperlink1"/>
          </w:rPr>
          <w:t>), cultural capital (</w:t>
        </w:r>
        <w:proofErr w:type="spellStart"/>
        <w:r w:rsidR="00F43BAB" w:rsidRPr="005A10E8">
          <w:rPr>
            <w:rStyle w:val="Hyperlink1"/>
          </w:rPr>
          <w:t>e.g</w:t>
        </w:r>
        <w:proofErr w:type="spellEnd"/>
        <w:r w:rsidR="00F43BAB" w:rsidRPr="005A10E8">
          <w:rPr>
            <w:rStyle w:val="Hyperlink1"/>
          </w:rPr>
          <w:t xml:space="preserve">., </w:t>
        </w:r>
        <w:proofErr w:type="spellStart"/>
        <w:r w:rsidR="00F43BAB" w:rsidRPr="005A10E8">
          <w:rPr>
            <w:rStyle w:val="Hyperlink1"/>
          </w:rPr>
          <w:t>educational</w:t>
        </w:r>
        <w:proofErr w:type="spellEnd"/>
        <w:r w:rsidR="00F43BAB" w:rsidRPr="005A10E8">
          <w:rPr>
            <w:rStyle w:val="Hyperlink1"/>
          </w:rPr>
          <w:t xml:space="preserve"> </w:t>
        </w:r>
        <w:proofErr w:type="spellStart"/>
        <w:r w:rsidR="00F43BAB" w:rsidRPr="005A10E8">
          <w:rPr>
            <w:rStyle w:val="Hyperlink1"/>
          </w:rPr>
          <w:t>qualifications</w:t>
        </w:r>
        <w:proofErr w:type="spellEnd"/>
        <w:r w:rsidR="00F43BAB" w:rsidRPr="005A10E8">
          <w:rPr>
            <w:rStyle w:val="Hyperlink1"/>
          </w:rPr>
          <w:t xml:space="preserve">, </w:t>
        </w:r>
        <w:proofErr w:type="spellStart"/>
        <w:r w:rsidR="00F43BAB" w:rsidRPr="005A10E8">
          <w:rPr>
            <w:rStyle w:val="Hyperlink1"/>
          </w:rPr>
          <w:t>attitudes</w:t>
        </w:r>
        <w:proofErr w:type="spellEnd"/>
        <w:r w:rsidR="00F43BAB" w:rsidRPr="005A10E8">
          <w:rPr>
            <w:rStyle w:val="Hyperlink1"/>
          </w:rPr>
          <w:t xml:space="preserve"> </w:t>
        </w:r>
        <w:commentRangeStart w:id="9"/>
        <w:proofErr w:type="spellStart"/>
        <w:r w:rsidR="00F43BAB" w:rsidRPr="005A10E8">
          <w:rPr>
            <w:rStyle w:val="Hyperlink1"/>
          </w:rPr>
          <w:t>toward</w:t>
        </w:r>
        <w:commentRangeEnd w:id="9"/>
        <w:proofErr w:type="spellEnd"/>
        <w:r w:rsidR="00F43BAB">
          <w:rPr>
            <w:rStyle w:val="CommentReference"/>
            <w:rFonts w:ascii="Times New Roman" w:hAnsi="Times New Roman" w:cs="Times New Roman"/>
            <w:color w:val="auto"/>
            <w14:textOutline w14:w="0" w14:cap="rnd" w14:cmpd="sng" w14:algn="ctr">
              <w14:noFill/>
              <w14:prstDash w14:val="solid"/>
              <w14:bevel/>
            </w14:textOutline>
          </w:rPr>
          <w:commentReference w:id="9"/>
        </w:r>
        <w:r w:rsidR="00F43BAB" w:rsidRPr="005A10E8">
          <w:rPr>
            <w:rStyle w:val="Hyperlink1"/>
          </w:rPr>
          <w:t xml:space="preserve"> art, culture, </w:t>
        </w:r>
        <w:proofErr w:type="spellStart"/>
        <w:r w:rsidR="00F43BAB" w:rsidRPr="005A10E8">
          <w:rPr>
            <w:rStyle w:val="Hyperlink1"/>
          </w:rPr>
          <w:t>clothing</w:t>
        </w:r>
        <w:proofErr w:type="spellEnd"/>
        <w:r w:rsidR="00F43BAB" w:rsidRPr="005A10E8">
          <w:rPr>
            <w:rStyle w:val="Hyperlink1"/>
          </w:rPr>
          <w:t xml:space="preserve">, and </w:t>
        </w:r>
        <w:proofErr w:type="spellStart"/>
        <w:r w:rsidR="00F43BAB" w:rsidRPr="005A10E8">
          <w:rPr>
            <w:rStyle w:val="Hyperlink1"/>
          </w:rPr>
          <w:t>physical</w:t>
        </w:r>
        <w:proofErr w:type="spellEnd"/>
        <w:r w:rsidR="00F43BAB" w:rsidRPr="005A10E8">
          <w:rPr>
            <w:rStyle w:val="Hyperlink1"/>
          </w:rPr>
          <w:t xml:space="preserve"> </w:t>
        </w:r>
        <w:proofErr w:type="spellStart"/>
        <w:r w:rsidR="00F43BAB" w:rsidRPr="005A10E8">
          <w:rPr>
            <w:rStyle w:val="Hyperlink1"/>
          </w:rPr>
          <w:t>appearance</w:t>
        </w:r>
        <w:proofErr w:type="spellEnd"/>
        <w:r w:rsidR="00F43BAB" w:rsidRPr="005A10E8">
          <w:rPr>
            <w:rStyle w:val="Hyperlink1"/>
          </w:rPr>
          <w:t>), and social capital (</w:t>
        </w:r>
        <w:proofErr w:type="spellStart"/>
        <w:r w:rsidR="00F43BAB" w:rsidRPr="005A10E8">
          <w:rPr>
            <w:rStyle w:val="Hyperlink1"/>
          </w:rPr>
          <w:t>e.g</w:t>
        </w:r>
        <w:proofErr w:type="spellEnd"/>
        <w:r w:rsidR="00F43BAB" w:rsidRPr="005A10E8">
          <w:rPr>
            <w:rStyle w:val="Hyperlink1"/>
          </w:rPr>
          <w:t xml:space="preserve">., social </w:t>
        </w:r>
        <w:proofErr w:type="spellStart"/>
        <w:r w:rsidR="00F43BAB" w:rsidRPr="005A10E8">
          <w:rPr>
            <w:rStyle w:val="Hyperlink1"/>
          </w:rPr>
          <w:t>relations</w:t>
        </w:r>
        <w:proofErr w:type="spellEnd"/>
        <w:r w:rsidR="00F43BAB" w:rsidRPr="005A10E8">
          <w:rPr>
            <w:rStyle w:val="Hyperlink1"/>
          </w:rPr>
          <w:t xml:space="preserve">), </w:t>
        </w:r>
        <w:proofErr w:type="spellStart"/>
        <w:r w:rsidR="00F43BAB" w:rsidRPr="005A10E8">
          <w:rPr>
            <w:rStyle w:val="Hyperlink1"/>
          </w:rPr>
          <w:t>the</w:t>
        </w:r>
        <w:proofErr w:type="spellEnd"/>
        <w:r w:rsidR="00F43BAB" w:rsidRPr="005A10E8">
          <w:rPr>
            <w:rStyle w:val="Hyperlink1"/>
          </w:rPr>
          <w:t xml:space="preserve"> </w:t>
        </w:r>
        <w:proofErr w:type="spellStart"/>
        <w:r w:rsidR="00F43BAB" w:rsidRPr="005A10E8">
          <w:rPr>
            <w:rStyle w:val="Hyperlink1"/>
          </w:rPr>
          <w:t>composition</w:t>
        </w:r>
        <w:proofErr w:type="spellEnd"/>
        <w:r w:rsidR="00F43BAB" w:rsidRPr="005A10E8">
          <w:rPr>
            <w:rStyle w:val="Hyperlink1"/>
          </w:rPr>
          <w:t xml:space="preserve"> and </w:t>
        </w:r>
        <w:proofErr w:type="spellStart"/>
        <w:r w:rsidR="00F43BAB" w:rsidRPr="005A10E8">
          <w:rPr>
            <w:rStyle w:val="Hyperlink1"/>
          </w:rPr>
          <w:t>volume</w:t>
        </w:r>
        <w:proofErr w:type="spellEnd"/>
        <w:r w:rsidR="00F43BAB" w:rsidRPr="005A10E8">
          <w:rPr>
            <w:rStyle w:val="Hyperlink1"/>
          </w:rPr>
          <w:t xml:space="preserve"> </w:t>
        </w:r>
        <w:proofErr w:type="spellStart"/>
        <w:r w:rsidR="00F43BAB" w:rsidRPr="005A10E8">
          <w:rPr>
            <w:rStyle w:val="Hyperlink1"/>
          </w:rPr>
          <w:t>of</w:t>
        </w:r>
        <w:proofErr w:type="spellEnd"/>
        <w:r w:rsidR="00F43BAB" w:rsidRPr="005A10E8">
          <w:rPr>
            <w:rStyle w:val="Hyperlink1"/>
          </w:rPr>
          <w:t xml:space="preserve"> </w:t>
        </w:r>
        <w:proofErr w:type="spellStart"/>
        <w:r w:rsidR="00F43BAB" w:rsidRPr="005A10E8">
          <w:rPr>
            <w:rStyle w:val="Hyperlink1"/>
          </w:rPr>
          <w:t>which</w:t>
        </w:r>
        <w:proofErr w:type="spellEnd"/>
        <w:r w:rsidR="00F43BAB" w:rsidRPr="005A10E8">
          <w:rPr>
            <w:rStyle w:val="Hyperlink1"/>
          </w:rPr>
          <w:t xml:space="preserve"> varies </w:t>
        </w:r>
        <w:proofErr w:type="spellStart"/>
        <w:r w:rsidR="00F43BAB" w:rsidRPr="005A10E8">
          <w:rPr>
            <w:rStyle w:val="Hyperlink1"/>
          </w:rPr>
          <w:t>from</w:t>
        </w:r>
        <w:proofErr w:type="spellEnd"/>
        <w:r w:rsidR="00F43BAB" w:rsidRPr="005A10E8">
          <w:rPr>
            <w:rStyle w:val="Hyperlink1"/>
          </w:rPr>
          <w:t xml:space="preserve"> </w:t>
        </w:r>
        <w:proofErr w:type="spellStart"/>
        <w:r w:rsidR="00F43BAB" w:rsidRPr="005A10E8">
          <w:rPr>
            <w:rStyle w:val="Hyperlink1"/>
          </w:rPr>
          <w:t>one</w:t>
        </w:r>
        <w:proofErr w:type="spellEnd"/>
        <w:r w:rsidR="00F43BAB" w:rsidRPr="005A10E8">
          <w:rPr>
            <w:rStyle w:val="Hyperlink1"/>
          </w:rPr>
          <w:t xml:space="preserve"> social </w:t>
        </w:r>
        <w:proofErr w:type="spellStart"/>
        <w:r w:rsidR="00F43BAB" w:rsidRPr="005A10E8">
          <w:rPr>
            <w:rStyle w:val="Hyperlink1"/>
          </w:rPr>
          <w:t>class</w:t>
        </w:r>
        <w:proofErr w:type="spellEnd"/>
        <w:r w:rsidR="00F43BAB" w:rsidRPr="005A10E8">
          <w:rPr>
            <w:rStyle w:val="Hyperlink1"/>
          </w:rPr>
          <w:t xml:space="preserve"> </w:t>
        </w:r>
        <w:proofErr w:type="spellStart"/>
        <w:r w:rsidR="00F43BAB" w:rsidRPr="005A10E8">
          <w:rPr>
            <w:rStyle w:val="Hyperlink1"/>
          </w:rPr>
          <w:t>to</w:t>
        </w:r>
        <w:proofErr w:type="spellEnd"/>
        <w:r w:rsidR="00F43BAB" w:rsidRPr="005A10E8">
          <w:rPr>
            <w:rStyle w:val="Hyperlink1"/>
          </w:rPr>
          <w:t xml:space="preserve"> </w:t>
        </w:r>
        <w:proofErr w:type="spellStart"/>
        <w:r w:rsidR="00F43BAB" w:rsidRPr="005A10E8">
          <w:rPr>
            <w:rStyle w:val="Hyperlink1"/>
          </w:rPr>
          <w:t>another</w:t>
        </w:r>
        <w:proofErr w:type="spellEnd"/>
        <w:r w:rsidR="00F43BAB" w:rsidRPr="005A10E8">
          <w:rPr>
            <w:rStyle w:val="Hyperlink1"/>
          </w:rPr>
          <w:t xml:space="preserve"> (Bourdieu, 1984, </w:t>
        </w:r>
        <w:commentRangeStart w:id="10"/>
        <w:r w:rsidR="00F43BAB" w:rsidRPr="005A10E8">
          <w:rPr>
            <w:rStyle w:val="Hyperlink1"/>
          </w:rPr>
          <w:t>1986</w:t>
        </w:r>
        <w:commentRangeEnd w:id="10"/>
        <w:r w:rsidR="00F43BAB">
          <w:rPr>
            <w:rStyle w:val="CommentReference"/>
            <w:rFonts w:ascii="Times New Roman" w:hAnsi="Times New Roman" w:cs="Times New Roman"/>
            <w:color w:val="auto"/>
            <w14:textOutline w14:w="0" w14:cap="rnd" w14:cmpd="sng" w14:algn="ctr">
              <w14:noFill/>
              <w14:prstDash w14:val="solid"/>
              <w14:bevel/>
            </w14:textOutline>
          </w:rPr>
          <w:commentReference w:id="10"/>
        </w:r>
        <w:r w:rsidR="00F43BAB" w:rsidRPr="005A10E8">
          <w:rPr>
            <w:rStyle w:val="Hyperlink1"/>
          </w:rPr>
          <w:t xml:space="preserve">). </w:t>
        </w:r>
        <w:proofErr w:type="spellStart"/>
        <w:r w:rsidR="00F43BAB" w:rsidRPr="005A10E8">
          <w:rPr>
            <w:rStyle w:val="Hyperlink1"/>
          </w:rPr>
          <w:t>Thus</w:t>
        </w:r>
        <w:proofErr w:type="spellEnd"/>
        <w:r w:rsidR="00F43BAB" w:rsidRPr="005A10E8">
          <w:rPr>
            <w:rStyle w:val="Hyperlink1"/>
          </w:rPr>
          <w:t xml:space="preserve">, </w:t>
        </w:r>
        <w:proofErr w:type="spellStart"/>
        <w:r w:rsidR="00F43BAB" w:rsidRPr="005A10E8">
          <w:rPr>
            <w:rStyle w:val="Hyperlink1"/>
          </w:rPr>
          <w:t>for</w:t>
        </w:r>
        <w:proofErr w:type="spellEnd"/>
        <w:r w:rsidR="00F43BAB" w:rsidRPr="005A10E8">
          <w:rPr>
            <w:rStyle w:val="Hyperlink1"/>
          </w:rPr>
          <w:t xml:space="preserve"> </w:t>
        </w:r>
        <w:proofErr w:type="spellStart"/>
        <w:r w:rsidR="00F43BAB" w:rsidRPr="005A10E8">
          <w:rPr>
            <w:rStyle w:val="Hyperlink1"/>
          </w:rPr>
          <w:t>example</w:t>
        </w:r>
        <w:proofErr w:type="spellEnd"/>
        <w:r w:rsidR="00F43BAB" w:rsidRPr="005A10E8">
          <w:rPr>
            <w:rStyle w:val="Hyperlink1"/>
          </w:rPr>
          <w:t xml:space="preserve">, </w:t>
        </w:r>
        <w:proofErr w:type="spellStart"/>
        <w:r w:rsidR="00F43BAB" w:rsidRPr="005A10E8">
          <w:rPr>
            <w:rStyle w:val="Hyperlink1"/>
          </w:rPr>
          <w:t>the</w:t>
        </w:r>
        <w:proofErr w:type="spellEnd"/>
        <w:r w:rsidR="00F43BAB" w:rsidRPr="005A10E8">
          <w:rPr>
            <w:rStyle w:val="Hyperlink1"/>
          </w:rPr>
          <w:t xml:space="preserve"> </w:t>
        </w:r>
        <w:proofErr w:type="spellStart"/>
        <w:r w:rsidR="00F43BAB" w:rsidRPr="005A10E8">
          <w:rPr>
            <w:rStyle w:val="Hyperlink1"/>
          </w:rPr>
          <w:t>upper</w:t>
        </w:r>
        <w:proofErr w:type="spellEnd"/>
        <w:r w:rsidR="00F43BAB" w:rsidRPr="005A10E8">
          <w:rPr>
            <w:rStyle w:val="Hyperlink1"/>
          </w:rPr>
          <w:t xml:space="preserve"> </w:t>
        </w:r>
        <w:proofErr w:type="spellStart"/>
        <w:r w:rsidR="00F43BAB" w:rsidRPr="005A10E8">
          <w:rPr>
            <w:rStyle w:val="Hyperlink1"/>
          </w:rPr>
          <w:t>class</w:t>
        </w:r>
        <w:proofErr w:type="spellEnd"/>
        <w:r w:rsidR="00F43BAB" w:rsidRPr="005A10E8">
          <w:rPr>
            <w:rStyle w:val="Hyperlink1"/>
          </w:rPr>
          <w:t xml:space="preserve"> </w:t>
        </w:r>
        <w:proofErr w:type="spellStart"/>
        <w:r w:rsidR="00F43BAB" w:rsidRPr="005A10E8">
          <w:rPr>
            <w:rStyle w:val="Hyperlink1"/>
          </w:rPr>
          <w:t>might</w:t>
        </w:r>
        <w:proofErr w:type="spellEnd"/>
        <w:r w:rsidR="00F43BAB" w:rsidRPr="005A10E8">
          <w:rPr>
            <w:rStyle w:val="Hyperlink1"/>
          </w:rPr>
          <w:t xml:space="preserve"> </w:t>
        </w:r>
        <w:proofErr w:type="spellStart"/>
        <w:r w:rsidR="00F43BAB" w:rsidRPr="005A10E8">
          <w:rPr>
            <w:rStyle w:val="Hyperlink1"/>
          </w:rPr>
          <w:t>comprise</w:t>
        </w:r>
        <w:proofErr w:type="spellEnd"/>
        <w:r w:rsidR="00F43BAB" w:rsidRPr="005A10E8">
          <w:rPr>
            <w:rStyle w:val="Hyperlink1"/>
          </w:rPr>
          <w:t xml:space="preserve"> </w:t>
        </w:r>
        <w:proofErr w:type="spellStart"/>
        <w:r w:rsidR="00F43BAB" w:rsidRPr="005A10E8">
          <w:rPr>
            <w:rStyle w:val="Hyperlink1"/>
          </w:rPr>
          <w:t>individuals</w:t>
        </w:r>
        <w:proofErr w:type="spellEnd"/>
        <w:r w:rsidR="00F43BAB" w:rsidRPr="005A10E8">
          <w:rPr>
            <w:rStyle w:val="Hyperlink1"/>
          </w:rPr>
          <w:t xml:space="preserve"> </w:t>
        </w:r>
        <w:proofErr w:type="spellStart"/>
        <w:r w:rsidR="00F43BAB" w:rsidRPr="005A10E8">
          <w:rPr>
            <w:rStyle w:val="Hyperlink1"/>
          </w:rPr>
          <w:t>with</w:t>
        </w:r>
        <w:proofErr w:type="spellEnd"/>
        <w:r w:rsidR="00F43BAB" w:rsidRPr="005A10E8">
          <w:rPr>
            <w:rStyle w:val="Hyperlink1"/>
          </w:rPr>
          <w:t xml:space="preserve"> </w:t>
        </w:r>
        <w:proofErr w:type="spellStart"/>
        <w:r w:rsidR="00F43BAB" w:rsidRPr="005A10E8">
          <w:rPr>
            <w:rStyle w:val="Hyperlink1"/>
          </w:rPr>
          <w:t>relatively</w:t>
        </w:r>
        <w:proofErr w:type="spellEnd"/>
        <w:r w:rsidR="00F43BAB" w:rsidRPr="005A10E8">
          <w:rPr>
            <w:rStyle w:val="Hyperlink1"/>
          </w:rPr>
          <w:t xml:space="preserve"> </w:t>
        </w:r>
        <w:proofErr w:type="spellStart"/>
        <w:r w:rsidR="00F43BAB" w:rsidRPr="005A10E8">
          <w:rPr>
            <w:rStyle w:val="Hyperlink1"/>
          </w:rPr>
          <w:t>higher</w:t>
        </w:r>
        <w:proofErr w:type="spellEnd"/>
        <w:r w:rsidR="00F43BAB" w:rsidRPr="005A10E8">
          <w:rPr>
            <w:rStyle w:val="Hyperlink1"/>
          </w:rPr>
          <w:t xml:space="preserve"> </w:t>
        </w:r>
        <w:proofErr w:type="spellStart"/>
        <w:r w:rsidR="00F43BAB" w:rsidRPr="005A10E8">
          <w:rPr>
            <w:rStyle w:val="Hyperlink1"/>
          </w:rPr>
          <w:t>levels</w:t>
        </w:r>
        <w:proofErr w:type="spellEnd"/>
        <w:r w:rsidR="00F43BAB" w:rsidRPr="005A10E8">
          <w:rPr>
            <w:rStyle w:val="Hyperlink1"/>
          </w:rPr>
          <w:t xml:space="preserve"> </w:t>
        </w:r>
        <w:proofErr w:type="spellStart"/>
        <w:r w:rsidR="00F43BAB" w:rsidRPr="005A10E8">
          <w:rPr>
            <w:rStyle w:val="Hyperlink1"/>
          </w:rPr>
          <w:t>of</w:t>
        </w:r>
        <w:proofErr w:type="spellEnd"/>
        <w:r w:rsidR="00F43BAB" w:rsidRPr="005A10E8">
          <w:rPr>
            <w:rStyle w:val="Hyperlink1"/>
          </w:rPr>
          <w:t xml:space="preserve"> cultural capital </w:t>
        </w:r>
        <w:proofErr w:type="spellStart"/>
        <w:r w:rsidR="00F43BAB" w:rsidRPr="005A10E8">
          <w:rPr>
            <w:rStyle w:val="Hyperlink1"/>
          </w:rPr>
          <w:t>but</w:t>
        </w:r>
        <w:proofErr w:type="spellEnd"/>
        <w:r w:rsidR="00F43BAB" w:rsidRPr="005A10E8">
          <w:rPr>
            <w:rStyle w:val="Hyperlink1"/>
          </w:rPr>
          <w:t xml:space="preserve"> </w:t>
        </w:r>
        <w:proofErr w:type="spellStart"/>
        <w:r w:rsidR="00F43BAB" w:rsidRPr="005A10E8">
          <w:rPr>
            <w:rStyle w:val="Hyperlink1"/>
          </w:rPr>
          <w:t>not</w:t>
        </w:r>
        <w:proofErr w:type="spellEnd"/>
        <w:r w:rsidR="00F43BAB" w:rsidRPr="005A10E8">
          <w:rPr>
            <w:rStyle w:val="Hyperlink1"/>
          </w:rPr>
          <w:t xml:space="preserve"> </w:t>
        </w:r>
        <w:proofErr w:type="spellStart"/>
        <w:r w:rsidR="00F43BAB" w:rsidRPr="005A10E8">
          <w:rPr>
            <w:rStyle w:val="Hyperlink1"/>
          </w:rPr>
          <w:t>excessive</w:t>
        </w:r>
        <w:proofErr w:type="spellEnd"/>
        <w:r w:rsidR="00F43BAB" w:rsidRPr="005A10E8">
          <w:rPr>
            <w:rStyle w:val="Hyperlink1"/>
          </w:rPr>
          <w:t xml:space="preserve"> </w:t>
        </w:r>
        <w:proofErr w:type="spellStart"/>
        <w:r w:rsidR="00F43BAB" w:rsidRPr="005A10E8">
          <w:rPr>
            <w:rStyle w:val="Hyperlink1"/>
          </w:rPr>
          <w:t>incomes</w:t>
        </w:r>
        <w:proofErr w:type="spellEnd"/>
        <w:r w:rsidR="00F43BAB" w:rsidRPr="005A10E8">
          <w:rPr>
            <w:rStyle w:val="Hyperlink1"/>
          </w:rPr>
          <w:t xml:space="preserve"> (</w:t>
        </w:r>
        <w:proofErr w:type="spellStart"/>
        <w:r w:rsidR="00F43BAB" w:rsidRPr="005A10E8">
          <w:rPr>
            <w:rStyle w:val="Hyperlink1"/>
          </w:rPr>
          <w:t>e.g</w:t>
        </w:r>
        <w:proofErr w:type="spellEnd"/>
        <w:r w:rsidR="00F43BAB" w:rsidRPr="005A10E8">
          <w:rPr>
            <w:rStyle w:val="Hyperlink1"/>
          </w:rPr>
          <w:t xml:space="preserve">., </w:t>
        </w:r>
        <w:proofErr w:type="spellStart"/>
        <w:r w:rsidR="00F43BAB" w:rsidRPr="005A10E8">
          <w:rPr>
            <w:rStyle w:val="Hyperlink1"/>
          </w:rPr>
          <w:t>professors</w:t>
        </w:r>
        <w:proofErr w:type="spellEnd"/>
        <w:r w:rsidR="00F43BAB" w:rsidRPr="005A10E8">
          <w:rPr>
            <w:rStyle w:val="Hyperlink1"/>
          </w:rPr>
          <w:t xml:space="preserve">), as </w:t>
        </w:r>
        <w:proofErr w:type="spellStart"/>
        <w:r w:rsidR="00F43BAB" w:rsidRPr="005A10E8">
          <w:rPr>
            <w:rStyle w:val="Hyperlink1"/>
          </w:rPr>
          <w:t>well</w:t>
        </w:r>
        <w:proofErr w:type="spellEnd"/>
        <w:r w:rsidR="00F43BAB" w:rsidRPr="005A10E8">
          <w:rPr>
            <w:rStyle w:val="Hyperlink1"/>
          </w:rPr>
          <w:t xml:space="preserve"> as </w:t>
        </w:r>
        <w:proofErr w:type="spellStart"/>
        <w:r w:rsidR="00F43BAB" w:rsidRPr="005A10E8">
          <w:rPr>
            <w:rStyle w:val="Hyperlink1"/>
          </w:rPr>
          <w:t>people</w:t>
        </w:r>
        <w:proofErr w:type="spellEnd"/>
        <w:r w:rsidR="00F43BAB" w:rsidRPr="005A10E8">
          <w:rPr>
            <w:rStyle w:val="Hyperlink1"/>
          </w:rPr>
          <w:t xml:space="preserve"> </w:t>
        </w:r>
        <w:proofErr w:type="spellStart"/>
        <w:r w:rsidR="00F43BAB" w:rsidRPr="005A10E8">
          <w:rPr>
            <w:rStyle w:val="Hyperlink1"/>
          </w:rPr>
          <w:t>with</w:t>
        </w:r>
        <w:proofErr w:type="spellEnd"/>
        <w:r w:rsidR="00F43BAB" w:rsidRPr="005A10E8">
          <w:rPr>
            <w:rStyle w:val="Hyperlink1"/>
          </w:rPr>
          <w:t xml:space="preserve"> </w:t>
        </w:r>
        <w:proofErr w:type="spellStart"/>
        <w:r w:rsidR="00F43BAB" w:rsidRPr="005A10E8">
          <w:rPr>
            <w:rStyle w:val="Hyperlink1"/>
          </w:rPr>
          <w:t>higher</w:t>
        </w:r>
        <w:proofErr w:type="spellEnd"/>
        <w:r w:rsidR="00F43BAB" w:rsidRPr="005A10E8">
          <w:rPr>
            <w:rStyle w:val="Hyperlink1"/>
          </w:rPr>
          <w:t xml:space="preserve"> </w:t>
        </w:r>
        <w:proofErr w:type="spellStart"/>
        <w:r w:rsidR="00F43BAB" w:rsidRPr="005A10E8">
          <w:rPr>
            <w:rStyle w:val="Hyperlink1"/>
          </w:rPr>
          <w:t>incomes</w:t>
        </w:r>
        <w:proofErr w:type="spellEnd"/>
        <w:r w:rsidR="00F43BAB" w:rsidRPr="005A10E8">
          <w:rPr>
            <w:rStyle w:val="Hyperlink1"/>
          </w:rPr>
          <w:t xml:space="preserve"> </w:t>
        </w:r>
        <w:proofErr w:type="spellStart"/>
        <w:r w:rsidR="00F43BAB" w:rsidRPr="005A10E8">
          <w:rPr>
            <w:rStyle w:val="Hyperlink1"/>
          </w:rPr>
          <w:t>but</w:t>
        </w:r>
        <w:proofErr w:type="spellEnd"/>
        <w:r w:rsidR="00F43BAB" w:rsidRPr="005A10E8">
          <w:rPr>
            <w:rStyle w:val="Hyperlink1"/>
          </w:rPr>
          <w:t xml:space="preserve"> </w:t>
        </w:r>
        <w:proofErr w:type="spellStart"/>
        <w:r w:rsidR="00F43BAB" w:rsidRPr="005A10E8">
          <w:rPr>
            <w:rStyle w:val="Hyperlink1"/>
          </w:rPr>
          <w:t>not</w:t>
        </w:r>
        <w:proofErr w:type="spellEnd"/>
        <w:r w:rsidR="00F43BAB" w:rsidRPr="005A10E8">
          <w:rPr>
            <w:rStyle w:val="Hyperlink1"/>
          </w:rPr>
          <w:t xml:space="preserve"> </w:t>
        </w:r>
        <w:proofErr w:type="spellStart"/>
        <w:r w:rsidR="00F43BAB" w:rsidRPr="005A10E8">
          <w:rPr>
            <w:rStyle w:val="Hyperlink1"/>
          </w:rPr>
          <w:t>necessarily</w:t>
        </w:r>
        <w:proofErr w:type="spellEnd"/>
        <w:r w:rsidR="00F43BAB" w:rsidRPr="005A10E8">
          <w:rPr>
            <w:rStyle w:val="Hyperlink1"/>
          </w:rPr>
          <w:t xml:space="preserve"> </w:t>
        </w:r>
        <w:proofErr w:type="spellStart"/>
        <w:r w:rsidR="00F43BAB" w:rsidRPr="005A10E8">
          <w:rPr>
            <w:rStyle w:val="Hyperlink1"/>
          </w:rPr>
          <w:t>much</w:t>
        </w:r>
        <w:proofErr w:type="spellEnd"/>
        <w:r w:rsidR="00F43BAB" w:rsidRPr="005A10E8">
          <w:rPr>
            <w:rStyle w:val="Hyperlink1"/>
          </w:rPr>
          <w:t xml:space="preserve"> formal </w:t>
        </w:r>
        <w:proofErr w:type="spellStart"/>
        <w:r w:rsidR="00F43BAB" w:rsidRPr="005A10E8">
          <w:rPr>
            <w:rStyle w:val="Hyperlink1"/>
          </w:rPr>
          <w:t>education</w:t>
        </w:r>
        <w:proofErr w:type="spellEnd"/>
        <w:r w:rsidR="00F43BAB" w:rsidRPr="005A10E8">
          <w:rPr>
            <w:rStyle w:val="Hyperlink1"/>
          </w:rPr>
          <w:t xml:space="preserve"> (</w:t>
        </w:r>
        <w:proofErr w:type="spellStart"/>
        <w:r w:rsidR="00F43BAB" w:rsidRPr="005A10E8">
          <w:rPr>
            <w:rStyle w:val="Hyperlink1"/>
          </w:rPr>
          <w:t>e.g</w:t>
        </w:r>
        <w:proofErr w:type="spellEnd"/>
        <w:r w:rsidR="00F43BAB" w:rsidRPr="005A10E8">
          <w:rPr>
            <w:rStyle w:val="Hyperlink1"/>
          </w:rPr>
          <w:t xml:space="preserve">., </w:t>
        </w:r>
        <w:proofErr w:type="spellStart"/>
        <w:r w:rsidR="00F43BAB" w:rsidRPr="005A10E8">
          <w:rPr>
            <w:rStyle w:val="Hyperlink1"/>
          </w:rPr>
          <w:t>successful</w:t>
        </w:r>
        <w:proofErr w:type="spellEnd"/>
        <w:r w:rsidR="00F43BAB" w:rsidRPr="005A10E8">
          <w:rPr>
            <w:rStyle w:val="Hyperlink1"/>
          </w:rPr>
          <w:t xml:space="preserve"> </w:t>
        </w:r>
        <w:proofErr w:type="spellStart"/>
        <w:r w:rsidR="00F43BAB" w:rsidRPr="005A10E8">
          <w:rPr>
            <w:rStyle w:val="Hyperlink1"/>
          </w:rPr>
          <w:t>entrepreneurs</w:t>
        </w:r>
        <w:proofErr w:type="spellEnd"/>
        <w:r w:rsidR="00F43BAB" w:rsidRPr="005A10E8">
          <w:rPr>
            <w:rStyle w:val="Hyperlink1"/>
          </w:rPr>
          <w:t xml:space="preserve">; </w:t>
        </w:r>
        <w:commentRangeStart w:id="11"/>
        <w:proofErr w:type="spellStart"/>
        <w:r w:rsidR="00F43BAB" w:rsidRPr="005A10E8">
          <w:rPr>
            <w:rStyle w:val="Hyperlink1"/>
          </w:rPr>
          <w:t>Flemmen</w:t>
        </w:r>
        <w:proofErr w:type="spellEnd"/>
        <w:r w:rsidR="00F43BAB" w:rsidRPr="005A10E8">
          <w:rPr>
            <w:rStyle w:val="Hyperlink1"/>
          </w:rPr>
          <w:t xml:space="preserve"> et al. 2017</w:t>
        </w:r>
        <w:commentRangeEnd w:id="11"/>
        <w:r w:rsidR="00F43BAB">
          <w:rPr>
            <w:rStyle w:val="CommentReference"/>
            <w:rFonts w:ascii="Times New Roman" w:hAnsi="Times New Roman" w:cs="Times New Roman"/>
            <w:color w:val="auto"/>
            <w14:textOutline w14:w="0" w14:cap="rnd" w14:cmpd="sng" w14:algn="ctr">
              <w14:noFill/>
              <w14:prstDash w14:val="solid"/>
              <w14:bevel/>
            </w14:textOutline>
          </w:rPr>
          <w:commentReference w:id="11"/>
        </w:r>
        <w:r w:rsidR="00F43BAB" w:rsidRPr="005A10E8">
          <w:rPr>
            <w:rStyle w:val="Hyperlink1"/>
          </w:rPr>
          <w:t xml:space="preserve">). </w:t>
        </w:r>
        <w:proofErr w:type="spellStart"/>
        <w:r w:rsidR="00F43BAB" w:rsidRPr="005A10E8">
          <w:rPr>
            <w:rStyle w:val="Hyperlink1"/>
          </w:rPr>
          <w:t>Even</w:t>
        </w:r>
        <w:proofErr w:type="spellEnd"/>
        <w:r w:rsidR="00F43BAB" w:rsidRPr="005A10E8">
          <w:rPr>
            <w:rStyle w:val="Hyperlink1"/>
          </w:rPr>
          <w:t xml:space="preserve"> more </w:t>
        </w:r>
        <w:proofErr w:type="spellStart"/>
        <w:r w:rsidR="00F43BAB" w:rsidRPr="005A10E8">
          <w:rPr>
            <w:rStyle w:val="Hyperlink1"/>
          </w:rPr>
          <w:t>importantly</w:t>
        </w:r>
        <w:proofErr w:type="spellEnd"/>
        <w:r w:rsidR="00F43BAB" w:rsidRPr="005A10E8">
          <w:rPr>
            <w:rStyle w:val="Hyperlink1"/>
          </w:rPr>
          <w:t xml:space="preserve">, Bourdieu </w:t>
        </w:r>
        <w:proofErr w:type="spellStart"/>
        <w:r w:rsidR="00F43BAB" w:rsidRPr="005A10E8">
          <w:rPr>
            <w:rStyle w:val="Hyperlink1"/>
          </w:rPr>
          <w:t>emphasized</w:t>
        </w:r>
        <w:proofErr w:type="spellEnd"/>
        <w:r w:rsidR="00F43BAB" w:rsidRPr="005A10E8">
          <w:rPr>
            <w:rStyle w:val="Hyperlink1"/>
          </w:rPr>
          <w:t xml:space="preserve"> </w:t>
        </w:r>
        <w:proofErr w:type="spellStart"/>
        <w:r w:rsidR="00F43BAB" w:rsidRPr="005A10E8">
          <w:rPr>
            <w:rStyle w:val="Hyperlink1"/>
          </w:rPr>
          <w:t>the</w:t>
        </w:r>
        <w:proofErr w:type="spellEnd"/>
        <w:r w:rsidR="00F43BAB" w:rsidRPr="005A10E8">
          <w:rPr>
            <w:rStyle w:val="Hyperlink1"/>
          </w:rPr>
          <w:t xml:space="preserve"> </w:t>
        </w:r>
        <w:proofErr w:type="spellStart"/>
        <w:r w:rsidR="00F43BAB" w:rsidRPr="005A10E8">
          <w:rPr>
            <w:rStyle w:val="Hyperlink1"/>
          </w:rPr>
          <w:t>embodied</w:t>
        </w:r>
        <w:proofErr w:type="spellEnd"/>
        <w:r w:rsidR="00F43BAB" w:rsidRPr="005A10E8">
          <w:rPr>
            <w:rStyle w:val="Hyperlink1"/>
          </w:rPr>
          <w:t xml:space="preserve"> </w:t>
        </w:r>
        <w:proofErr w:type="spellStart"/>
        <w:r w:rsidR="00F43BAB" w:rsidRPr="005A10E8">
          <w:rPr>
            <w:rStyle w:val="Hyperlink1"/>
          </w:rPr>
          <w:t>nature</w:t>
        </w:r>
        <w:proofErr w:type="spellEnd"/>
        <w:r w:rsidR="00F43BAB" w:rsidRPr="005A10E8">
          <w:rPr>
            <w:rStyle w:val="Hyperlink1"/>
          </w:rPr>
          <w:t xml:space="preserve"> </w:t>
        </w:r>
        <w:proofErr w:type="spellStart"/>
        <w:r w:rsidR="00F43BAB" w:rsidRPr="005A10E8">
          <w:rPr>
            <w:rStyle w:val="Hyperlink1"/>
          </w:rPr>
          <w:t>of</w:t>
        </w:r>
        <w:proofErr w:type="spellEnd"/>
        <w:r w:rsidR="00F43BAB" w:rsidRPr="005A10E8">
          <w:rPr>
            <w:rStyle w:val="Hyperlink1"/>
          </w:rPr>
          <w:t xml:space="preserve"> social </w:t>
        </w:r>
        <w:proofErr w:type="spellStart"/>
        <w:r w:rsidR="00F43BAB" w:rsidRPr="005A10E8">
          <w:rPr>
            <w:rStyle w:val="Hyperlink1"/>
          </w:rPr>
          <w:t>class</w:t>
        </w:r>
        <w:proofErr w:type="spellEnd"/>
        <w:r w:rsidR="00F43BAB" w:rsidRPr="005A10E8">
          <w:rPr>
            <w:rStyle w:val="Hyperlink1"/>
          </w:rPr>
          <w:t xml:space="preserve">: </w:t>
        </w:r>
        <w:proofErr w:type="spellStart"/>
        <w:r w:rsidR="00F43BAB" w:rsidRPr="005A10E8">
          <w:rPr>
            <w:rStyle w:val="Hyperlink1"/>
          </w:rPr>
          <w:t>clothing</w:t>
        </w:r>
        <w:proofErr w:type="spellEnd"/>
        <w:r w:rsidR="00F43BAB" w:rsidRPr="005A10E8">
          <w:rPr>
            <w:rStyle w:val="Hyperlink1"/>
          </w:rPr>
          <w:t xml:space="preserve"> and </w:t>
        </w:r>
        <w:proofErr w:type="spellStart"/>
        <w:r w:rsidR="00F43BAB" w:rsidRPr="005A10E8">
          <w:rPr>
            <w:rStyle w:val="Hyperlink1"/>
          </w:rPr>
          <w:t>physical</w:t>
        </w:r>
        <w:proofErr w:type="spellEnd"/>
        <w:r w:rsidR="00F43BAB" w:rsidRPr="005A10E8">
          <w:rPr>
            <w:rStyle w:val="Hyperlink1"/>
          </w:rPr>
          <w:t xml:space="preserve"> </w:t>
        </w:r>
        <w:proofErr w:type="spellStart"/>
        <w:r w:rsidR="00F43BAB" w:rsidRPr="005A10E8">
          <w:rPr>
            <w:rStyle w:val="Hyperlink1"/>
          </w:rPr>
          <w:t>appearance</w:t>
        </w:r>
        <w:proofErr w:type="spellEnd"/>
        <w:r w:rsidR="00F43BAB" w:rsidRPr="005A10E8">
          <w:rPr>
            <w:rStyle w:val="Hyperlink1"/>
          </w:rPr>
          <w:t xml:space="preserve"> can </w:t>
        </w:r>
        <w:proofErr w:type="spellStart"/>
        <w:r w:rsidR="00F43BAB" w:rsidRPr="005A10E8">
          <w:rPr>
            <w:rStyle w:val="Hyperlink1"/>
          </w:rPr>
          <w:t>provide</w:t>
        </w:r>
        <w:proofErr w:type="spellEnd"/>
        <w:r w:rsidR="00F43BAB" w:rsidRPr="005A10E8">
          <w:rPr>
            <w:rStyle w:val="Hyperlink1"/>
          </w:rPr>
          <w:t xml:space="preserve"> social </w:t>
        </w:r>
        <w:proofErr w:type="spellStart"/>
        <w:r w:rsidR="00F43BAB" w:rsidRPr="005A10E8">
          <w:rPr>
            <w:rStyle w:val="Hyperlink1"/>
          </w:rPr>
          <w:t>markers</w:t>
        </w:r>
        <w:proofErr w:type="spellEnd"/>
        <w:r w:rsidR="00F43BAB" w:rsidRPr="005A10E8">
          <w:rPr>
            <w:rStyle w:val="Hyperlink1"/>
          </w:rPr>
          <w:t xml:space="preserve"> </w:t>
        </w:r>
        <w:proofErr w:type="spellStart"/>
        <w:r w:rsidR="00F43BAB" w:rsidRPr="005A10E8">
          <w:rPr>
            <w:rStyle w:val="Hyperlink1"/>
          </w:rPr>
          <w:t>that</w:t>
        </w:r>
        <w:proofErr w:type="spellEnd"/>
        <w:r w:rsidR="00F43BAB" w:rsidRPr="005A10E8">
          <w:rPr>
            <w:rStyle w:val="Hyperlink1"/>
          </w:rPr>
          <w:t xml:space="preserve"> </w:t>
        </w:r>
        <w:proofErr w:type="spellStart"/>
        <w:r w:rsidR="00F43BAB" w:rsidRPr="005A10E8">
          <w:rPr>
            <w:rStyle w:val="Hyperlink1"/>
          </w:rPr>
          <w:t>sort</w:t>
        </w:r>
        <w:proofErr w:type="spellEnd"/>
        <w:r w:rsidR="00F43BAB" w:rsidRPr="005A10E8">
          <w:rPr>
            <w:rStyle w:val="Hyperlink1"/>
          </w:rPr>
          <w:t xml:space="preserve"> </w:t>
        </w:r>
        <w:proofErr w:type="spellStart"/>
        <w:r w:rsidR="00F43BAB" w:rsidRPr="005A10E8">
          <w:rPr>
            <w:rStyle w:val="Hyperlink1"/>
          </w:rPr>
          <w:t>different</w:t>
        </w:r>
        <w:proofErr w:type="spellEnd"/>
        <w:r w:rsidR="00F43BAB" w:rsidRPr="005A10E8">
          <w:rPr>
            <w:rStyle w:val="Hyperlink1"/>
          </w:rPr>
          <w:t xml:space="preserve"> social </w:t>
        </w:r>
        <w:proofErr w:type="spellStart"/>
        <w:r w:rsidR="00F43BAB" w:rsidRPr="005A10E8">
          <w:rPr>
            <w:rStyle w:val="Hyperlink1"/>
          </w:rPr>
          <w:t>classes</w:t>
        </w:r>
        <w:proofErr w:type="spellEnd"/>
        <w:r w:rsidR="00F43BAB">
          <w:rPr>
            <w:rStyle w:val="Hyperlink1"/>
          </w:rPr>
          <w:t>,</w:t>
        </w:r>
        <w:r w:rsidR="00F43BAB" w:rsidRPr="005A10E8">
          <w:rPr>
            <w:rStyle w:val="Hyperlink1"/>
          </w:rPr>
          <w:t xml:space="preserve"> </w:t>
        </w:r>
        <w:proofErr w:type="spellStart"/>
        <w:r w:rsidR="00F43BAB" w:rsidRPr="005A10E8">
          <w:rPr>
            <w:rStyle w:val="Hyperlink1"/>
          </w:rPr>
          <w:t>according</w:t>
        </w:r>
        <w:proofErr w:type="spellEnd"/>
        <w:r w:rsidR="00F43BAB" w:rsidRPr="005A10E8">
          <w:rPr>
            <w:rStyle w:val="Hyperlink1"/>
          </w:rPr>
          <w:t xml:space="preserve"> </w:t>
        </w:r>
        <w:proofErr w:type="spellStart"/>
        <w:r w:rsidR="00F43BAB" w:rsidRPr="005A10E8">
          <w:rPr>
            <w:rStyle w:val="Hyperlink1"/>
          </w:rPr>
          <w:t>to</w:t>
        </w:r>
        <w:proofErr w:type="spellEnd"/>
        <w:r w:rsidR="00F43BAB" w:rsidRPr="005A10E8">
          <w:rPr>
            <w:rStyle w:val="Hyperlink1"/>
          </w:rPr>
          <w:t xml:space="preserve"> </w:t>
        </w:r>
        <w:proofErr w:type="spellStart"/>
        <w:r w:rsidR="00F43BAB" w:rsidRPr="005A10E8">
          <w:rPr>
            <w:rStyle w:val="Hyperlink1"/>
          </w:rPr>
          <w:t>how</w:t>
        </w:r>
        <w:proofErr w:type="spellEnd"/>
        <w:r w:rsidR="00F43BAB" w:rsidRPr="005A10E8">
          <w:rPr>
            <w:rStyle w:val="Hyperlink1"/>
          </w:rPr>
          <w:t xml:space="preserve"> </w:t>
        </w:r>
        <w:proofErr w:type="spellStart"/>
        <w:r w:rsidR="00F43BAB" w:rsidRPr="005A10E8">
          <w:rPr>
            <w:rStyle w:val="Hyperlink1"/>
          </w:rPr>
          <w:t>individuals</w:t>
        </w:r>
        <w:proofErr w:type="spellEnd"/>
        <w:r w:rsidR="00F43BAB" w:rsidRPr="005A10E8">
          <w:rPr>
            <w:rStyle w:val="Hyperlink1"/>
          </w:rPr>
          <w:t xml:space="preserve"> </w:t>
        </w:r>
        <w:proofErr w:type="spellStart"/>
        <w:r w:rsidR="00F43BAB" w:rsidRPr="005A10E8">
          <w:rPr>
            <w:rStyle w:val="Hyperlink1"/>
          </w:rPr>
          <w:t>dress</w:t>
        </w:r>
        <w:proofErr w:type="spellEnd"/>
        <w:r w:rsidR="00F43BAB" w:rsidRPr="005A10E8">
          <w:rPr>
            <w:rStyle w:val="Hyperlink1"/>
          </w:rPr>
          <w:t xml:space="preserve"> and look (Bourdieu, 1984).</w:t>
        </w:r>
      </w:ins>
      <w:del w:id="12" w:author="Dr. Amy R." w:date="2023-01-28T14:10:00Z">
        <w:r w:rsidDel="00F43BAB">
          <w:rPr>
            <w:color w:val="4A86E8"/>
            <w:u w:color="4A86E8"/>
          </w:rPr>
          <w:delText>An alternative approach that links physical appearance and inequality is the Bourdieusian approach. According to this framework, social classes are based on different types of capital: economic capital (e.g., wealth and income), cultural capital (e.g., educational qualifications, attitudes towards art, culture, clothing and physical appearance),  and social capital (e.g., social relations), the composition and volume of which varies from one social class to another (Bourdieu, 1984; 1986). Thus, for example, the upper class might comprise individuals with relatively higher levels of cultural capital but not excessive incomes (e.g., professors), but also people with higher incomes but not necessarily much formal education (e.g., successful entrepreneurs; Flemmen et al. 2017). Even more importantly, Bourdieu emphasized the embodied nature of social class: clothing and physical appearance can provide social markers that sort different social classes according to how individuals dress and look (Bourdieu, 1984).</w:delText>
        </w:r>
      </w:del>
      <w:r>
        <w:rPr>
          <w:color w:val="4A86E8"/>
          <w:u w:color="4A86E8"/>
        </w:rPr>
        <w:t xml:space="preserve"> </w:t>
      </w:r>
    </w:p>
    <w:p w14:paraId="3025E80D" w14:textId="77777777" w:rsidR="00F43BAB" w:rsidRPr="005A10E8" w:rsidRDefault="00F43BAB" w:rsidP="00F43BAB">
      <w:pPr>
        <w:pStyle w:val="Body"/>
        <w:spacing w:before="200" w:after="200"/>
        <w:jc w:val="both"/>
        <w:rPr>
          <w:ins w:id="13" w:author="Dr. Amy R." w:date="2023-01-28T14:12:00Z"/>
        </w:rPr>
      </w:pPr>
      <w:proofErr w:type="spellStart"/>
      <w:ins w:id="14" w:author="Dr. Amy R." w:date="2023-01-28T14:12:00Z">
        <w:r w:rsidRPr="005A10E8">
          <w:rPr>
            <w:rStyle w:val="Hyperlink1"/>
          </w:rPr>
          <w:lastRenderedPageBreak/>
          <w:t>All</w:t>
        </w:r>
        <w:proofErr w:type="spellEnd"/>
        <w:r w:rsidRPr="005A10E8">
          <w:rPr>
            <w:rStyle w:val="Hyperlink1"/>
          </w:rPr>
          <w:t xml:space="preserve"> in </w:t>
        </w:r>
        <w:proofErr w:type="spellStart"/>
        <w:r w:rsidRPr="005A10E8">
          <w:rPr>
            <w:rStyle w:val="Hyperlink1"/>
          </w:rPr>
          <w:t>all</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Bourdieusian</w:t>
        </w:r>
        <w:proofErr w:type="spellEnd"/>
        <w:r w:rsidRPr="005A10E8">
          <w:rPr>
            <w:rStyle w:val="Hyperlink1"/>
          </w:rPr>
          <w:t xml:space="preserve"> </w:t>
        </w:r>
        <w:proofErr w:type="spellStart"/>
        <w:r w:rsidRPr="005A10E8">
          <w:rPr>
            <w:rStyle w:val="Hyperlink1"/>
          </w:rPr>
          <w:t>approach</w:t>
        </w:r>
        <w:proofErr w:type="spellEnd"/>
        <w:r w:rsidRPr="005A10E8">
          <w:rPr>
            <w:rStyle w:val="Hyperlink1"/>
          </w:rPr>
          <w:t xml:space="preserve"> </w:t>
        </w:r>
        <w:proofErr w:type="spellStart"/>
        <w:r w:rsidRPr="005A10E8">
          <w:rPr>
            <w:rStyle w:val="Hyperlink1"/>
          </w:rPr>
          <w:t>consistently</w:t>
        </w:r>
        <w:proofErr w:type="spellEnd"/>
        <w:r w:rsidRPr="005A10E8">
          <w:rPr>
            <w:rStyle w:val="Hyperlink1"/>
          </w:rPr>
          <w:t xml:space="preserve"> </w:t>
        </w:r>
        <w:proofErr w:type="spellStart"/>
        <w:r w:rsidRPr="005A10E8">
          <w:rPr>
            <w:rStyle w:val="Hyperlink1"/>
          </w:rPr>
          <w:t>makes</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case </w:t>
        </w:r>
        <w:proofErr w:type="spellStart"/>
        <w:r w:rsidRPr="005A10E8">
          <w:rPr>
            <w:rStyle w:val="Hyperlink1"/>
          </w:rPr>
          <w:t>that</w:t>
        </w:r>
        <w:proofErr w:type="spellEnd"/>
        <w:r w:rsidRPr="005A10E8">
          <w:rPr>
            <w:rStyle w:val="Hyperlink1"/>
          </w:rPr>
          <w:t xml:space="preserve"> social </w:t>
        </w:r>
        <w:proofErr w:type="spellStart"/>
        <w:r w:rsidRPr="005A10E8">
          <w:rPr>
            <w:rStyle w:val="Hyperlink1"/>
          </w:rPr>
          <w:t>class</w:t>
        </w:r>
        <w:proofErr w:type="spellEnd"/>
        <w:r w:rsidRPr="005A10E8">
          <w:rPr>
            <w:rStyle w:val="Hyperlink1"/>
          </w:rPr>
          <w:t xml:space="preserve"> </w:t>
        </w:r>
        <w:proofErr w:type="spellStart"/>
        <w:r w:rsidRPr="005A10E8">
          <w:rPr>
            <w:rStyle w:val="Hyperlink1"/>
          </w:rPr>
          <w:t>is</w:t>
        </w:r>
        <w:proofErr w:type="spellEnd"/>
        <w:r w:rsidRPr="005A10E8">
          <w:rPr>
            <w:rStyle w:val="Hyperlink1"/>
          </w:rPr>
          <w:t xml:space="preserve"> </w:t>
        </w:r>
        <w:proofErr w:type="spellStart"/>
        <w:r w:rsidRPr="005A10E8">
          <w:rPr>
            <w:rStyle w:val="Hyperlink1"/>
          </w:rPr>
          <w:t>embodied</w:t>
        </w:r>
        <w:proofErr w:type="spellEnd"/>
        <w:r w:rsidRPr="005A10E8">
          <w:rPr>
            <w:rStyle w:val="Hyperlink1"/>
          </w:rPr>
          <w:t xml:space="preserve">. </w:t>
        </w:r>
        <w:proofErr w:type="spellStart"/>
        <w:r w:rsidRPr="005A10E8">
          <w:rPr>
            <w:rStyle w:val="Hyperlink1"/>
          </w:rPr>
          <w:t>Thus</w:t>
        </w:r>
        <w:proofErr w:type="spellEnd"/>
        <w:r w:rsidRPr="005A10E8">
          <w:rPr>
            <w:rStyle w:val="Hyperlink1"/>
          </w:rPr>
          <w:t xml:space="preserve">, </w:t>
        </w:r>
        <w:proofErr w:type="spellStart"/>
        <w:r w:rsidRPr="005A10E8">
          <w:rPr>
            <w:rStyle w:val="Hyperlink1"/>
          </w:rPr>
          <w:t>people</w:t>
        </w:r>
        <w:proofErr w:type="spellEnd"/>
        <w:r w:rsidRPr="005A10E8">
          <w:rPr>
            <w:rStyle w:val="Hyperlink1"/>
          </w:rPr>
          <w:t xml:space="preserve"> </w:t>
        </w:r>
        <w:proofErr w:type="spellStart"/>
        <w:r w:rsidRPr="005A10E8">
          <w:rPr>
            <w:rStyle w:val="Hyperlink1"/>
          </w:rPr>
          <w:t>not</w:t>
        </w:r>
        <w:proofErr w:type="spellEnd"/>
        <w:r w:rsidRPr="005A10E8">
          <w:rPr>
            <w:rStyle w:val="Hyperlink1"/>
          </w:rPr>
          <w:t xml:space="preserve"> </w:t>
        </w:r>
        <w:proofErr w:type="spellStart"/>
        <w:r w:rsidRPr="005A10E8">
          <w:rPr>
            <w:rStyle w:val="Hyperlink1"/>
          </w:rPr>
          <w:t>only</w:t>
        </w:r>
        <w:proofErr w:type="spellEnd"/>
        <w:r w:rsidRPr="005A10E8">
          <w:rPr>
            <w:rStyle w:val="Hyperlink1"/>
          </w:rPr>
          <w:t xml:space="preserve"> </w:t>
        </w:r>
        <w:proofErr w:type="spellStart"/>
        <w:r w:rsidRPr="005A10E8">
          <w:rPr>
            <w:rStyle w:val="Hyperlink1"/>
          </w:rPr>
          <w:t>express</w:t>
        </w:r>
        <w:proofErr w:type="spellEnd"/>
        <w:r w:rsidRPr="005A10E8">
          <w:rPr>
            <w:rStyle w:val="Hyperlink1"/>
          </w:rPr>
          <w:t xml:space="preserve"> their </w:t>
        </w:r>
        <w:proofErr w:type="spellStart"/>
        <w:r w:rsidRPr="005A10E8">
          <w:rPr>
            <w:rStyle w:val="Hyperlink1"/>
          </w:rPr>
          <w:t>own</w:t>
        </w:r>
        <w:proofErr w:type="spellEnd"/>
        <w:r w:rsidRPr="005A10E8">
          <w:rPr>
            <w:rStyle w:val="Hyperlink1"/>
          </w:rPr>
          <w:t xml:space="preserve"> social </w:t>
        </w:r>
        <w:proofErr w:type="spellStart"/>
        <w:r w:rsidRPr="005A10E8">
          <w:rPr>
            <w:rStyle w:val="Hyperlink1"/>
          </w:rPr>
          <w:t>class</w:t>
        </w:r>
        <w:proofErr w:type="spellEnd"/>
        <w:r w:rsidRPr="005A10E8">
          <w:rPr>
            <w:rStyle w:val="Hyperlink1"/>
          </w:rPr>
          <w:t xml:space="preserve"> </w:t>
        </w:r>
        <w:proofErr w:type="spellStart"/>
        <w:r w:rsidRPr="005A10E8">
          <w:rPr>
            <w:rStyle w:val="Hyperlink1"/>
          </w:rPr>
          <w:t>through</w:t>
        </w:r>
        <w:proofErr w:type="spellEnd"/>
        <w:r w:rsidRPr="005A10E8">
          <w:rPr>
            <w:rStyle w:val="Hyperlink1"/>
          </w:rPr>
          <w:t xml:space="preserve"> their </w:t>
        </w:r>
        <w:proofErr w:type="spellStart"/>
        <w:r w:rsidRPr="005A10E8">
          <w:rPr>
            <w:rStyle w:val="Hyperlink1"/>
          </w:rPr>
          <w:t>appearance</w:t>
        </w:r>
        <w:proofErr w:type="spellEnd"/>
        <w:r w:rsidRPr="005A10E8">
          <w:rPr>
            <w:rStyle w:val="Hyperlink1"/>
          </w:rPr>
          <w:t xml:space="preserve"> </w:t>
        </w:r>
        <w:proofErr w:type="spellStart"/>
        <w:r w:rsidRPr="005A10E8">
          <w:rPr>
            <w:rStyle w:val="Hyperlink1"/>
          </w:rPr>
          <w:t>but</w:t>
        </w:r>
        <w:proofErr w:type="spellEnd"/>
        <w:r w:rsidRPr="005A10E8">
          <w:rPr>
            <w:rStyle w:val="Hyperlink1"/>
          </w:rPr>
          <w:t xml:space="preserve"> </w:t>
        </w:r>
        <w:proofErr w:type="spellStart"/>
        <w:r w:rsidRPr="005A10E8">
          <w:rPr>
            <w:rStyle w:val="Hyperlink1"/>
          </w:rPr>
          <w:t>also</w:t>
        </w:r>
        <w:proofErr w:type="spellEnd"/>
        <w:r w:rsidRPr="005A10E8">
          <w:rPr>
            <w:rStyle w:val="Hyperlink1"/>
          </w:rPr>
          <w:t xml:space="preserve"> </w:t>
        </w:r>
        <w:proofErr w:type="spellStart"/>
        <w:r w:rsidRPr="005A10E8">
          <w:rPr>
            <w:rStyle w:val="Hyperlink1"/>
          </w:rPr>
          <w:t>make</w:t>
        </w:r>
        <w:proofErr w:type="spellEnd"/>
        <w:r w:rsidRPr="005A10E8">
          <w:rPr>
            <w:rStyle w:val="Hyperlink1"/>
          </w:rPr>
          <w:t xml:space="preserve"> </w:t>
        </w:r>
        <w:proofErr w:type="spellStart"/>
        <w:r w:rsidRPr="005A10E8">
          <w:rPr>
            <w:rStyle w:val="Hyperlink1"/>
          </w:rPr>
          <w:t>inferences</w:t>
        </w:r>
        <w:proofErr w:type="spellEnd"/>
        <w:r w:rsidRPr="005A10E8">
          <w:rPr>
            <w:rStyle w:val="Hyperlink1"/>
          </w:rPr>
          <w:t xml:space="preserve"> </w:t>
        </w:r>
        <w:proofErr w:type="spellStart"/>
        <w:r w:rsidRPr="005A10E8">
          <w:rPr>
            <w:rStyle w:val="Hyperlink1"/>
          </w:rPr>
          <w:t>about</w:t>
        </w:r>
        <w:proofErr w:type="spellEnd"/>
        <w:r w:rsidRPr="005A10E8">
          <w:rPr>
            <w:rStyle w:val="Hyperlink1"/>
          </w:rPr>
          <w:t xml:space="preserve"> </w:t>
        </w:r>
        <w:proofErr w:type="spellStart"/>
        <w:r w:rsidRPr="005A10E8">
          <w:rPr>
            <w:rStyle w:val="Hyperlink1"/>
          </w:rPr>
          <w:t>other</w:t>
        </w:r>
        <w:proofErr w:type="spellEnd"/>
        <w:r w:rsidRPr="005A10E8">
          <w:rPr>
            <w:rStyle w:val="Hyperlink1"/>
          </w:rPr>
          <w:t xml:space="preserve"> </w:t>
        </w:r>
        <w:proofErr w:type="spellStart"/>
        <w:r w:rsidRPr="005A10E8">
          <w:rPr>
            <w:rStyle w:val="Hyperlink1"/>
          </w:rPr>
          <w:t>people's</w:t>
        </w:r>
        <w:proofErr w:type="spellEnd"/>
        <w:r w:rsidRPr="005A10E8">
          <w:rPr>
            <w:rStyle w:val="Hyperlink1"/>
          </w:rPr>
          <w:t xml:space="preserve"> </w:t>
        </w:r>
        <w:proofErr w:type="spellStart"/>
        <w:r w:rsidRPr="005A10E8">
          <w:rPr>
            <w:rStyle w:val="Hyperlink1"/>
          </w:rPr>
          <w:t>class</w:t>
        </w:r>
        <w:proofErr w:type="spellEnd"/>
        <w:r w:rsidRPr="005A10E8">
          <w:rPr>
            <w:rStyle w:val="Hyperlink1"/>
          </w:rPr>
          <w:t xml:space="preserve"> </w:t>
        </w:r>
        <w:proofErr w:type="gramStart"/>
        <w:r w:rsidRPr="005A10E8">
          <w:rPr>
            <w:rStyle w:val="Hyperlink1"/>
          </w:rPr>
          <w:t>status</w:t>
        </w:r>
        <w:proofErr w:type="gramEnd"/>
        <w:r w:rsidRPr="005A10E8">
          <w:rPr>
            <w:rStyle w:val="Hyperlink1"/>
          </w:rPr>
          <w:t xml:space="preserve"> </w:t>
        </w:r>
        <w:proofErr w:type="spellStart"/>
        <w:r w:rsidRPr="005A10E8">
          <w:rPr>
            <w:rStyle w:val="Hyperlink1"/>
          </w:rPr>
          <w:t>based</w:t>
        </w:r>
        <w:proofErr w:type="spellEnd"/>
        <w:r w:rsidRPr="005A10E8">
          <w:rPr>
            <w:rStyle w:val="Hyperlink1"/>
          </w:rPr>
          <w:t xml:space="preserve"> </w:t>
        </w:r>
        <w:proofErr w:type="spellStart"/>
        <w:r w:rsidRPr="005A10E8">
          <w:rPr>
            <w:rStyle w:val="Hyperlink1"/>
          </w:rPr>
          <w:t>on</w:t>
        </w:r>
        <w:proofErr w:type="spellEnd"/>
        <w:r w:rsidRPr="005A10E8">
          <w:rPr>
            <w:rStyle w:val="Hyperlink1"/>
          </w:rPr>
          <w:t xml:space="preserve"> their</w:t>
        </w:r>
        <w:r>
          <w:rPr>
            <w:rStyle w:val="Hyperlink1"/>
          </w:rPr>
          <w:t xml:space="preserve"> </w:t>
        </w:r>
        <w:proofErr w:type="spellStart"/>
        <w:r>
          <w:rPr>
            <w:rStyle w:val="Hyperlink1"/>
          </w:rPr>
          <w:t>own</w:t>
        </w:r>
        <w:proofErr w:type="spellEnd"/>
        <w:r w:rsidRPr="005A10E8">
          <w:rPr>
            <w:rStyle w:val="Hyperlink1"/>
          </w:rPr>
          <w:t xml:space="preserve">. </w:t>
        </w:r>
        <w:proofErr w:type="spellStart"/>
        <w:r w:rsidRPr="005A10E8">
          <w:rPr>
            <w:rStyle w:val="Hyperlink1"/>
          </w:rPr>
          <w:t>Thus</w:t>
        </w:r>
        <w:proofErr w:type="spellEnd"/>
        <w:r w:rsidRPr="005A10E8">
          <w:rPr>
            <w:rStyle w:val="Hyperlink1"/>
          </w:rPr>
          <w:t xml:space="preserve">, </w:t>
        </w:r>
        <w:proofErr w:type="spellStart"/>
        <w:r w:rsidRPr="005A10E8">
          <w:rPr>
            <w:rStyle w:val="Hyperlink1"/>
          </w:rPr>
          <w:t>styles</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grooming (i.e., </w:t>
        </w:r>
        <w:proofErr w:type="spellStart"/>
        <w:r w:rsidRPr="005A10E8">
          <w:rPr>
            <w:rStyle w:val="Hyperlink1"/>
          </w:rPr>
          <w:t>make</w:t>
        </w:r>
        <w:proofErr w:type="spellEnd"/>
        <w:r w:rsidRPr="005A10E8">
          <w:rPr>
            <w:rStyle w:val="Hyperlink1"/>
          </w:rPr>
          <w:t xml:space="preserve">-up, </w:t>
        </w:r>
        <w:proofErr w:type="spellStart"/>
        <w:r w:rsidRPr="005A10E8">
          <w:rPr>
            <w:rStyle w:val="Hyperlink1"/>
          </w:rPr>
          <w:t>hair</w:t>
        </w:r>
        <w:proofErr w:type="spellEnd"/>
        <w:r w:rsidRPr="005A10E8">
          <w:rPr>
            <w:rStyle w:val="Hyperlink1"/>
          </w:rPr>
          <w:t xml:space="preserve">, and </w:t>
        </w:r>
        <w:proofErr w:type="spellStart"/>
        <w:r w:rsidRPr="005A10E8">
          <w:rPr>
            <w:rStyle w:val="Hyperlink1"/>
          </w:rPr>
          <w:t>beard</w:t>
        </w:r>
        <w:proofErr w:type="spellEnd"/>
        <w:r w:rsidRPr="005A10E8">
          <w:rPr>
            <w:rStyle w:val="Hyperlink1"/>
          </w:rPr>
          <w:t xml:space="preserve"> </w:t>
        </w:r>
        <w:proofErr w:type="spellStart"/>
        <w:r w:rsidRPr="005A10E8">
          <w:rPr>
            <w:rStyle w:val="Hyperlink1"/>
          </w:rPr>
          <w:t>styles</w:t>
        </w:r>
        <w:proofErr w:type="spellEnd"/>
        <w:r w:rsidRPr="005A10E8">
          <w:rPr>
            <w:rStyle w:val="Hyperlink1"/>
          </w:rPr>
          <w:t xml:space="preserve">), </w:t>
        </w:r>
        <w:proofErr w:type="spellStart"/>
        <w:r w:rsidRPr="005A10E8">
          <w:rPr>
            <w:rStyle w:val="Hyperlink1"/>
          </w:rPr>
          <w:t>clothing</w:t>
        </w:r>
        <w:proofErr w:type="spellEnd"/>
        <w:r w:rsidRPr="005A10E8">
          <w:rPr>
            <w:rStyle w:val="Hyperlink1"/>
          </w:rPr>
          <w:t xml:space="preserve"> (</w:t>
        </w:r>
        <w:commentRangeStart w:id="15"/>
        <w:proofErr w:type="spellStart"/>
        <w:r w:rsidRPr="005A10E8">
          <w:rPr>
            <w:rStyle w:val="Hyperlink1"/>
          </w:rPr>
          <w:t>Skeggs</w:t>
        </w:r>
        <w:commentRangeEnd w:id="15"/>
        <w:proofErr w:type="spellEnd"/>
        <w:r>
          <w:rPr>
            <w:rStyle w:val="CommentReference"/>
            <w:rFonts w:ascii="Times New Roman" w:hAnsi="Times New Roman" w:cs="Times New Roman"/>
            <w:color w:val="auto"/>
            <w14:textOutline w14:w="0" w14:cap="rnd" w14:cmpd="sng" w14:algn="ctr">
              <w14:noFill/>
              <w14:prstDash w14:val="solid"/>
              <w14:bevel/>
            </w14:textOutline>
          </w:rPr>
          <w:commentReference w:id="15"/>
        </w:r>
        <w:r w:rsidRPr="005A10E8">
          <w:rPr>
            <w:rStyle w:val="Hyperlink1"/>
          </w:rPr>
          <w:t xml:space="preserve">, 2001; </w:t>
        </w:r>
        <w:commentRangeStart w:id="16"/>
        <w:proofErr w:type="spellStart"/>
        <w:r w:rsidRPr="005A10E8">
          <w:rPr>
            <w:rStyle w:val="Hyperlink1"/>
          </w:rPr>
          <w:t>Nelissen</w:t>
        </w:r>
        <w:proofErr w:type="spellEnd"/>
        <w:r w:rsidRPr="005A10E8">
          <w:rPr>
            <w:rStyle w:val="Hyperlink1"/>
          </w:rPr>
          <w:t xml:space="preserve"> &amp; </w:t>
        </w:r>
        <w:proofErr w:type="spellStart"/>
        <w:r w:rsidRPr="005A10E8">
          <w:rPr>
            <w:rStyle w:val="Hyperlink1"/>
          </w:rPr>
          <w:t>Meijers</w:t>
        </w:r>
        <w:commentRangeEnd w:id="16"/>
        <w:proofErr w:type="spellEnd"/>
        <w:r>
          <w:rPr>
            <w:rStyle w:val="CommentReference"/>
            <w:rFonts w:ascii="Times New Roman" w:hAnsi="Times New Roman" w:cs="Times New Roman"/>
            <w:color w:val="auto"/>
            <w14:textOutline w14:w="0" w14:cap="rnd" w14:cmpd="sng" w14:algn="ctr">
              <w14:noFill/>
              <w14:prstDash w14:val="solid"/>
              <w14:bevel/>
            </w14:textOutline>
          </w:rPr>
          <w:commentReference w:id="16"/>
        </w:r>
        <w:r w:rsidRPr="005A10E8">
          <w:rPr>
            <w:rStyle w:val="Hyperlink1"/>
          </w:rPr>
          <w:t xml:space="preserve">, 2011; </w:t>
        </w:r>
        <w:commentRangeStart w:id="17"/>
        <w:r w:rsidRPr="005A10E8">
          <w:rPr>
            <w:rStyle w:val="Hyperlink1"/>
          </w:rPr>
          <w:t xml:space="preserve">Kraus </w:t>
        </w:r>
        <w:commentRangeEnd w:id="17"/>
        <w:r>
          <w:rPr>
            <w:rStyle w:val="CommentReference"/>
            <w:rFonts w:ascii="Times New Roman" w:hAnsi="Times New Roman" w:cs="Times New Roman"/>
            <w:color w:val="auto"/>
            <w14:textOutline w14:w="0" w14:cap="rnd" w14:cmpd="sng" w14:algn="ctr">
              <w14:noFill/>
              <w14:prstDash w14:val="solid"/>
              <w14:bevel/>
            </w14:textOutline>
          </w:rPr>
          <w:commentReference w:id="17"/>
        </w:r>
        <w:r w:rsidRPr="005A10E8">
          <w:rPr>
            <w:rStyle w:val="Hyperlink1"/>
          </w:rPr>
          <w:t xml:space="preserve">et al. 2013), and </w:t>
        </w:r>
        <w:proofErr w:type="spellStart"/>
        <w:r w:rsidRPr="005A10E8">
          <w:rPr>
            <w:rStyle w:val="Hyperlink1"/>
          </w:rPr>
          <w:t>body</w:t>
        </w:r>
        <w:proofErr w:type="spellEnd"/>
        <w:r w:rsidRPr="005A10E8">
          <w:rPr>
            <w:rStyle w:val="Hyperlink1"/>
          </w:rPr>
          <w:t xml:space="preserve"> </w:t>
        </w:r>
        <w:proofErr w:type="spellStart"/>
        <w:r w:rsidRPr="005A10E8">
          <w:rPr>
            <w:rStyle w:val="Hyperlink1"/>
          </w:rPr>
          <w:t>size</w:t>
        </w:r>
        <w:proofErr w:type="spellEnd"/>
        <w:r w:rsidRPr="005A10E8">
          <w:rPr>
            <w:rStyle w:val="Hyperlink1"/>
          </w:rPr>
          <w:t xml:space="preserve"> and </w:t>
        </w:r>
        <w:proofErr w:type="spellStart"/>
        <w:r w:rsidRPr="005A10E8">
          <w:rPr>
            <w:rStyle w:val="Hyperlink1"/>
          </w:rPr>
          <w:t>shape</w:t>
        </w:r>
        <w:proofErr w:type="spellEnd"/>
        <w:r w:rsidRPr="005A10E8">
          <w:rPr>
            <w:rStyle w:val="Hyperlink1"/>
          </w:rPr>
          <w:t xml:space="preserve"> (</w:t>
        </w:r>
        <w:commentRangeStart w:id="18"/>
        <w:r w:rsidRPr="005A10E8">
          <w:rPr>
            <w:rStyle w:val="Hyperlink1"/>
          </w:rPr>
          <w:t xml:space="preserve">Keas &amp; </w:t>
        </w:r>
        <w:proofErr w:type="spellStart"/>
        <w:r w:rsidRPr="005A10E8">
          <w:rPr>
            <w:rStyle w:val="Hyperlink1"/>
          </w:rPr>
          <w:t>Beer</w:t>
        </w:r>
        <w:commentRangeEnd w:id="18"/>
        <w:proofErr w:type="spellEnd"/>
        <w:r>
          <w:rPr>
            <w:rStyle w:val="CommentReference"/>
            <w:rFonts w:ascii="Times New Roman" w:hAnsi="Times New Roman" w:cs="Times New Roman"/>
            <w:color w:val="auto"/>
            <w14:textOutline w14:w="0" w14:cap="rnd" w14:cmpd="sng" w14:algn="ctr">
              <w14:noFill/>
              <w14:prstDash w14:val="solid"/>
              <w14:bevel/>
            </w14:textOutline>
          </w:rPr>
          <w:commentReference w:id="18"/>
        </w:r>
        <w:r w:rsidRPr="005A10E8">
          <w:rPr>
            <w:rStyle w:val="Hyperlink1"/>
          </w:rPr>
          <w:t xml:space="preserve">, 1992; cf. </w:t>
        </w:r>
        <w:commentRangeStart w:id="19"/>
        <w:proofErr w:type="spellStart"/>
        <w:r w:rsidRPr="005A10E8">
          <w:rPr>
            <w:rStyle w:val="Hyperlink1"/>
          </w:rPr>
          <w:t>Vandebroeck</w:t>
        </w:r>
        <w:proofErr w:type="spellEnd"/>
        <w:r w:rsidRPr="005A10E8">
          <w:rPr>
            <w:rStyle w:val="Hyperlink1"/>
          </w:rPr>
          <w:t>, 2016</w:t>
        </w:r>
        <w:commentRangeEnd w:id="19"/>
        <w:r>
          <w:rPr>
            <w:rStyle w:val="CommentReference"/>
            <w:rFonts w:ascii="Times New Roman" w:hAnsi="Times New Roman" w:cs="Times New Roman"/>
            <w:color w:val="auto"/>
            <w14:textOutline w14:w="0" w14:cap="rnd" w14:cmpd="sng" w14:algn="ctr">
              <w14:noFill/>
              <w14:prstDash w14:val="solid"/>
              <w14:bevel/>
            </w14:textOutline>
          </w:rPr>
          <w:commentReference w:id="19"/>
        </w:r>
        <w:r w:rsidRPr="005A10E8">
          <w:rPr>
            <w:rStyle w:val="Hyperlink1"/>
          </w:rPr>
          <w:t xml:space="preserve">), </w:t>
        </w:r>
        <w:proofErr w:type="spellStart"/>
        <w:r w:rsidRPr="005A10E8">
          <w:rPr>
            <w:rStyle w:val="Hyperlink1"/>
          </w:rPr>
          <w:t>become</w:t>
        </w:r>
        <w:proofErr w:type="spellEnd"/>
        <w:r w:rsidRPr="005A10E8">
          <w:rPr>
            <w:rStyle w:val="Hyperlink1"/>
          </w:rPr>
          <w:t xml:space="preserve"> cues </w:t>
        </w:r>
        <w:proofErr w:type="spellStart"/>
        <w:r w:rsidRPr="005A10E8">
          <w:rPr>
            <w:rStyle w:val="Hyperlink1"/>
          </w:rPr>
          <w:t>of</w:t>
        </w:r>
        <w:proofErr w:type="spellEnd"/>
        <w:r w:rsidRPr="005A10E8">
          <w:rPr>
            <w:rStyle w:val="Hyperlink1"/>
          </w:rPr>
          <w:t xml:space="preserve"> social </w:t>
        </w:r>
        <w:proofErr w:type="spellStart"/>
        <w:r w:rsidRPr="005A10E8">
          <w:rPr>
            <w:rStyle w:val="Hyperlink1"/>
          </w:rPr>
          <w:t>class</w:t>
        </w:r>
        <w:proofErr w:type="spellEnd"/>
        <w:r w:rsidRPr="005A10E8">
          <w:rPr>
            <w:rStyle w:val="Hyperlink1"/>
          </w:rPr>
          <w:t xml:space="preserve">. </w:t>
        </w:r>
        <w:proofErr w:type="spellStart"/>
        <w:r w:rsidRPr="005A10E8">
          <w:rPr>
            <w:rStyle w:val="Hyperlink1"/>
          </w:rPr>
          <w:t>Importantly</w:t>
        </w:r>
        <w:proofErr w:type="spellEnd"/>
        <w:r w:rsidRPr="005A10E8">
          <w:rPr>
            <w:rStyle w:val="Hyperlink1"/>
          </w:rPr>
          <w:t xml:space="preserve">, </w:t>
        </w:r>
        <w:proofErr w:type="spellStart"/>
        <w:r w:rsidRPr="005A10E8">
          <w:rPr>
            <w:rStyle w:val="Hyperlink1"/>
          </w:rPr>
          <w:t>such</w:t>
        </w:r>
        <w:proofErr w:type="spellEnd"/>
        <w:r w:rsidRPr="005A10E8">
          <w:rPr>
            <w:rStyle w:val="Hyperlink1"/>
          </w:rPr>
          <w:t xml:space="preserve"> cues </w:t>
        </w:r>
        <w:proofErr w:type="spellStart"/>
        <w:r w:rsidRPr="005A10E8">
          <w:rPr>
            <w:rStyle w:val="Hyperlink1"/>
          </w:rPr>
          <w:t>make</w:t>
        </w:r>
        <w:proofErr w:type="spellEnd"/>
        <w:r w:rsidRPr="005A10E8">
          <w:rPr>
            <w:rStyle w:val="Hyperlink1"/>
          </w:rPr>
          <w:t xml:space="preserve"> a </w:t>
        </w:r>
        <w:proofErr w:type="spellStart"/>
        <w:r w:rsidRPr="005A10E8">
          <w:rPr>
            <w:rStyle w:val="Hyperlink1"/>
          </w:rPr>
          <w:t>difference</w:t>
        </w:r>
        <w:proofErr w:type="spellEnd"/>
        <w:r w:rsidRPr="005A10E8">
          <w:rPr>
            <w:rStyle w:val="Hyperlink1"/>
          </w:rPr>
          <w:t xml:space="preserve">, </w:t>
        </w:r>
        <w:proofErr w:type="spellStart"/>
        <w:r w:rsidRPr="005A10E8">
          <w:rPr>
            <w:rStyle w:val="Hyperlink1"/>
          </w:rPr>
          <w:t>for</w:t>
        </w:r>
        <w:proofErr w:type="spellEnd"/>
        <w:r w:rsidRPr="005A10E8">
          <w:rPr>
            <w:rStyle w:val="Hyperlink1"/>
          </w:rPr>
          <w:t xml:space="preserve"> </w:t>
        </w:r>
        <w:proofErr w:type="spellStart"/>
        <w:r w:rsidRPr="005A10E8">
          <w:rPr>
            <w:rStyle w:val="Hyperlink1"/>
          </w:rPr>
          <w:t>instance</w:t>
        </w:r>
        <w:proofErr w:type="spellEnd"/>
        <w:r w:rsidRPr="005A10E8">
          <w:rPr>
            <w:rStyle w:val="Hyperlink1"/>
          </w:rPr>
          <w:t xml:space="preserve">, in </w:t>
        </w:r>
        <w:r w:rsidRPr="005A10E8">
          <w:rPr>
            <w:rStyle w:val="Hyperlink1"/>
            <w:rtl/>
          </w:rPr>
          <w:t>“</w:t>
        </w:r>
        <w:proofErr w:type="spellStart"/>
        <w:r w:rsidRPr="005A10E8">
          <w:rPr>
            <w:rStyle w:val="Hyperlink1"/>
          </w:rPr>
          <w:t>filtering</w:t>
        </w:r>
        <w:proofErr w:type="spellEnd"/>
        <w:r w:rsidRPr="005A10E8">
          <w:rPr>
            <w:rStyle w:val="Hyperlink1"/>
          </w:rPr>
          <w:t xml:space="preserve"> in” </w:t>
        </w:r>
        <w:proofErr w:type="spellStart"/>
        <w:r w:rsidRPr="005A10E8">
          <w:rPr>
            <w:rStyle w:val="Hyperlink1"/>
          </w:rPr>
          <w:t>certain</w:t>
        </w:r>
        <w:proofErr w:type="spellEnd"/>
        <w:r w:rsidRPr="005A10E8">
          <w:rPr>
            <w:rStyle w:val="Hyperlink1"/>
          </w:rPr>
          <w:t xml:space="preserve"> </w:t>
        </w:r>
        <w:proofErr w:type="spellStart"/>
        <w:r w:rsidRPr="005A10E8">
          <w:rPr>
            <w:rStyle w:val="Hyperlink1"/>
          </w:rPr>
          <w:t>job</w:t>
        </w:r>
        <w:proofErr w:type="spellEnd"/>
        <w:r w:rsidRPr="005A10E8">
          <w:rPr>
            <w:rStyle w:val="Hyperlink1"/>
          </w:rPr>
          <w:t xml:space="preserve"> candidates in </w:t>
        </w:r>
        <w:proofErr w:type="spellStart"/>
        <w:r w:rsidRPr="005A10E8">
          <w:rPr>
            <w:rStyle w:val="Hyperlink1"/>
          </w:rPr>
          <w:t>some</w:t>
        </w:r>
        <w:proofErr w:type="spellEnd"/>
        <w:r w:rsidRPr="005A10E8">
          <w:rPr>
            <w:rStyle w:val="Hyperlink1"/>
          </w:rPr>
          <w:t xml:space="preserve"> labor </w:t>
        </w:r>
        <w:proofErr w:type="spellStart"/>
        <w:r w:rsidRPr="005A10E8">
          <w:rPr>
            <w:rStyle w:val="Hyperlink1"/>
          </w:rPr>
          <w:t>markets</w:t>
        </w:r>
        <w:proofErr w:type="spellEnd"/>
        <w:r w:rsidRPr="005A10E8">
          <w:rPr>
            <w:rStyle w:val="Hyperlink1"/>
          </w:rPr>
          <w:t xml:space="preserve"> </w:t>
        </w:r>
        <w:r>
          <w:fldChar w:fldCharType="begin"/>
        </w:r>
        <w:r>
          <w:instrText>HYPERLINK "https://www.zotero.org/google-docs/?eNel5F"</w:instrText>
        </w:r>
        <w:r>
          <w:fldChar w:fldCharType="separate"/>
        </w:r>
        <w:r w:rsidRPr="005A10E8">
          <w:rPr>
            <w:rStyle w:val="Hyperlink1"/>
          </w:rPr>
          <w:t xml:space="preserve">(De </w:t>
        </w:r>
        <w:proofErr w:type="spellStart"/>
        <w:r w:rsidRPr="005A10E8">
          <w:rPr>
            <w:rStyle w:val="Hyperlink1"/>
          </w:rPr>
          <w:t>Keere</w:t>
        </w:r>
        <w:proofErr w:type="spellEnd"/>
        <w:r w:rsidRPr="005A10E8">
          <w:rPr>
            <w:rStyle w:val="Hyperlink1"/>
          </w:rPr>
          <w:t xml:space="preserve">, 2021; Friedman &amp; </w:t>
        </w:r>
        <w:proofErr w:type="spellStart"/>
        <w:r w:rsidRPr="005A10E8">
          <w:rPr>
            <w:rStyle w:val="Hyperlink1"/>
          </w:rPr>
          <w:t>Laurison</w:t>
        </w:r>
        <w:proofErr w:type="spellEnd"/>
        <w:r w:rsidRPr="005A10E8">
          <w:rPr>
            <w:rStyle w:val="Hyperlink1"/>
          </w:rPr>
          <w:t>, 2020; Mears, 2011)</w:t>
        </w:r>
        <w:r>
          <w:rPr>
            <w:rStyle w:val="Hyperlink1"/>
          </w:rPr>
          <w:fldChar w:fldCharType="end"/>
        </w:r>
        <w:r w:rsidRPr="005A10E8">
          <w:rPr>
            <w:rStyle w:val="Hyperlink1"/>
          </w:rPr>
          <w:t xml:space="preserve">. </w:t>
        </w:r>
        <w:proofErr w:type="spellStart"/>
        <w:r w:rsidRPr="005A10E8">
          <w:rPr>
            <w:rStyle w:val="Hyperlink1"/>
          </w:rPr>
          <w:t>Furthermore</w:t>
        </w:r>
        <w:proofErr w:type="spellEnd"/>
        <w:r w:rsidRPr="005A10E8">
          <w:rPr>
            <w:rStyle w:val="Hyperlink1"/>
          </w:rPr>
          <w:t xml:space="preserve">, </w:t>
        </w:r>
        <w:proofErr w:type="spellStart"/>
        <w:r w:rsidRPr="005A10E8">
          <w:rPr>
            <w:rStyle w:val="Hyperlink1"/>
          </w:rPr>
          <w:t>recent</w:t>
        </w:r>
        <w:proofErr w:type="spellEnd"/>
        <w:r w:rsidRPr="005A10E8">
          <w:rPr>
            <w:rStyle w:val="Hyperlink1"/>
          </w:rPr>
          <w:t xml:space="preserve"> </w:t>
        </w:r>
        <w:proofErr w:type="spellStart"/>
        <w:r w:rsidRPr="005A10E8">
          <w:rPr>
            <w:rStyle w:val="Hyperlink1"/>
          </w:rPr>
          <w:t>research</w:t>
        </w:r>
        <w:proofErr w:type="spellEnd"/>
        <w:r w:rsidRPr="005A10E8">
          <w:rPr>
            <w:rStyle w:val="Hyperlink1"/>
          </w:rPr>
          <w:t xml:space="preserve"> has </w:t>
        </w:r>
        <w:proofErr w:type="spellStart"/>
        <w:r w:rsidRPr="005A10E8">
          <w:rPr>
            <w:rStyle w:val="Hyperlink1"/>
          </w:rPr>
          <w:t>shown</w:t>
        </w:r>
        <w:proofErr w:type="spellEnd"/>
        <w:r w:rsidRPr="005A10E8">
          <w:rPr>
            <w:rStyle w:val="Hyperlink1"/>
          </w:rPr>
          <w:t xml:space="preserve"> </w:t>
        </w:r>
        <w:proofErr w:type="spellStart"/>
        <w:r w:rsidRPr="005A10E8">
          <w:rPr>
            <w:rStyle w:val="Hyperlink1"/>
          </w:rPr>
          <w:t>that</w:t>
        </w:r>
        <w:proofErr w:type="spellEnd"/>
        <w:r w:rsidRPr="005A10E8">
          <w:rPr>
            <w:rStyle w:val="Hyperlink1"/>
          </w:rPr>
          <w:t xml:space="preserve"> </w:t>
        </w:r>
        <w:proofErr w:type="spellStart"/>
        <w:r w:rsidRPr="005A10E8">
          <w:rPr>
            <w:rStyle w:val="Hyperlink1"/>
          </w:rPr>
          <w:t>young</w:t>
        </w:r>
        <w:proofErr w:type="spellEnd"/>
        <w:r w:rsidRPr="005A10E8">
          <w:rPr>
            <w:rStyle w:val="Hyperlink1"/>
          </w:rPr>
          <w:t xml:space="preserve"> </w:t>
        </w:r>
        <w:proofErr w:type="spellStart"/>
        <w:r w:rsidRPr="005A10E8">
          <w:rPr>
            <w:rStyle w:val="Hyperlink1"/>
          </w:rPr>
          <w:t>children</w:t>
        </w:r>
        <w:proofErr w:type="spellEnd"/>
        <w:r w:rsidRPr="005A10E8">
          <w:rPr>
            <w:rStyle w:val="Hyperlink1"/>
          </w:rPr>
          <w:t xml:space="preserve"> are </w:t>
        </w:r>
        <w:proofErr w:type="spellStart"/>
        <w:r w:rsidRPr="005A10E8">
          <w:rPr>
            <w:rStyle w:val="Hyperlink1"/>
          </w:rPr>
          <w:t>already</w:t>
        </w:r>
        <w:proofErr w:type="spellEnd"/>
        <w:r w:rsidRPr="005A10E8">
          <w:rPr>
            <w:rStyle w:val="Hyperlink1"/>
          </w:rPr>
          <w:t xml:space="preserve"> </w:t>
        </w:r>
        <w:proofErr w:type="spellStart"/>
        <w:r w:rsidRPr="005A10E8">
          <w:rPr>
            <w:rStyle w:val="Hyperlink1"/>
          </w:rPr>
          <w:t>able</w:t>
        </w:r>
        <w:proofErr w:type="spellEnd"/>
        <w:r w:rsidRPr="005A10E8">
          <w:rPr>
            <w:rStyle w:val="Hyperlink1"/>
          </w:rPr>
          <w:t xml:space="preserve">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classify</w:t>
        </w:r>
        <w:proofErr w:type="spellEnd"/>
        <w:r w:rsidRPr="005A10E8">
          <w:rPr>
            <w:rStyle w:val="Hyperlink1"/>
          </w:rPr>
          <w:t xml:space="preserve"> </w:t>
        </w:r>
        <w:proofErr w:type="spellStart"/>
        <w:r w:rsidRPr="005A10E8">
          <w:rPr>
            <w:rStyle w:val="Hyperlink1"/>
          </w:rPr>
          <w:t>other</w:t>
        </w:r>
        <w:proofErr w:type="spellEnd"/>
        <w:r w:rsidRPr="005A10E8">
          <w:rPr>
            <w:rStyle w:val="Hyperlink1"/>
          </w:rPr>
          <w:t xml:space="preserve"> </w:t>
        </w:r>
        <w:proofErr w:type="spellStart"/>
        <w:r w:rsidRPr="005A10E8">
          <w:rPr>
            <w:rStyle w:val="Hyperlink1"/>
          </w:rPr>
          <w:t>people</w:t>
        </w:r>
        <w:proofErr w:type="spellEnd"/>
        <w:r w:rsidRPr="005A10E8">
          <w:rPr>
            <w:rStyle w:val="Hyperlink1"/>
          </w:rPr>
          <w:t xml:space="preserve"> </w:t>
        </w:r>
        <w:proofErr w:type="spellStart"/>
        <w:r w:rsidRPr="005A10E8">
          <w:rPr>
            <w:rStyle w:val="Hyperlink1"/>
          </w:rPr>
          <w:t>into</w:t>
        </w:r>
        <w:proofErr w:type="spellEnd"/>
        <w:r w:rsidRPr="005A10E8">
          <w:rPr>
            <w:rStyle w:val="Hyperlink1"/>
          </w:rPr>
          <w:t xml:space="preserve"> </w:t>
        </w:r>
        <w:proofErr w:type="spellStart"/>
        <w:r w:rsidRPr="005A10E8">
          <w:rPr>
            <w:rStyle w:val="Hyperlink1"/>
          </w:rPr>
          <w:t>occupational</w:t>
        </w:r>
        <w:proofErr w:type="spellEnd"/>
        <w:r w:rsidRPr="005A10E8">
          <w:rPr>
            <w:rStyle w:val="Hyperlink1"/>
          </w:rPr>
          <w:t xml:space="preserve"> </w:t>
        </w:r>
        <w:proofErr w:type="gramStart"/>
        <w:r w:rsidRPr="005A10E8">
          <w:rPr>
            <w:rStyle w:val="Hyperlink1"/>
          </w:rPr>
          <w:t>status</w:t>
        </w:r>
        <w:proofErr w:type="gramEnd"/>
        <w:r w:rsidRPr="005A10E8">
          <w:rPr>
            <w:rStyle w:val="Hyperlink1"/>
          </w:rPr>
          <w:t xml:space="preserve"> </w:t>
        </w:r>
        <w:proofErr w:type="spellStart"/>
        <w:r w:rsidRPr="005A10E8">
          <w:rPr>
            <w:rStyle w:val="Hyperlink1"/>
          </w:rPr>
          <w:t>categories</w:t>
        </w:r>
        <w:proofErr w:type="spellEnd"/>
        <w:r w:rsidRPr="005A10E8">
          <w:rPr>
            <w:rStyle w:val="Hyperlink1"/>
          </w:rPr>
          <w:t xml:space="preserve"> </w:t>
        </w:r>
        <w:proofErr w:type="spellStart"/>
        <w:r w:rsidRPr="005A10E8">
          <w:rPr>
            <w:rStyle w:val="Hyperlink1"/>
          </w:rPr>
          <w:t>using</w:t>
        </w:r>
        <w:proofErr w:type="spellEnd"/>
        <w:r w:rsidRPr="005A10E8">
          <w:rPr>
            <w:rStyle w:val="Hyperlink1"/>
          </w:rPr>
          <w:t xml:space="preserve"> </w:t>
        </w:r>
        <w:proofErr w:type="spellStart"/>
        <w:r w:rsidRPr="005A10E8">
          <w:rPr>
            <w:rStyle w:val="Hyperlink1"/>
          </w:rPr>
          <w:t>attributes</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w:t>
        </w:r>
        <w:proofErr w:type="spellStart"/>
        <w:r w:rsidRPr="005A10E8">
          <w:rPr>
            <w:rStyle w:val="Hyperlink1"/>
          </w:rPr>
          <w:t>physical</w:t>
        </w:r>
        <w:proofErr w:type="spellEnd"/>
        <w:r w:rsidRPr="005A10E8">
          <w:rPr>
            <w:rStyle w:val="Hyperlink1"/>
          </w:rPr>
          <w:t xml:space="preserve"> </w:t>
        </w:r>
        <w:proofErr w:type="spellStart"/>
        <w:r w:rsidRPr="005A10E8">
          <w:rPr>
            <w:rStyle w:val="Hyperlink1"/>
          </w:rPr>
          <w:t>appearance</w:t>
        </w:r>
        <w:proofErr w:type="spellEnd"/>
        <w:r w:rsidRPr="005A10E8">
          <w:rPr>
            <w:rStyle w:val="Hyperlink1"/>
          </w:rPr>
          <w:t xml:space="preserve"> as cues </w:t>
        </w:r>
        <w:r>
          <w:fldChar w:fldCharType="begin"/>
        </w:r>
        <w:r>
          <w:instrText>HYPERLINK "https://www.zotero.org/google-docs/?LFAZpE"</w:instrText>
        </w:r>
        <w:r>
          <w:fldChar w:fldCharType="separate"/>
        </w:r>
        <w:r w:rsidRPr="005A10E8">
          <w:rPr>
            <w:rStyle w:val="Hyperlink1"/>
          </w:rPr>
          <w:t>(</w:t>
        </w:r>
        <w:proofErr w:type="spellStart"/>
        <w:r w:rsidRPr="005A10E8">
          <w:rPr>
            <w:rStyle w:val="Hyperlink1"/>
          </w:rPr>
          <w:t>Vandebroeck</w:t>
        </w:r>
        <w:proofErr w:type="spellEnd"/>
        <w:r w:rsidRPr="005A10E8">
          <w:rPr>
            <w:rStyle w:val="Hyperlink1"/>
          </w:rPr>
          <w:t>, 2021)</w:t>
        </w:r>
        <w:r>
          <w:rPr>
            <w:rStyle w:val="Hyperlink1"/>
          </w:rPr>
          <w:fldChar w:fldCharType="end"/>
        </w:r>
        <w:r w:rsidRPr="005A10E8">
          <w:rPr>
            <w:rStyle w:val="Hyperlink1"/>
          </w:rPr>
          <w:t xml:space="preserve">. </w:t>
        </w:r>
        <w:proofErr w:type="spellStart"/>
        <w:r w:rsidRPr="005A10E8">
          <w:rPr>
            <w:rStyle w:val="Hyperlink1"/>
          </w:rPr>
          <w:t>We</w:t>
        </w:r>
        <w:proofErr w:type="spellEnd"/>
        <w:r w:rsidRPr="005A10E8">
          <w:rPr>
            <w:rStyle w:val="Hyperlink1"/>
          </w:rPr>
          <w:t xml:space="preserve"> </w:t>
        </w:r>
        <w:proofErr w:type="spellStart"/>
        <w:r w:rsidRPr="005A10E8">
          <w:rPr>
            <w:rStyle w:val="Hyperlink1"/>
          </w:rPr>
          <w:t>believe</w:t>
        </w:r>
        <w:proofErr w:type="spellEnd"/>
        <w:r w:rsidRPr="005A10E8">
          <w:rPr>
            <w:rStyle w:val="Hyperlink1"/>
          </w:rPr>
          <w:t xml:space="preserve"> a similar </w:t>
        </w:r>
        <w:proofErr w:type="spellStart"/>
        <w:r w:rsidRPr="005A10E8">
          <w:rPr>
            <w:rStyle w:val="Hyperlink1"/>
          </w:rPr>
          <w:t>process</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w:t>
        </w:r>
        <w:proofErr w:type="spellStart"/>
        <w:r w:rsidRPr="005A10E8">
          <w:rPr>
            <w:rStyle w:val="Hyperlink1"/>
          </w:rPr>
          <w:t>occupational</w:t>
        </w:r>
        <w:proofErr w:type="spellEnd"/>
        <w:r w:rsidRPr="005A10E8">
          <w:rPr>
            <w:rStyle w:val="Hyperlink1"/>
          </w:rPr>
          <w:t xml:space="preserve"> </w:t>
        </w:r>
        <w:proofErr w:type="gramStart"/>
        <w:r w:rsidRPr="005A10E8">
          <w:rPr>
            <w:rStyle w:val="Hyperlink1"/>
          </w:rPr>
          <w:t>status</w:t>
        </w:r>
        <w:proofErr w:type="gramEnd"/>
        <w:r w:rsidRPr="005A10E8">
          <w:rPr>
            <w:rStyle w:val="Hyperlink1"/>
          </w:rPr>
          <w:t xml:space="preserve"> </w:t>
        </w:r>
        <w:proofErr w:type="spellStart"/>
        <w:r w:rsidRPr="005A10E8">
          <w:rPr>
            <w:rStyle w:val="Hyperlink1"/>
          </w:rPr>
          <w:t>recognition</w:t>
        </w:r>
        <w:proofErr w:type="spellEnd"/>
        <w:r w:rsidRPr="005A10E8">
          <w:rPr>
            <w:rStyle w:val="Hyperlink1"/>
          </w:rPr>
          <w:t xml:space="preserve"> and </w:t>
        </w:r>
        <w:r w:rsidRPr="005A10E8">
          <w:rPr>
            <w:rStyle w:val="Hyperlink1"/>
            <w:rtl/>
          </w:rPr>
          <w:t>“</w:t>
        </w:r>
        <w:proofErr w:type="spellStart"/>
        <w:r w:rsidRPr="005A10E8">
          <w:rPr>
            <w:rStyle w:val="Hyperlink1"/>
          </w:rPr>
          <w:t>filtering</w:t>
        </w:r>
        <w:proofErr w:type="spellEnd"/>
        <w:r w:rsidRPr="005A10E8">
          <w:rPr>
            <w:rStyle w:val="Hyperlink1"/>
          </w:rPr>
          <w:t xml:space="preserve"> in” </w:t>
        </w:r>
        <w:proofErr w:type="spellStart"/>
        <w:r w:rsidRPr="005A10E8">
          <w:rPr>
            <w:rStyle w:val="Hyperlink1"/>
          </w:rPr>
          <w:t>likely</w:t>
        </w:r>
        <w:proofErr w:type="spellEnd"/>
        <w:r w:rsidRPr="005A10E8">
          <w:rPr>
            <w:rStyle w:val="Hyperlink1"/>
          </w:rPr>
          <w:t xml:space="preserve"> </w:t>
        </w:r>
        <w:proofErr w:type="spellStart"/>
        <w:r w:rsidRPr="005A10E8">
          <w:rPr>
            <w:rStyle w:val="Hyperlink1"/>
          </w:rPr>
          <w:t>takes</w:t>
        </w:r>
        <w:proofErr w:type="spellEnd"/>
        <w:r w:rsidRPr="005A10E8">
          <w:rPr>
            <w:rStyle w:val="Hyperlink1"/>
          </w:rPr>
          <w:t xml:space="preserve"> place in </w:t>
        </w:r>
        <w:proofErr w:type="spellStart"/>
        <w:r w:rsidRPr="005A10E8">
          <w:rPr>
            <w:rStyle w:val="Hyperlink1"/>
          </w:rPr>
          <w:t>low-information</w:t>
        </w:r>
        <w:proofErr w:type="spellEnd"/>
        <w:r w:rsidRPr="005A10E8">
          <w:rPr>
            <w:rStyle w:val="Hyperlink1"/>
          </w:rPr>
          <w:t xml:space="preserve"> </w:t>
        </w:r>
        <w:proofErr w:type="spellStart"/>
        <w:r w:rsidRPr="005A10E8">
          <w:rPr>
            <w:rStyle w:val="Hyperlink1"/>
          </w:rPr>
          <w:t>elections</w:t>
        </w:r>
        <w:proofErr w:type="spellEnd"/>
        <w:r w:rsidRPr="005A10E8">
          <w:rPr>
            <w:rStyle w:val="Hyperlink1"/>
          </w:rPr>
          <w:t>.</w:t>
        </w:r>
      </w:ins>
    </w:p>
    <w:p w14:paraId="405F9C57" w14:textId="71E3183E" w:rsidR="005C385A" w:rsidRDefault="00000000">
      <w:pPr>
        <w:pStyle w:val="Body"/>
        <w:spacing w:before="200" w:after="200"/>
        <w:ind w:left="720"/>
        <w:jc w:val="both"/>
      </w:pPr>
      <w:del w:id="20" w:author="Dr. Amy R." w:date="2023-01-28T14:12:00Z">
        <w:r w:rsidDel="00F43BAB">
          <w:rPr>
            <w:color w:val="4A86E8"/>
            <w:u w:color="4A86E8"/>
          </w:rPr>
          <w:delText xml:space="preserve">All in all, the Bourdieusian approach  consistently makes the case that social class is embodied. Thus, people not only express their own social class through their appearance, but also make inferences about other people's class status based on their appearance. Thus, styles of grooming (i.e., make-up, hair and beard styles), clothing (Skeggs, 2001; Nelissen &amp; Meijers, 2011; Kraus et al. 2013), and body size and shape (Keas &amp; Beer, 1992; cf. Vandebroeck, 2016), are used as cues of social class. Importantly, such cues make a difference, for instance, in </w:delText>
        </w:r>
        <w:r w:rsidDel="00F43BAB">
          <w:rPr>
            <w:color w:val="4A86E8"/>
            <w:u w:color="4A86E8"/>
            <w:rtl/>
            <w:lang w:val="ar-SA"/>
          </w:rPr>
          <w:delText>“</w:delText>
        </w:r>
        <w:r w:rsidDel="00F43BAB">
          <w:rPr>
            <w:color w:val="4A86E8"/>
            <w:u w:color="4A86E8"/>
          </w:rPr>
          <w:delText xml:space="preserve">filtering in” certain job candidates in some labor markets </w:delText>
        </w:r>
        <w:r w:rsidDel="00F43BAB">
          <w:fldChar w:fldCharType="begin"/>
        </w:r>
        <w:r w:rsidDel="00F43BAB">
          <w:delInstrText>HYPERLINK "https://www.zotero.org/google-docs/?eNel5F"</w:delInstrText>
        </w:r>
        <w:r w:rsidDel="00F43BAB">
          <w:fldChar w:fldCharType="separate"/>
        </w:r>
        <w:r w:rsidDel="00F43BAB">
          <w:rPr>
            <w:rStyle w:val="Hyperlink0"/>
          </w:rPr>
          <w:delText>(De Keere, 2021; Friedman &amp; Laurison, 2020; Mears, 2011)</w:delText>
        </w:r>
        <w:r w:rsidDel="00F43BAB">
          <w:rPr>
            <w:rStyle w:val="Hyperlink0"/>
          </w:rPr>
          <w:fldChar w:fldCharType="end"/>
        </w:r>
        <w:r w:rsidDel="00F43BAB">
          <w:rPr>
            <w:rStyle w:val="Hyperlink0"/>
          </w:rPr>
          <w:delText xml:space="preserve">. Furthermore, it has been recently shown that young children are already able to classify other people into occupational status categories using attributes of physical appearance as cues </w:delText>
        </w:r>
        <w:r w:rsidDel="00F43BAB">
          <w:fldChar w:fldCharType="begin"/>
        </w:r>
        <w:r w:rsidDel="00F43BAB">
          <w:delInstrText>HYPERLINK "https://www.zotero.org/google-docs/?LFAZpE"</w:delInstrText>
        </w:r>
        <w:r w:rsidDel="00F43BAB">
          <w:fldChar w:fldCharType="separate"/>
        </w:r>
        <w:r w:rsidDel="00F43BAB">
          <w:rPr>
            <w:rStyle w:val="Hyperlink0"/>
            <w:lang w:val="nl-NL"/>
          </w:rPr>
          <w:delText>(Vandebroeck, 2021)</w:delText>
        </w:r>
        <w:r w:rsidDel="00F43BAB">
          <w:rPr>
            <w:rStyle w:val="Hyperlink0"/>
            <w:lang w:val="nl-NL"/>
          </w:rPr>
          <w:fldChar w:fldCharType="end"/>
        </w:r>
        <w:r w:rsidDel="00F43BAB">
          <w:rPr>
            <w:rStyle w:val="Hyperlink0"/>
          </w:rPr>
          <w:delText xml:space="preserve">. We believe a similar process of occupational status recognition and </w:delText>
        </w:r>
        <w:r w:rsidDel="00F43BAB">
          <w:rPr>
            <w:rStyle w:val="Hyperlink0"/>
            <w:rtl/>
            <w:lang w:val="ar-SA"/>
          </w:rPr>
          <w:delText>“</w:delText>
        </w:r>
        <w:r w:rsidDel="00F43BAB">
          <w:rPr>
            <w:rStyle w:val="Hyperlink0"/>
          </w:rPr>
          <w:delText>filtering in” likely takes place in low-information elections.</w:delText>
        </w:r>
      </w:del>
      <w:r>
        <w:rPr>
          <w:rStyle w:val="None"/>
        </w:rPr>
        <w:t>”</w:t>
      </w:r>
      <w:r>
        <w:rPr>
          <w:rStyle w:val="None"/>
        </w:rPr>
        <w:br/>
      </w:r>
      <w:r>
        <w:rPr>
          <w:rStyle w:val="None"/>
        </w:rPr>
        <w:br/>
        <w:t>We hope these added paragraphs clarify the issue. We wanted to thank you once again for this comment. If there is anything else we should explain and/or incorporate in our paper, we would gladly do so.</w:t>
      </w:r>
    </w:p>
    <w:p w14:paraId="56C37884" w14:textId="77777777" w:rsidR="00351962" w:rsidRPr="005A10E8" w:rsidRDefault="00000000" w:rsidP="00351962">
      <w:pPr>
        <w:pStyle w:val="Body"/>
        <w:spacing w:before="200" w:after="200"/>
        <w:jc w:val="both"/>
        <w:rPr>
          <w:ins w:id="21" w:author="Dr. Amy R." w:date="2023-01-28T14:15:00Z"/>
          <w:rStyle w:val="Hyperlink1"/>
        </w:rPr>
      </w:pPr>
      <w:r>
        <w:rPr>
          <w:rStyle w:val="None"/>
          <w:b/>
          <w:bCs/>
        </w:rPr>
        <w:t>I wonder how we can detect the class status of candidates. On official candidate photos, they should all look alike. Men are probably in a suit and women in a dress. How can we detect the occupational status from these features?</w:t>
      </w:r>
      <w:r>
        <w:rPr>
          <w:rStyle w:val="None"/>
          <w:b/>
          <w:bCs/>
        </w:rPr>
        <w:br/>
      </w:r>
      <w:r>
        <w:rPr>
          <w:rStyle w:val="None"/>
          <w:b/>
          <w:bCs/>
        </w:rPr>
        <w:br/>
      </w:r>
      <w:r>
        <w:rPr>
          <w:rStyle w:val="None"/>
        </w:rPr>
        <w:t>Thank you so much for this comment, we think it</w:t>
      </w:r>
      <w:r>
        <w:rPr>
          <w:rStyle w:val="None"/>
          <w:rtl/>
        </w:rPr>
        <w:t>’</w:t>
      </w:r>
      <w:r>
        <w:rPr>
          <w:rStyle w:val="None"/>
        </w:rPr>
        <w:t>s very relevant. You</w:t>
      </w:r>
      <w:r>
        <w:rPr>
          <w:rStyle w:val="None"/>
          <w:rtl/>
        </w:rPr>
        <w:t>’</w:t>
      </w:r>
      <w:r>
        <w:rPr>
          <w:rStyle w:val="None"/>
        </w:rPr>
        <w:t xml:space="preserve">re absolutely right: One would think that all candidates </w:t>
      </w:r>
      <w:r>
        <w:rPr>
          <w:rStyle w:val="None"/>
          <w:rtl/>
          <w:lang w:val="ar-SA"/>
        </w:rPr>
        <w:t>“</w:t>
      </w:r>
      <w:r>
        <w:rPr>
          <w:rStyle w:val="None"/>
        </w:rPr>
        <w:t xml:space="preserve">should look alike.” However, that's not the case. </w:t>
      </w:r>
      <w:r>
        <w:rPr>
          <w:rStyle w:val="None"/>
        </w:rPr>
        <w:br/>
      </w:r>
      <w:r>
        <w:rPr>
          <w:rStyle w:val="None"/>
        </w:rPr>
        <w:br/>
        <w:t>To address your point in full, we</w:t>
      </w:r>
      <w:r>
        <w:rPr>
          <w:rStyle w:val="None"/>
          <w:rtl/>
        </w:rPr>
        <w:t>’</w:t>
      </w:r>
      <w:r>
        <w:rPr>
          <w:rStyle w:val="None"/>
        </w:rPr>
        <w:t>ve taken several measures. First, we</w:t>
      </w:r>
      <w:r>
        <w:rPr>
          <w:rStyle w:val="None"/>
          <w:rtl/>
        </w:rPr>
        <w:t>’</w:t>
      </w:r>
      <w:r>
        <w:rPr>
          <w:rStyle w:val="None"/>
        </w:rPr>
        <w:t xml:space="preserve">ve added some discussion where we explain (based on past research; see below relevant paragraph) that due to the electoral institutions that rule Finnish Municipal Elections, parties are usually forced to recruit as many candidates as possible, effectively getting on board </w:t>
      </w:r>
      <w:r>
        <w:rPr>
          <w:rStyle w:val="None"/>
          <w:rtl/>
          <w:lang w:val="ar-SA"/>
        </w:rPr>
        <w:t>“</w:t>
      </w:r>
      <w:r>
        <w:rPr>
          <w:rStyle w:val="None"/>
        </w:rPr>
        <w:t xml:space="preserve">normal”/”ordinary” people, and not just </w:t>
      </w:r>
      <w:r>
        <w:rPr>
          <w:rStyle w:val="None"/>
          <w:rtl/>
          <w:lang w:val="ar-SA"/>
        </w:rPr>
        <w:t>“</w:t>
      </w:r>
      <w:r>
        <w:rPr>
          <w:rStyle w:val="None"/>
        </w:rPr>
        <w:t>career-oriented” politicians. This fact actually shows in the poster campaigns, as candidates (both men and women) dress in a very casual way: it is very easy to see suits, hoodies, knitwear, etc. Second, now we point out (again, based on past research; see below relevant paragraph) to a feature of Finnish society that</w:t>
      </w:r>
      <w:r>
        <w:rPr>
          <w:rStyle w:val="None"/>
          <w:rtl/>
        </w:rPr>
        <w:t>’</w:t>
      </w:r>
      <w:r>
        <w:rPr>
          <w:rStyle w:val="None"/>
        </w:rPr>
        <w:t>s heavily based on functionality and frugality, something that for the same reasons, does show in the candidates</w:t>
      </w:r>
      <w:r>
        <w:rPr>
          <w:rStyle w:val="None"/>
          <w:rtl/>
        </w:rPr>
        <w:t xml:space="preserve">’ </w:t>
      </w:r>
      <w:r>
        <w:rPr>
          <w:rStyle w:val="None"/>
        </w:rPr>
        <w:t>pictures.</w:t>
      </w:r>
      <w:r>
        <w:rPr>
          <w:rStyle w:val="None"/>
        </w:rPr>
        <w:br/>
      </w:r>
      <w:r>
        <w:rPr>
          <w:rStyle w:val="None"/>
        </w:rPr>
        <w:br/>
        <w:t xml:space="preserve">Thus, in sum, not all candidates look alike. More on the contrary, Finnish citizens actually are able to distinguish working, middle and upper-class </w:t>
      </w:r>
      <w:r>
        <w:rPr>
          <w:rStyle w:val="None"/>
          <w:rtl/>
          <w:lang w:val="ar-SA"/>
        </w:rPr>
        <w:t>“</w:t>
      </w:r>
      <w:r>
        <w:rPr>
          <w:rStyle w:val="None"/>
        </w:rPr>
        <w:t xml:space="preserve">looks” because they </w:t>
      </w:r>
      <w:r>
        <w:rPr>
          <w:rStyle w:val="None"/>
          <w:i/>
          <w:iCs/>
        </w:rPr>
        <w:t>do</w:t>
      </w:r>
      <w:r>
        <w:rPr>
          <w:rStyle w:val="None"/>
        </w:rPr>
        <w:t xml:space="preserve"> look different from each other. As </w:t>
      </w:r>
      <w:r>
        <w:rPr>
          <w:rStyle w:val="None"/>
          <w:b/>
          <w:bCs/>
          <w:lang w:val="it-IT"/>
        </w:rPr>
        <w:t>Figure 1</w:t>
      </w:r>
      <w:r>
        <w:rPr>
          <w:rStyle w:val="None"/>
        </w:rPr>
        <w:t xml:space="preserve"> shows in p. 10 (a figure that was in our original submission), particularly, </w:t>
      </w:r>
      <w:r>
        <w:rPr>
          <w:rStyle w:val="None"/>
          <w:b/>
          <w:bCs/>
        </w:rPr>
        <w:t>panel B</w:t>
      </w:r>
      <w:r>
        <w:rPr>
          <w:rStyle w:val="None"/>
        </w:rPr>
        <w:t xml:space="preserve"> (see panel detail below), Finns effectively and consistently are able to tell the difference between working, middle and upper-class looking candidates. (The three densities show high levels of convergence towards the mean, with little departure from normality).</w:t>
      </w:r>
      <w:r>
        <w:rPr>
          <w:rStyle w:val="None"/>
        </w:rPr>
        <w:br/>
      </w:r>
      <w:r>
        <w:rPr>
          <w:rStyle w:val="None"/>
        </w:rPr>
        <w:br/>
      </w:r>
      <w:r>
        <w:rPr>
          <w:rStyle w:val="None"/>
          <w:noProof/>
        </w:rPr>
        <w:lastRenderedPageBreak/>
        <w:drawing>
          <wp:inline distT="0" distB="0" distL="0" distR="0" wp14:anchorId="3D797216" wp14:editId="771A9227">
            <wp:extent cx="5731200" cy="3822700"/>
            <wp:effectExtent l="0" t="0" r="0" b="0"/>
            <wp:docPr id="1073741825" name="officeArt object" descr="image10.jpg"/>
            <wp:cNvGraphicFramePr/>
            <a:graphic xmlns:a="http://schemas.openxmlformats.org/drawingml/2006/main">
              <a:graphicData uri="http://schemas.openxmlformats.org/drawingml/2006/picture">
                <pic:pic xmlns:pic="http://schemas.openxmlformats.org/drawingml/2006/picture">
                  <pic:nvPicPr>
                    <pic:cNvPr id="1073741825" name="image10.jpg" descr="image10.jpg"/>
                    <pic:cNvPicPr>
                      <a:picLocks noChangeAspect="1"/>
                    </pic:cNvPicPr>
                  </pic:nvPicPr>
                  <pic:blipFill>
                    <a:blip r:embed="rId11"/>
                    <a:stretch>
                      <a:fillRect/>
                    </a:stretch>
                  </pic:blipFill>
                  <pic:spPr>
                    <a:xfrm>
                      <a:off x="0" y="0"/>
                      <a:ext cx="5731200" cy="3822700"/>
                    </a:xfrm>
                    <a:prstGeom prst="rect">
                      <a:avLst/>
                    </a:prstGeom>
                    <a:ln w="12700" cap="flat">
                      <a:noFill/>
                      <a:miter lim="400000"/>
                    </a:ln>
                    <a:effectLst/>
                  </pic:spPr>
                </pic:pic>
              </a:graphicData>
            </a:graphic>
          </wp:inline>
        </w:drawing>
      </w:r>
      <w:r>
        <w:rPr>
          <w:rStyle w:val="None"/>
        </w:rPr>
        <w:br/>
        <w:t>In particular, Panel B of Figure 1 (a figure already included in the original submission of our paper) shows that the variances are quite consistent among working, middle, and upper-class-looking candidates. Also, the figure shows that the mean of these congruence scores is approximately 3.5 (out of a max of 5, see Table 1 in p. 9 for more details about our 1-5 scale of congruence). All in all, (1) there are differences among candidates, and also (2) Finnish citizens are able to identify these differences.</w:t>
      </w:r>
      <w:r>
        <w:rPr>
          <w:rStyle w:val="None"/>
        </w:rPr>
        <w:br/>
      </w:r>
      <w:r>
        <w:rPr>
          <w:rStyle w:val="None"/>
        </w:rPr>
        <w:br/>
      </w:r>
      <w:r>
        <w:rPr>
          <w:rStyle w:val="None"/>
          <w:b/>
          <w:bCs/>
          <w:u w:val="single"/>
        </w:rPr>
        <w:t xml:space="preserve">Added paragraph in p. 7 where we explain why there are </w:t>
      </w:r>
      <w:r>
        <w:rPr>
          <w:rStyle w:val="None"/>
          <w:b/>
          <w:bCs/>
          <w:u w:val="single"/>
          <w:rtl/>
          <w:lang w:val="ar-SA"/>
        </w:rPr>
        <w:t>“</w:t>
      </w:r>
      <w:r>
        <w:rPr>
          <w:rStyle w:val="None"/>
          <w:b/>
          <w:bCs/>
          <w:u w:val="single"/>
        </w:rPr>
        <w:t xml:space="preserve">normal” </w:t>
      </w:r>
      <w:r>
        <w:rPr>
          <w:rStyle w:val="None"/>
          <w:b/>
          <w:bCs/>
          <w:u w:val="single"/>
          <w:lang w:val="de-DE"/>
        </w:rPr>
        <w:t xml:space="preserve">and diverse </w:t>
      </w:r>
      <w:r>
        <w:rPr>
          <w:rStyle w:val="None"/>
          <w:b/>
          <w:bCs/>
          <w:u w:val="single"/>
          <w:rtl/>
          <w:lang w:val="ar-SA"/>
        </w:rPr>
        <w:t>“</w:t>
      </w:r>
      <w:r>
        <w:rPr>
          <w:rStyle w:val="None"/>
          <w:b/>
          <w:bCs/>
          <w:u w:val="single"/>
        </w:rPr>
        <w:t>looks” among candidates</w:t>
      </w:r>
      <w:r>
        <w:rPr>
          <w:rStyle w:val="None"/>
        </w:rPr>
        <w:t>:</w:t>
      </w:r>
      <w:r>
        <w:rPr>
          <w:rStyle w:val="None"/>
          <w:rtl/>
          <w:lang w:val="ar-SA"/>
        </w:rPr>
        <w:br/>
      </w:r>
      <w:r>
        <w:rPr>
          <w:rStyle w:val="None"/>
          <w:rtl/>
          <w:lang w:val="ar-SA"/>
        </w:rPr>
        <w:br/>
        <w:t>“</w:t>
      </w:r>
    </w:p>
    <w:p w14:paraId="4002CDCC" w14:textId="77777777" w:rsidR="00351962" w:rsidRPr="005A10E8" w:rsidRDefault="00351962" w:rsidP="00351962">
      <w:pPr>
        <w:pStyle w:val="Body"/>
        <w:spacing w:before="200" w:after="200"/>
        <w:jc w:val="both"/>
        <w:rPr>
          <w:ins w:id="22" w:author="Dr. Amy R." w:date="2023-01-28T14:15:00Z"/>
        </w:rPr>
      </w:pPr>
      <w:proofErr w:type="spellStart"/>
      <w:ins w:id="23" w:author="Dr. Amy R." w:date="2023-01-28T14:15:00Z">
        <w:r w:rsidRPr="005A10E8">
          <w:rPr>
            <w:rStyle w:val="Hyperlink1"/>
          </w:rPr>
          <w:t>Finnish</w:t>
        </w:r>
        <w:proofErr w:type="spellEnd"/>
        <w:r w:rsidRPr="005A10E8">
          <w:rPr>
            <w:rStyle w:val="Hyperlink1"/>
          </w:rPr>
          <w:t xml:space="preserve"> municipal </w:t>
        </w:r>
        <w:proofErr w:type="spellStart"/>
        <w:r w:rsidRPr="005A10E8">
          <w:rPr>
            <w:rStyle w:val="Hyperlink1"/>
          </w:rPr>
          <w:t>elections</w:t>
        </w:r>
        <w:proofErr w:type="spellEnd"/>
        <w:r w:rsidRPr="005A10E8">
          <w:rPr>
            <w:rStyle w:val="Hyperlink1"/>
          </w:rPr>
          <w:t xml:space="preserve"> use </w:t>
        </w:r>
        <w:proofErr w:type="spellStart"/>
        <w:r w:rsidRPr="005A10E8">
          <w:rPr>
            <w:rStyle w:val="Hyperlink1"/>
          </w:rPr>
          <w:t>the</w:t>
        </w:r>
        <w:proofErr w:type="spellEnd"/>
        <w:r w:rsidRPr="005A10E8">
          <w:rPr>
            <w:rStyle w:val="Hyperlink1"/>
          </w:rPr>
          <w:t xml:space="preserve"> D</w:t>
        </w:r>
        <w:r w:rsidRPr="005A10E8">
          <w:rPr>
            <w:rStyle w:val="Hyperlink1"/>
            <w:rtl/>
          </w:rPr>
          <w:t>’</w:t>
        </w:r>
        <w:proofErr w:type="spellStart"/>
        <w:r w:rsidRPr="005A10E8">
          <w:rPr>
            <w:rStyle w:val="Hyperlink1"/>
          </w:rPr>
          <w:t>Hondt</w:t>
        </w:r>
        <w:proofErr w:type="spellEnd"/>
        <w:r w:rsidRPr="005A10E8">
          <w:rPr>
            <w:rStyle w:val="Hyperlink1"/>
          </w:rPr>
          <w:t xml:space="preserve"> electoral </w:t>
        </w:r>
        <w:proofErr w:type="spellStart"/>
        <w:r w:rsidRPr="005A10E8">
          <w:rPr>
            <w:rStyle w:val="Hyperlink1"/>
          </w:rPr>
          <w:t>system</w:t>
        </w:r>
        <w:proofErr w:type="spellEnd"/>
        <w:r w:rsidRPr="005A10E8">
          <w:rPr>
            <w:rStyle w:val="Hyperlink1"/>
          </w:rPr>
          <w:t xml:space="preserve">, in </w:t>
        </w:r>
        <w:proofErr w:type="spellStart"/>
        <w:r w:rsidRPr="005A10E8">
          <w:rPr>
            <w:rStyle w:val="Hyperlink1"/>
          </w:rPr>
          <w:t>which</w:t>
        </w:r>
        <w:proofErr w:type="spellEnd"/>
        <w:r w:rsidRPr="005A10E8">
          <w:rPr>
            <w:rStyle w:val="Hyperlink1"/>
          </w:rPr>
          <w:t xml:space="preserve"> </w:t>
        </w:r>
        <w:proofErr w:type="spellStart"/>
        <w:r w:rsidRPr="005A10E8">
          <w:rPr>
            <w:rStyle w:val="Hyperlink1"/>
          </w:rPr>
          <w:t>citizens</w:t>
        </w:r>
        <w:proofErr w:type="spellEnd"/>
        <w:r w:rsidRPr="005A10E8">
          <w:rPr>
            <w:rStyle w:val="Hyperlink1"/>
          </w:rPr>
          <w:t xml:space="preserve"> vote </w:t>
        </w:r>
        <w:proofErr w:type="spellStart"/>
        <w:r w:rsidRPr="005A10E8">
          <w:rPr>
            <w:rStyle w:val="Hyperlink1"/>
          </w:rPr>
          <w:t>for</w:t>
        </w:r>
        <w:proofErr w:type="spellEnd"/>
        <w:r w:rsidRPr="005A10E8">
          <w:rPr>
            <w:rStyle w:val="Hyperlink1"/>
          </w:rPr>
          <w:t xml:space="preserve"> candidates running </w:t>
        </w:r>
        <w:proofErr w:type="spellStart"/>
        <w:r w:rsidRPr="005A10E8">
          <w:rPr>
            <w:rStyle w:val="Hyperlink1"/>
          </w:rPr>
          <w:t>on</w:t>
        </w:r>
        <w:proofErr w:type="spellEnd"/>
        <w:r w:rsidRPr="005A10E8">
          <w:rPr>
            <w:rStyle w:val="Hyperlink1"/>
          </w:rPr>
          <w:t xml:space="preserve"> </w:t>
        </w:r>
        <w:proofErr w:type="spellStart"/>
        <w:r w:rsidRPr="005A10E8">
          <w:rPr>
            <w:rStyle w:val="Hyperlink1"/>
          </w:rPr>
          <w:t>party</w:t>
        </w:r>
        <w:proofErr w:type="spellEnd"/>
        <w:r w:rsidRPr="005A10E8">
          <w:rPr>
            <w:rStyle w:val="Hyperlink1"/>
          </w:rPr>
          <w:t xml:space="preserve"> </w:t>
        </w:r>
        <w:proofErr w:type="spellStart"/>
        <w:r w:rsidRPr="005A10E8">
          <w:rPr>
            <w:rStyle w:val="Hyperlink1"/>
          </w:rPr>
          <w:t>lists</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votes candidates </w:t>
        </w:r>
        <w:proofErr w:type="spellStart"/>
        <w:r w:rsidRPr="005A10E8">
          <w:rPr>
            <w:rStyle w:val="Hyperlink1"/>
          </w:rPr>
          <w:t>receive</w:t>
        </w:r>
        <w:proofErr w:type="spellEnd"/>
        <w:r w:rsidRPr="005A10E8">
          <w:rPr>
            <w:rStyle w:val="Hyperlink1"/>
          </w:rPr>
          <w:t xml:space="preserve"> determine their </w:t>
        </w:r>
        <w:proofErr w:type="spellStart"/>
        <w:r w:rsidRPr="005A10E8">
          <w:rPr>
            <w:rStyle w:val="Hyperlink1"/>
          </w:rPr>
          <w:t>rank</w:t>
        </w:r>
        <w:proofErr w:type="spellEnd"/>
        <w:r w:rsidRPr="005A10E8">
          <w:rPr>
            <w:rStyle w:val="Hyperlink1"/>
          </w:rPr>
          <w:t xml:space="preserve">. </w:t>
        </w:r>
        <w:proofErr w:type="spellStart"/>
        <w:r w:rsidRPr="005A10E8">
          <w:rPr>
            <w:rStyle w:val="Hyperlink1"/>
          </w:rPr>
          <w:t>Seats</w:t>
        </w:r>
        <w:proofErr w:type="spellEnd"/>
        <w:r w:rsidRPr="005A10E8">
          <w:rPr>
            <w:rStyle w:val="Hyperlink1"/>
          </w:rPr>
          <w:t xml:space="preserve"> are </w:t>
        </w:r>
        <w:proofErr w:type="spellStart"/>
        <w:r w:rsidRPr="005A10E8">
          <w:rPr>
            <w:rStyle w:val="Hyperlink1"/>
          </w:rPr>
          <w:t>then</w:t>
        </w:r>
        <w:proofErr w:type="spellEnd"/>
        <w:r w:rsidRPr="005A10E8">
          <w:rPr>
            <w:rStyle w:val="Hyperlink1"/>
          </w:rPr>
          <w:t xml:space="preserve"> </w:t>
        </w:r>
        <w:proofErr w:type="spellStart"/>
        <w:r w:rsidRPr="005A10E8">
          <w:rPr>
            <w:rStyle w:val="Hyperlink1"/>
          </w:rPr>
          <w:t>filled</w:t>
        </w:r>
        <w:proofErr w:type="spellEnd"/>
        <w:r w:rsidRPr="005A10E8">
          <w:rPr>
            <w:rStyle w:val="Hyperlink1"/>
          </w:rPr>
          <w:t xml:space="preserve"> in </w:t>
        </w:r>
        <w:proofErr w:type="spellStart"/>
        <w:r w:rsidRPr="005A10E8">
          <w:rPr>
            <w:rStyle w:val="Hyperlink1"/>
          </w:rPr>
          <w:t>proportion</w:t>
        </w:r>
        <w:proofErr w:type="spellEnd"/>
        <w:r w:rsidRPr="005A10E8">
          <w:rPr>
            <w:rStyle w:val="Hyperlink1"/>
          </w:rPr>
          <w:t xml:space="preserve">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total votes </w:t>
        </w:r>
        <w:proofErr w:type="spellStart"/>
        <w:r w:rsidRPr="005A10E8">
          <w:rPr>
            <w:rStyle w:val="Hyperlink1"/>
          </w:rPr>
          <w:t>received</w:t>
        </w:r>
        <w:proofErr w:type="spellEnd"/>
        <w:r w:rsidRPr="005A10E8">
          <w:rPr>
            <w:rStyle w:val="Hyperlink1"/>
          </w:rPr>
          <w:t xml:space="preserve"> </w:t>
        </w:r>
        <w:proofErr w:type="spellStart"/>
        <w:r w:rsidRPr="005A10E8">
          <w:rPr>
            <w:rStyle w:val="Hyperlink1"/>
          </w:rPr>
          <w:t>by</w:t>
        </w:r>
        <w:proofErr w:type="spellEnd"/>
        <w:r w:rsidRPr="005A10E8">
          <w:rPr>
            <w:rStyle w:val="Hyperlink1"/>
          </w:rPr>
          <w:t xml:space="preserve"> </w:t>
        </w:r>
        <w:proofErr w:type="spellStart"/>
        <w:r w:rsidRPr="005A10E8">
          <w:rPr>
            <w:rStyle w:val="Hyperlink1"/>
          </w:rPr>
          <w:t>each</w:t>
        </w:r>
        <w:proofErr w:type="spellEnd"/>
        <w:r w:rsidRPr="005A10E8">
          <w:rPr>
            <w:rStyle w:val="Hyperlink1"/>
          </w:rPr>
          <w:t xml:space="preserve"> </w:t>
        </w:r>
        <w:proofErr w:type="spellStart"/>
        <w:r w:rsidRPr="005A10E8">
          <w:rPr>
            <w:rStyle w:val="Hyperlink1"/>
          </w:rPr>
          <w:t>party</w:t>
        </w:r>
        <w:proofErr w:type="spellEnd"/>
        <w:r w:rsidRPr="005A10E8">
          <w:rPr>
            <w:rStyle w:val="Hyperlink1"/>
          </w:rPr>
          <w:t xml:space="preserve"> </w:t>
        </w:r>
        <w:proofErr w:type="spellStart"/>
        <w:r w:rsidRPr="005A10E8">
          <w:rPr>
            <w:rStyle w:val="Hyperlink1"/>
          </w:rPr>
          <w:t>list</w:t>
        </w:r>
        <w:proofErr w:type="spellEnd"/>
        <w:r w:rsidRPr="005A10E8">
          <w:rPr>
            <w:rStyle w:val="Hyperlink1"/>
          </w:rPr>
          <w:t xml:space="preserve">. </w:t>
        </w:r>
        <w:proofErr w:type="spellStart"/>
        <w:r w:rsidRPr="005A10E8">
          <w:rPr>
            <w:rStyle w:val="Hyperlink1"/>
          </w:rPr>
          <w:t>Consequently</w:t>
        </w:r>
        <w:proofErr w:type="spellEnd"/>
        <w:r w:rsidRPr="005A10E8">
          <w:rPr>
            <w:rStyle w:val="Hyperlink1"/>
          </w:rPr>
          <w:t xml:space="preserve">, </w:t>
        </w:r>
        <w:proofErr w:type="spellStart"/>
        <w:r w:rsidRPr="005A10E8">
          <w:rPr>
            <w:rStyle w:val="Hyperlink1"/>
          </w:rPr>
          <w:t>parties</w:t>
        </w:r>
        <w:proofErr w:type="spellEnd"/>
        <w:r w:rsidRPr="005A10E8">
          <w:rPr>
            <w:rStyle w:val="Hyperlink1"/>
          </w:rPr>
          <w:t xml:space="preserve"> </w:t>
        </w:r>
        <w:proofErr w:type="spellStart"/>
        <w:r w:rsidRPr="005A10E8">
          <w:rPr>
            <w:rStyle w:val="Hyperlink1"/>
          </w:rPr>
          <w:t>have</w:t>
        </w:r>
        <w:proofErr w:type="spellEnd"/>
        <w:r w:rsidRPr="005A10E8">
          <w:rPr>
            <w:rStyle w:val="Hyperlink1"/>
          </w:rPr>
          <w:t xml:space="preserve"> </w:t>
        </w:r>
        <w:proofErr w:type="spellStart"/>
        <w:r w:rsidRPr="005A10E8">
          <w:rPr>
            <w:rStyle w:val="Hyperlink1"/>
          </w:rPr>
          <w:t>strong</w:t>
        </w:r>
        <w:proofErr w:type="spellEnd"/>
        <w:r w:rsidRPr="005A10E8">
          <w:rPr>
            <w:rStyle w:val="Hyperlink1"/>
          </w:rPr>
          <w:t xml:space="preserve"> incentives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present</w:t>
        </w:r>
        <w:proofErr w:type="spellEnd"/>
        <w:r w:rsidRPr="005A10E8">
          <w:rPr>
            <w:rStyle w:val="Hyperlink1"/>
          </w:rPr>
          <w:t xml:space="preserve"> </w:t>
        </w:r>
        <w:proofErr w:type="spellStart"/>
        <w:r w:rsidRPr="005A10E8">
          <w:rPr>
            <w:rStyle w:val="Hyperlink1"/>
          </w:rPr>
          <w:t>large</w:t>
        </w:r>
        <w:proofErr w:type="spellEnd"/>
        <w:r w:rsidRPr="005A10E8">
          <w:rPr>
            <w:rStyle w:val="Hyperlink1"/>
          </w:rPr>
          <w:t xml:space="preserve"> </w:t>
        </w:r>
        <w:proofErr w:type="spellStart"/>
        <w:r w:rsidRPr="005A10E8">
          <w:rPr>
            <w:rStyle w:val="Hyperlink1"/>
          </w:rPr>
          <w:t>lists</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candidates, </w:t>
        </w:r>
        <w:proofErr w:type="spellStart"/>
        <w:r w:rsidRPr="005A10E8">
          <w:rPr>
            <w:rStyle w:val="Hyperlink1"/>
          </w:rPr>
          <w:t>even</w:t>
        </w:r>
        <w:proofErr w:type="spellEnd"/>
        <w:r w:rsidRPr="005A10E8">
          <w:rPr>
            <w:rStyle w:val="Hyperlink1"/>
          </w:rPr>
          <w:t xml:space="preserve"> </w:t>
        </w:r>
        <w:proofErr w:type="spellStart"/>
        <w:r w:rsidRPr="005A10E8">
          <w:rPr>
            <w:rStyle w:val="Hyperlink1"/>
          </w:rPr>
          <w:t>if</w:t>
        </w:r>
        <w:proofErr w:type="spellEnd"/>
        <w:r w:rsidRPr="005A10E8">
          <w:rPr>
            <w:rStyle w:val="Hyperlink1"/>
          </w:rPr>
          <w:t xml:space="preserve"> </w:t>
        </w:r>
        <w:proofErr w:type="spellStart"/>
        <w:r w:rsidRPr="005A10E8">
          <w:rPr>
            <w:rStyle w:val="Hyperlink1"/>
          </w:rPr>
          <w:t>that</w:t>
        </w:r>
        <w:proofErr w:type="spellEnd"/>
        <w:r w:rsidRPr="005A10E8">
          <w:rPr>
            <w:rStyle w:val="Hyperlink1"/>
          </w:rPr>
          <w:t xml:space="preserve"> </w:t>
        </w:r>
        <w:proofErr w:type="spellStart"/>
        <w:r w:rsidRPr="005A10E8">
          <w:rPr>
            <w:rStyle w:val="Hyperlink1"/>
          </w:rPr>
          <w:t>means</w:t>
        </w:r>
        <w:proofErr w:type="spellEnd"/>
        <w:r w:rsidRPr="005A10E8">
          <w:rPr>
            <w:rStyle w:val="Hyperlink1"/>
          </w:rPr>
          <w:t xml:space="preserve"> </w:t>
        </w:r>
        <w:proofErr w:type="spellStart"/>
        <w:r w:rsidRPr="005A10E8">
          <w:rPr>
            <w:rStyle w:val="Hyperlink1"/>
          </w:rPr>
          <w:t>bringing</w:t>
        </w:r>
        <w:proofErr w:type="spellEnd"/>
        <w:r w:rsidRPr="005A10E8">
          <w:rPr>
            <w:rStyle w:val="Hyperlink1"/>
          </w:rPr>
          <w:t xml:space="preserve"> in </w:t>
        </w:r>
        <w:r w:rsidRPr="005A10E8">
          <w:rPr>
            <w:rStyle w:val="Hyperlink1"/>
            <w:rtl/>
          </w:rPr>
          <w:t>“</w:t>
        </w:r>
        <w:proofErr w:type="spellStart"/>
        <w:r w:rsidRPr="005A10E8">
          <w:rPr>
            <w:rStyle w:val="Hyperlink1"/>
          </w:rPr>
          <w:t>list</w:t>
        </w:r>
        <w:proofErr w:type="spellEnd"/>
        <w:r w:rsidRPr="005A10E8">
          <w:rPr>
            <w:rStyle w:val="Hyperlink1"/>
          </w:rPr>
          <w:t xml:space="preserve"> </w:t>
        </w:r>
        <w:proofErr w:type="spellStart"/>
        <w:r w:rsidRPr="005A10E8">
          <w:rPr>
            <w:rStyle w:val="Hyperlink1"/>
          </w:rPr>
          <w:t>fillers</w:t>
        </w:r>
        <w:proofErr w:type="spellEnd"/>
        <w:r w:rsidRPr="005A10E8">
          <w:rPr>
            <w:rStyle w:val="Hyperlink1"/>
          </w:rPr>
          <w:t xml:space="preserve">.” </w:t>
        </w:r>
        <w:proofErr w:type="spellStart"/>
        <w:r w:rsidRPr="005A10E8">
          <w:rPr>
            <w:rStyle w:val="Hyperlink1"/>
          </w:rPr>
          <w:t>Importantly</w:t>
        </w:r>
        <w:proofErr w:type="spellEnd"/>
        <w:r w:rsidRPr="005A10E8">
          <w:rPr>
            <w:rStyle w:val="Hyperlink1"/>
          </w:rPr>
          <w:t xml:space="preserve">, </w:t>
        </w:r>
        <w:proofErr w:type="spellStart"/>
        <w:r w:rsidRPr="005A10E8">
          <w:rPr>
            <w:rStyle w:val="Hyperlink1"/>
          </w:rPr>
          <w:t>recruiting</w:t>
        </w:r>
        <w:proofErr w:type="spellEnd"/>
        <w:r w:rsidRPr="005A10E8">
          <w:rPr>
            <w:rStyle w:val="Hyperlink1"/>
          </w:rPr>
          <w:t xml:space="preserve"> </w:t>
        </w:r>
        <w:proofErr w:type="spellStart"/>
        <w:r w:rsidRPr="005A10E8">
          <w:rPr>
            <w:rStyle w:val="Hyperlink1"/>
          </w:rPr>
          <w:t>such</w:t>
        </w:r>
        <w:proofErr w:type="spellEnd"/>
        <w:r w:rsidRPr="005A10E8">
          <w:rPr>
            <w:rStyle w:val="Hyperlink1"/>
          </w:rPr>
          <w:t xml:space="preserve"> a </w:t>
        </w:r>
        <w:proofErr w:type="spellStart"/>
        <w:r w:rsidRPr="005A10E8">
          <w:rPr>
            <w:rStyle w:val="Hyperlink1"/>
          </w:rPr>
          <w:t>large</w:t>
        </w:r>
        <w:proofErr w:type="spellEnd"/>
        <w:r w:rsidRPr="005A10E8">
          <w:rPr>
            <w:rStyle w:val="Hyperlink1"/>
          </w:rPr>
          <w:t xml:space="preserve"> </w:t>
        </w:r>
        <w:proofErr w:type="spellStart"/>
        <w:r w:rsidRPr="005A10E8">
          <w:rPr>
            <w:rStyle w:val="Hyperlink1"/>
          </w:rPr>
          <w:t>number</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candidates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fill</w:t>
        </w:r>
        <w:proofErr w:type="spellEnd"/>
        <w:r w:rsidRPr="005A10E8">
          <w:rPr>
            <w:rStyle w:val="Hyperlink1"/>
          </w:rPr>
          <w:t xml:space="preserve"> in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lists</w:t>
        </w:r>
        <w:proofErr w:type="spellEnd"/>
        <w:r w:rsidRPr="005A10E8">
          <w:rPr>
            <w:rStyle w:val="Hyperlink1"/>
          </w:rPr>
          <w:t xml:space="preserve"> </w:t>
        </w:r>
        <w:proofErr w:type="spellStart"/>
        <w:r w:rsidRPr="005A10E8">
          <w:rPr>
            <w:rStyle w:val="Hyperlink1"/>
          </w:rPr>
          <w:t>is</w:t>
        </w:r>
        <w:proofErr w:type="spellEnd"/>
        <w:r w:rsidRPr="005A10E8">
          <w:rPr>
            <w:rStyle w:val="Hyperlink1"/>
          </w:rPr>
          <w:t xml:space="preserve"> a </w:t>
        </w:r>
        <w:proofErr w:type="spellStart"/>
        <w:r w:rsidRPr="005A10E8">
          <w:rPr>
            <w:rStyle w:val="Hyperlink1"/>
          </w:rPr>
          <w:t>difficult</w:t>
        </w:r>
        <w:proofErr w:type="spellEnd"/>
        <w:r w:rsidRPr="005A10E8">
          <w:rPr>
            <w:rStyle w:val="Hyperlink1"/>
          </w:rPr>
          <w:t xml:space="preserve"> </w:t>
        </w:r>
        <w:proofErr w:type="spellStart"/>
        <w:r w:rsidRPr="005A10E8">
          <w:rPr>
            <w:rStyle w:val="Hyperlink1"/>
          </w:rPr>
          <w:t>task</w:t>
        </w:r>
        <w:proofErr w:type="spellEnd"/>
        <w:r w:rsidRPr="005A10E8">
          <w:rPr>
            <w:rStyle w:val="Hyperlink1"/>
          </w:rPr>
          <w:t xml:space="preserve"> </w:t>
        </w:r>
        <w:proofErr w:type="spellStart"/>
        <w:r w:rsidRPr="005A10E8">
          <w:rPr>
            <w:rStyle w:val="Hyperlink1"/>
          </w:rPr>
          <w:t>for</w:t>
        </w:r>
        <w:proofErr w:type="spellEnd"/>
        <w:r w:rsidRPr="005A10E8">
          <w:rPr>
            <w:rStyle w:val="Hyperlink1"/>
          </w:rPr>
          <w:t xml:space="preserve"> </w:t>
        </w:r>
        <w:proofErr w:type="spellStart"/>
        <w:r w:rsidRPr="005A10E8">
          <w:rPr>
            <w:rStyle w:val="Hyperlink1"/>
          </w:rPr>
          <w:t>parties</w:t>
        </w:r>
        <w:proofErr w:type="spellEnd"/>
        <w:r w:rsidRPr="005A10E8">
          <w:rPr>
            <w:rStyle w:val="Hyperlink1"/>
          </w:rPr>
          <w:t xml:space="preserve">, </w:t>
        </w:r>
        <w:proofErr w:type="spellStart"/>
        <w:r w:rsidRPr="005A10E8">
          <w:rPr>
            <w:rStyle w:val="Hyperlink1"/>
          </w:rPr>
          <w:t>which</w:t>
        </w:r>
        <w:proofErr w:type="spellEnd"/>
        <w:r w:rsidRPr="005A10E8">
          <w:rPr>
            <w:rStyle w:val="Hyperlink1"/>
          </w:rPr>
          <w:t xml:space="preserve"> </w:t>
        </w:r>
        <w:proofErr w:type="spellStart"/>
        <w:r w:rsidRPr="005A10E8">
          <w:rPr>
            <w:rStyle w:val="Hyperlink1"/>
          </w:rPr>
          <w:t>must</w:t>
        </w:r>
        <w:proofErr w:type="spellEnd"/>
        <w:r w:rsidRPr="005A10E8">
          <w:rPr>
            <w:rStyle w:val="Hyperlink1"/>
          </w:rPr>
          <w:t xml:space="preserve"> </w:t>
        </w:r>
        <w:proofErr w:type="spellStart"/>
        <w:r w:rsidRPr="005A10E8">
          <w:rPr>
            <w:rStyle w:val="Hyperlink1"/>
          </w:rPr>
          <w:t>actively</w:t>
        </w:r>
        <w:proofErr w:type="spellEnd"/>
        <w:r w:rsidRPr="005A10E8">
          <w:rPr>
            <w:rStyle w:val="Hyperlink1"/>
          </w:rPr>
          <w:t xml:space="preserve"> </w:t>
        </w:r>
        <w:proofErr w:type="spellStart"/>
        <w:r w:rsidRPr="005A10E8">
          <w:rPr>
            <w:rStyle w:val="Hyperlink1"/>
          </w:rPr>
          <w:t>convince</w:t>
        </w:r>
        <w:proofErr w:type="spellEnd"/>
        <w:r w:rsidRPr="005A10E8">
          <w:rPr>
            <w:rStyle w:val="Hyperlink1"/>
          </w:rPr>
          <w:t xml:space="preserve"> local </w:t>
        </w:r>
        <w:proofErr w:type="spellStart"/>
        <w:r w:rsidRPr="005A10E8">
          <w:rPr>
            <w:rStyle w:val="Hyperlink1"/>
          </w:rPr>
          <w:t>residents</w:t>
        </w:r>
        <w:proofErr w:type="spellEnd"/>
        <w:r w:rsidRPr="005A10E8">
          <w:rPr>
            <w:rStyle w:val="Hyperlink1"/>
          </w:rPr>
          <w:t xml:space="preserve"> </w:t>
        </w:r>
        <w:proofErr w:type="spellStart"/>
        <w:r w:rsidRPr="005A10E8">
          <w:rPr>
            <w:rStyle w:val="Hyperlink1"/>
          </w:rPr>
          <w:t>to</w:t>
        </w:r>
        <w:proofErr w:type="spellEnd"/>
        <w:r w:rsidRPr="005A10E8">
          <w:rPr>
            <w:rStyle w:val="Hyperlink1"/>
          </w:rPr>
          <w:t xml:space="preserve"> stand as candidates (</w:t>
        </w:r>
        <w:commentRangeStart w:id="24"/>
        <w:proofErr w:type="spellStart"/>
        <w:r w:rsidRPr="005A10E8">
          <w:rPr>
            <w:rStyle w:val="Hyperlink1"/>
          </w:rPr>
          <w:t>Kestilä-Kekkonen</w:t>
        </w:r>
        <w:proofErr w:type="spellEnd"/>
        <w:r w:rsidRPr="005A10E8">
          <w:rPr>
            <w:rStyle w:val="Hyperlink1"/>
          </w:rPr>
          <w:t xml:space="preserve"> et al., 2018</w:t>
        </w:r>
        <w:commentRangeEnd w:id="24"/>
        <w:r>
          <w:rPr>
            <w:rStyle w:val="CommentReference"/>
            <w:rFonts w:ascii="Times New Roman" w:hAnsi="Times New Roman" w:cs="Times New Roman"/>
            <w:color w:val="auto"/>
            <w14:textOutline w14:w="0" w14:cap="rnd" w14:cmpd="sng" w14:algn="ctr">
              <w14:noFill/>
              <w14:prstDash w14:val="solid"/>
              <w14:bevel/>
            </w14:textOutline>
          </w:rPr>
          <w:commentReference w:id="24"/>
        </w:r>
        <w:r w:rsidRPr="005A10E8">
          <w:rPr>
            <w:rStyle w:val="Hyperlink1"/>
          </w:rPr>
          <w:t xml:space="preserve">). </w:t>
        </w:r>
        <w:proofErr w:type="spellStart"/>
        <w:r w:rsidRPr="005A10E8">
          <w:rPr>
            <w:rStyle w:val="Hyperlink1"/>
          </w:rPr>
          <w:t>Thus</w:t>
        </w:r>
        <w:proofErr w:type="spellEnd"/>
        <w:r w:rsidRPr="005A10E8">
          <w:rPr>
            <w:rStyle w:val="Hyperlink1"/>
          </w:rPr>
          <w:t xml:space="preserve">, </w:t>
        </w:r>
        <w:proofErr w:type="spellStart"/>
        <w:r w:rsidRPr="005A10E8">
          <w:rPr>
            <w:rStyle w:val="Hyperlink1"/>
          </w:rPr>
          <w:t>recruited</w:t>
        </w:r>
        <w:proofErr w:type="spellEnd"/>
        <w:r w:rsidRPr="005A10E8">
          <w:rPr>
            <w:rStyle w:val="Hyperlink1"/>
          </w:rPr>
          <w:t xml:space="preserve"> </w:t>
        </w:r>
        <w:proofErr w:type="spellStart"/>
        <w:r w:rsidRPr="005A10E8">
          <w:rPr>
            <w:rStyle w:val="Hyperlink1"/>
          </w:rPr>
          <w:t>individuals</w:t>
        </w:r>
        <w:proofErr w:type="spellEnd"/>
        <w:r w:rsidRPr="005A10E8">
          <w:rPr>
            <w:rStyle w:val="Hyperlink1"/>
          </w:rPr>
          <w:t xml:space="preserve"> are </w:t>
        </w:r>
        <w:proofErr w:type="spellStart"/>
        <w:r w:rsidRPr="005A10E8">
          <w:rPr>
            <w:rStyle w:val="Hyperlink1"/>
          </w:rPr>
          <w:t>not</w:t>
        </w:r>
        <w:proofErr w:type="spellEnd"/>
        <w:r w:rsidRPr="005A10E8">
          <w:rPr>
            <w:rStyle w:val="Hyperlink1"/>
          </w:rPr>
          <w:t xml:space="preserve"> </w:t>
        </w:r>
        <w:proofErr w:type="spellStart"/>
        <w:r w:rsidRPr="005A10E8">
          <w:rPr>
            <w:rStyle w:val="Hyperlink1"/>
          </w:rPr>
          <w:t>necessarily</w:t>
        </w:r>
        <w:proofErr w:type="spellEnd"/>
        <w:r w:rsidRPr="005A10E8">
          <w:rPr>
            <w:rStyle w:val="Hyperlink1"/>
          </w:rPr>
          <w:t xml:space="preserve"> </w:t>
        </w:r>
        <w:proofErr w:type="spellStart"/>
        <w:r w:rsidRPr="005A10E8">
          <w:rPr>
            <w:rStyle w:val="Hyperlink1"/>
          </w:rPr>
          <w:t>career-oriented</w:t>
        </w:r>
        <w:proofErr w:type="spellEnd"/>
        <w:r w:rsidRPr="005A10E8">
          <w:rPr>
            <w:rStyle w:val="Hyperlink1"/>
          </w:rPr>
          <w:t xml:space="preserve"> </w:t>
        </w:r>
        <w:proofErr w:type="spellStart"/>
        <w:r w:rsidRPr="005A10E8">
          <w:rPr>
            <w:rStyle w:val="Hyperlink1"/>
          </w:rPr>
          <w:t>politicians</w:t>
        </w:r>
        <w:proofErr w:type="spellEnd"/>
        <w:r w:rsidRPr="005A10E8">
          <w:rPr>
            <w:rStyle w:val="Hyperlink1"/>
          </w:rPr>
          <w:t xml:space="preserve">. As a </w:t>
        </w:r>
        <w:proofErr w:type="spellStart"/>
        <w:r w:rsidRPr="005A10E8">
          <w:rPr>
            <w:rStyle w:val="Hyperlink1"/>
          </w:rPr>
          <w:t>result</w:t>
        </w:r>
        <w:proofErr w:type="spellEnd"/>
        <w:r w:rsidRPr="005A10E8">
          <w:rPr>
            <w:rStyle w:val="Hyperlink1"/>
          </w:rPr>
          <w:t xml:space="preserve">, </w:t>
        </w:r>
        <w:proofErr w:type="spellStart"/>
        <w:r w:rsidRPr="005A10E8">
          <w:rPr>
            <w:rStyle w:val="Hyperlink1"/>
          </w:rPr>
          <w:t>ordinary</w:t>
        </w:r>
        <w:proofErr w:type="spellEnd"/>
        <w:r w:rsidRPr="005A10E8">
          <w:rPr>
            <w:rStyle w:val="Hyperlink1"/>
          </w:rPr>
          <w:t xml:space="preserve"> </w:t>
        </w:r>
        <w:proofErr w:type="spellStart"/>
        <w:r w:rsidRPr="005A10E8">
          <w:rPr>
            <w:rStyle w:val="Hyperlink1"/>
          </w:rPr>
          <w:t>people</w:t>
        </w:r>
        <w:proofErr w:type="spellEnd"/>
        <w:r w:rsidRPr="005A10E8">
          <w:rPr>
            <w:rStyle w:val="Hyperlink1"/>
          </w:rPr>
          <w:t xml:space="preserve"> do run </w:t>
        </w:r>
        <w:proofErr w:type="spellStart"/>
        <w:r w:rsidRPr="005A10E8">
          <w:rPr>
            <w:rStyle w:val="Hyperlink1"/>
          </w:rPr>
          <w:t>for</w:t>
        </w:r>
        <w:proofErr w:type="spellEnd"/>
        <w:r w:rsidRPr="005A10E8">
          <w:rPr>
            <w:rStyle w:val="Hyperlink1"/>
          </w:rPr>
          <w:t xml:space="preserve"> municipal </w:t>
        </w:r>
        <w:proofErr w:type="spellStart"/>
        <w:r w:rsidRPr="005A10E8">
          <w:rPr>
            <w:rStyle w:val="Hyperlink1"/>
          </w:rPr>
          <w:t>elections</w:t>
        </w:r>
        <w:proofErr w:type="spellEnd"/>
        <w:r w:rsidRPr="005A10E8">
          <w:rPr>
            <w:rStyle w:val="Hyperlink1"/>
          </w:rPr>
          <w:t>.</w:t>
        </w:r>
        <w:commentRangeStart w:id="25"/>
        <w:r w:rsidRPr="005A10E8">
          <w:rPr>
            <w:rStyle w:val="None"/>
            <w:vertAlign w:val="superscript"/>
          </w:rPr>
          <w:footnoteReference w:id="2"/>
        </w:r>
        <w:commentRangeEnd w:id="25"/>
        <w:r>
          <w:rPr>
            <w:rStyle w:val="CommentReference"/>
            <w:rFonts w:ascii="Times New Roman" w:hAnsi="Times New Roman" w:cs="Times New Roman"/>
            <w:color w:val="auto"/>
            <w14:textOutline w14:w="0" w14:cap="rnd" w14:cmpd="sng" w14:algn="ctr">
              <w14:noFill/>
              <w14:prstDash w14:val="solid"/>
              <w14:bevel/>
            </w14:textOutline>
          </w:rPr>
          <w:commentReference w:id="25"/>
        </w:r>
        <w:r w:rsidRPr="005A10E8">
          <w:rPr>
            <w:rStyle w:val="Hyperlink1"/>
          </w:rPr>
          <w:t xml:space="preserve"> </w:t>
        </w:r>
        <w:proofErr w:type="spellStart"/>
        <w:r w:rsidRPr="005A10E8">
          <w:rPr>
            <w:rStyle w:val="Hyperlink1"/>
          </w:rPr>
          <w:t>This</w:t>
        </w:r>
        <w:proofErr w:type="spellEnd"/>
        <w:r w:rsidRPr="005A10E8">
          <w:rPr>
            <w:rStyle w:val="Hyperlink1"/>
          </w:rPr>
          <w:t xml:space="preserve"> electoral </w:t>
        </w:r>
        <w:proofErr w:type="spellStart"/>
        <w:r w:rsidRPr="005A10E8">
          <w:rPr>
            <w:rStyle w:val="Hyperlink1"/>
          </w:rPr>
          <w:t>feature</w:t>
        </w:r>
        <w:proofErr w:type="spellEnd"/>
        <w:r w:rsidRPr="005A10E8">
          <w:rPr>
            <w:rStyle w:val="Hyperlink1"/>
          </w:rPr>
          <w:t xml:space="preserve"> </w:t>
        </w:r>
        <w:proofErr w:type="spellStart"/>
        <w:r w:rsidRPr="005A10E8">
          <w:rPr>
            <w:rStyle w:val="Hyperlink1"/>
          </w:rPr>
          <w:t>is</w:t>
        </w:r>
        <w:proofErr w:type="spellEnd"/>
        <w:r w:rsidRPr="005A10E8">
          <w:rPr>
            <w:rStyle w:val="Hyperlink1"/>
          </w:rPr>
          <w:t xml:space="preserve"> </w:t>
        </w:r>
        <w:proofErr w:type="spellStart"/>
        <w:r w:rsidRPr="005A10E8">
          <w:rPr>
            <w:rStyle w:val="Hyperlink1"/>
          </w:rPr>
          <w:t>critical</w:t>
        </w:r>
        <w:proofErr w:type="spellEnd"/>
        <w:r w:rsidRPr="005A10E8">
          <w:rPr>
            <w:rStyle w:val="Hyperlink1"/>
          </w:rPr>
          <w:t xml:space="preserve"> </w:t>
        </w:r>
        <w:proofErr w:type="spellStart"/>
        <w:r w:rsidRPr="005A10E8">
          <w:rPr>
            <w:rStyle w:val="Hyperlink1"/>
          </w:rPr>
          <w:t>for</w:t>
        </w:r>
        <w:proofErr w:type="spellEnd"/>
        <w:r w:rsidRPr="005A10E8">
          <w:rPr>
            <w:rStyle w:val="Hyperlink1"/>
          </w:rPr>
          <w:t xml:space="preserve"> </w:t>
        </w:r>
        <w:proofErr w:type="spellStart"/>
        <w:r w:rsidRPr="005A10E8">
          <w:rPr>
            <w:rStyle w:val="Hyperlink1"/>
          </w:rPr>
          <w:t>our</w:t>
        </w:r>
        <w:proofErr w:type="spellEnd"/>
        <w:r w:rsidRPr="005A10E8">
          <w:rPr>
            <w:rStyle w:val="Hyperlink1"/>
          </w:rPr>
          <w:t xml:space="preserve"> </w:t>
        </w:r>
        <w:proofErr w:type="spellStart"/>
        <w:r w:rsidRPr="005A10E8">
          <w:rPr>
            <w:rStyle w:val="Hyperlink1"/>
          </w:rPr>
          <w:t>identification</w:t>
        </w:r>
        <w:proofErr w:type="spellEnd"/>
        <w:r w:rsidRPr="005A10E8">
          <w:rPr>
            <w:rStyle w:val="Hyperlink1"/>
          </w:rPr>
          <w:t xml:space="preserve"> </w:t>
        </w:r>
        <w:proofErr w:type="spellStart"/>
        <w:r w:rsidRPr="005A10E8">
          <w:rPr>
            <w:rStyle w:val="Hyperlink1"/>
          </w:rPr>
          <w:t>strategy</w:t>
        </w:r>
        <w:proofErr w:type="spellEnd"/>
        <w:r w:rsidRPr="005A10E8">
          <w:rPr>
            <w:rStyle w:val="Hyperlink1"/>
          </w:rPr>
          <w:t xml:space="preserve"> as </w:t>
        </w:r>
        <w:proofErr w:type="spellStart"/>
        <w:r w:rsidRPr="005A10E8">
          <w:rPr>
            <w:rStyle w:val="Hyperlink1"/>
          </w:rPr>
          <w:t>it</w:t>
        </w:r>
        <w:proofErr w:type="spellEnd"/>
        <w:r w:rsidRPr="005A10E8">
          <w:rPr>
            <w:rStyle w:val="Hyperlink1"/>
          </w:rPr>
          <w:t xml:space="preserve"> </w:t>
        </w:r>
        <w:proofErr w:type="spellStart"/>
        <w:r w:rsidRPr="005A10E8">
          <w:rPr>
            <w:rStyle w:val="Hyperlink1"/>
          </w:rPr>
          <w:t>ensures</w:t>
        </w:r>
        <w:proofErr w:type="spellEnd"/>
        <w:r w:rsidRPr="005A10E8">
          <w:rPr>
            <w:rStyle w:val="Hyperlink1"/>
          </w:rPr>
          <w:t xml:space="preserve"> </w:t>
        </w:r>
        <w:proofErr w:type="spellStart"/>
        <w:r w:rsidRPr="005A10E8">
          <w:rPr>
            <w:rStyle w:val="Hyperlink1"/>
          </w:rPr>
          <w:t>that</w:t>
        </w:r>
        <w:proofErr w:type="spellEnd"/>
        <w:r w:rsidRPr="005A10E8">
          <w:rPr>
            <w:rStyle w:val="Hyperlink1"/>
          </w:rPr>
          <w:t xml:space="preserve"> </w:t>
        </w:r>
        <w:r w:rsidRPr="005A10E8">
          <w:rPr>
            <w:rStyle w:val="Hyperlink1"/>
            <w:rtl/>
          </w:rPr>
          <w:t>“</w:t>
        </w:r>
        <w:r w:rsidRPr="005A10E8">
          <w:rPr>
            <w:rStyle w:val="Hyperlink1"/>
          </w:rPr>
          <w:t xml:space="preserve">normal” </w:t>
        </w:r>
        <w:proofErr w:type="spellStart"/>
        <w:r w:rsidRPr="005A10E8">
          <w:rPr>
            <w:rStyle w:val="Hyperlink1"/>
          </w:rPr>
          <w:t>individuals</w:t>
        </w:r>
        <w:proofErr w:type="spellEnd"/>
        <w:r w:rsidRPr="005A10E8">
          <w:rPr>
            <w:rStyle w:val="Hyperlink1"/>
          </w:rPr>
          <w:t xml:space="preserve"> do </w:t>
        </w:r>
        <w:proofErr w:type="spellStart"/>
        <w:r w:rsidRPr="005A10E8">
          <w:rPr>
            <w:rStyle w:val="Hyperlink1"/>
          </w:rPr>
          <w:t>campaign</w:t>
        </w:r>
        <w:proofErr w:type="spellEnd"/>
        <w:r w:rsidRPr="005A10E8">
          <w:rPr>
            <w:rStyle w:val="Hyperlink1"/>
          </w:rPr>
          <w:t xml:space="preserve">, as </w:t>
        </w:r>
        <w:proofErr w:type="spellStart"/>
        <w:r w:rsidRPr="005A10E8">
          <w:rPr>
            <w:rStyle w:val="Hyperlink1"/>
          </w:rPr>
          <w:t>opposed</w:t>
        </w:r>
        <w:proofErr w:type="spellEnd"/>
        <w:r w:rsidRPr="005A10E8">
          <w:rPr>
            <w:rStyle w:val="Hyperlink1"/>
          </w:rPr>
          <w:t xml:space="preserve">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e.g</w:t>
        </w:r>
        <w:proofErr w:type="spellEnd"/>
        <w:r w:rsidRPr="005A10E8">
          <w:rPr>
            <w:rStyle w:val="Hyperlink1"/>
          </w:rPr>
          <w:t xml:space="preserve">., </w:t>
        </w:r>
        <w:proofErr w:type="spellStart"/>
        <w:r w:rsidRPr="005A10E8">
          <w:rPr>
            <w:rStyle w:val="Hyperlink1"/>
          </w:rPr>
          <w:t>only</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wealthy</w:t>
        </w:r>
        <w:proofErr w:type="spellEnd"/>
        <w:r w:rsidRPr="005A10E8">
          <w:rPr>
            <w:rStyle w:val="Hyperlink1"/>
          </w:rPr>
          <w:t xml:space="preserve"> or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good-looking</w:t>
        </w:r>
        <w:proofErr w:type="spellEnd"/>
        <w:r w:rsidRPr="005A10E8">
          <w:rPr>
            <w:rStyle w:val="Hyperlink1"/>
          </w:rPr>
          <w:t xml:space="preserve">. In </w:t>
        </w:r>
        <w:proofErr w:type="spellStart"/>
        <w:r w:rsidRPr="005A10E8">
          <w:rPr>
            <w:rStyle w:val="Hyperlink1"/>
          </w:rPr>
          <w:t>fact</w:t>
        </w:r>
        <w:proofErr w:type="spellEnd"/>
        <w:r w:rsidRPr="005A10E8">
          <w:rPr>
            <w:rStyle w:val="Hyperlink1"/>
          </w:rPr>
          <w:t xml:space="preserve">, </w:t>
        </w:r>
        <w:proofErr w:type="spellStart"/>
        <w:r w:rsidRPr="005A10E8">
          <w:rPr>
            <w:rStyle w:val="Hyperlink1"/>
          </w:rPr>
          <w:t>this</w:t>
        </w:r>
        <w:proofErr w:type="spellEnd"/>
        <w:r w:rsidRPr="005A10E8">
          <w:rPr>
            <w:rStyle w:val="Hyperlink1"/>
          </w:rPr>
          <w:t xml:space="preserve"> </w:t>
        </w:r>
        <w:proofErr w:type="spellStart"/>
        <w:r w:rsidRPr="005A10E8">
          <w:rPr>
            <w:rStyle w:val="Hyperlink1"/>
          </w:rPr>
          <w:t>feature</w:t>
        </w:r>
        <w:proofErr w:type="spellEnd"/>
        <w:r w:rsidRPr="005A10E8">
          <w:rPr>
            <w:rStyle w:val="Hyperlink1"/>
          </w:rPr>
          <w:t xml:space="preserve"> </w:t>
        </w:r>
        <w:proofErr w:type="gramStart"/>
        <w:r w:rsidRPr="005A10E8">
          <w:rPr>
            <w:rStyle w:val="Hyperlink1"/>
          </w:rPr>
          <w:t>shows</w:t>
        </w:r>
        <w:proofErr w:type="gramEnd"/>
        <w:r w:rsidRPr="005A10E8">
          <w:rPr>
            <w:rStyle w:val="Hyperlink1"/>
          </w:rPr>
          <w:t xml:space="preserve"> in </w:t>
        </w:r>
        <w:proofErr w:type="spellStart"/>
        <w:r w:rsidRPr="005A10E8">
          <w:rPr>
            <w:rStyle w:val="Hyperlink1"/>
          </w:rPr>
          <w:t>campaign</w:t>
        </w:r>
        <w:proofErr w:type="spellEnd"/>
        <w:r w:rsidRPr="005A10E8">
          <w:rPr>
            <w:rStyle w:val="Hyperlink1"/>
          </w:rPr>
          <w:t xml:space="preserve"> </w:t>
        </w:r>
        <w:r w:rsidRPr="005A10E8">
          <w:rPr>
            <w:rStyle w:val="Hyperlink1"/>
          </w:rPr>
          <w:lastRenderedPageBreak/>
          <w:t xml:space="preserve">posters, where casual </w:t>
        </w:r>
        <w:proofErr w:type="spellStart"/>
        <w:r w:rsidRPr="005A10E8">
          <w:rPr>
            <w:rStyle w:val="Hyperlink1"/>
          </w:rPr>
          <w:t>knitwear</w:t>
        </w:r>
        <w:proofErr w:type="spellEnd"/>
        <w:r w:rsidRPr="005A10E8">
          <w:rPr>
            <w:rStyle w:val="Hyperlink1"/>
          </w:rPr>
          <w:t xml:space="preserve"> and </w:t>
        </w:r>
        <w:proofErr w:type="spellStart"/>
        <w:r w:rsidRPr="005A10E8">
          <w:rPr>
            <w:rStyle w:val="Hyperlink1"/>
          </w:rPr>
          <w:t>even</w:t>
        </w:r>
        <w:proofErr w:type="spellEnd"/>
        <w:r w:rsidRPr="005A10E8">
          <w:rPr>
            <w:rStyle w:val="Hyperlink1"/>
          </w:rPr>
          <w:t xml:space="preserve"> </w:t>
        </w:r>
        <w:proofErr w:type="spellStart"/>
        <w:r w:rsidRPr="005A10E8">
          <w:rPr>
            <w:rStyle w:val="Hyperlink1"/>
          </w:rPr>
          <w:t>hoodies</w:t>
        </w:r>
        <w:proofErr w:type="spellEnd"/>
        <w:r w:rsidRPr="005A10E8">
          <w:rPr>
            <w:rStyle w:val="Hyperlink1"/>
          </w:rPr>
          <w:t xml:space="preserve"> are as </w:t>
        </w:r>
        <w:proofErr w:type="spellStart"/>
        <w:r w:rsidRPr="005A10E8">
          <w:rPr>
            <w:rStyle w:val="Hyperlink1"/>
          </w:rPr>
          <w:t>common</w:t>
        </w:r>
        <w:proofErr w:type="spellEnd"/>
        <w:r w:rsidRPr="005A10E8">
          <w:rPr>
            <w:rStyle w:val="Hyperlink1"/>
          </w:rPr>
          <w:t xml:space="preserve"> as </w:t>
        </w:r>
        <w:proofErr w:type="spellStart"/>
        <w:r w:rsidRPr="005A10E8">
          <w:rPr>
            <w:rStyle w:val="Hyperlink1"/>
          </w:rPr>
          <w:t>suits</w:t>
        </w:r>
        <w:proofErr w:type="spellEnd"/>
        <w:r w:rsidRPr="005A10E8">
          <w:rPr>
            <w:rStyle w:val="Hyperlink1"/>
          </w:rPr>
          <w:t xml:space="preserve"> and </w:t>
        </w:r>
        <w:proofErr w:type="spellStart"/>
        <w:r w:rsidRPr="005A10E8">
          <w:rPr>
            <w:rStyle w:val="Hyperlink1"/>
          </w:rPr>
          <w:t>other</w:t>
        </w:r>
        <w:proofErr w:type="spellEnd"/>
        <w:r w:rsidRPr="005A10E8">
          <w:rPr>
            <w:rStyle w:val="Hyperlink1"/>
          </w:rPr>
          <w:t xml:space="preserve"> more formal </w:t>
        </w:r>
        <w:proofErr w:type="spellStart"/>
        <w:r w:rsidRPr="005A10E8">
          <w:rPr>
            <w:rStyle w:val="Hyperlink1"/>
          </w:rPr>
          <w:t>clothes</w:t>
        </w:r>
        <w:proofErr w:type="spellEnd"/>
        <w:r w:rsidRPr="005A10E8">
          <w:rPr>
            <w:rStyle w:val="Hyperlink1"/>
          </w:rPr>
          <w:t xml:space="preserve">, a </w:t>
        </w:r>
        <w:proofErr w:type="spellStart"/>
        <w:r w:rsidRPr="005A10E8">
          <w:rPr>
            <w:rStyle w:val="Hyperlink1"/>
          </w:rPr>
          <w:t>fact</w:t>
        </w:r>
        <w:proofErr w:type="spellEnd"/>
        <w:r w:rsidRPr="005A10E8">
          <w:rPr>
            <w:rStyle w:val="Hyperlink1"/>
          </w:rPr>
          <w:t xml:space="preserve"> </w:t>
        </w:r>
        <w:proofErr w:type="spellStart"/>
        <w:r w:rsidRPr="005A10E8">
          <w:rPr>
            <w:rStyle w:val="Hyperlink1"/>
          </w:rPr>
          <w:t>that</w:t>
        </w:r>
        <w:proofErr w:type="spellEnd"/>
        <w:r w:rsidRPr="005A10E8">
          <w:rPr>
            <w:rStyle w:val="Hyperlink1"/>
          </w:rPr>
          <w:t xml:space="preserve"> </w:t>
        </w:r>
        <w:proofErr w:type="spellStart"/>
        <w:r w:rsidRPr="005A10E8">
          <w:rPr>
            <w:rStyle w:val="Hyperlink1"/>
          </w:rPr>
          <w:t>goes</w:t>
        </w:r>
        <w:proofErr w:type="spellEnd"/>
        <w:r w:rsidRPr="005A10E8">
          <w:rPr>
            <w:rStyle w:val="Hyperlink1"/>
          </w:rPr>
          <w:t xml:space="preserve"> </w:t>
        </w:r>
        <w:proofErr w:type="spellStart"/>
        <w:r w:rsidRPr="005A10E8">
          <w:rPr>
            <w:rStyle w:val="Hyperlink1"/>
          </w:rPr>
          <w:t>hand</w:t>
        </w:r>
        <w:proofErr w:type="spellEnd"/>
        <w:r w:rsidRPr="005A10E8">
          <w:rPr>
            <w:rStyle w:val="Hyperlink1"/>
          </w:rPr>
          <w:t>-in-</w:t>
        </w:r>
        <w:proofErr w:type="spellStart"/>
        <w:r w:rsidRPr="005A10E8">
          <w:rPr>
            <w:rStyle w:val="Hyperlink1"/>
          </w:rPr>
          <w:t>hand</w:t>
        </w:r>
        <w:proofErr w:type="spellEnd"/>
        <w:r w:rsidRPr="005A10E8">
          <w:rPr>
            <w:rStyle w:val="Hyperlink1"/>
          </w:rPr>
          <w:t xml:space="preserve"> </w:t>
        </w:r>
        <w:proofErr w:type="spellStart"/>
        <w:r w:rsidRPr="005A10E8">
          <w:rPr>
            <w:rStyle w:val="Hyperlink1"/>
          </w:rPr>
          <w:t>with</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Finnish</w:t>
        </w:r>
        <w:proofErr w:type="spellEnd"/>
        <w:r w:rsidRPr="005A10E8">
          <w:rPr>
            <w:rStyle w:val="Hyperlink1"/>
          </w:rPr>
          <w:t xml:space="preserve"> </w:t>
        </w:r>
        <w:proofErr w:type="spellStart"/>
        <w:r w:rsidRPr="005A10E8">
          <w:rPr>
            <w:rStyle w:val="Hyperlink1"/>
          </w:rPr>
          <w:t>emphasis</w:t>
        </w:r>
        <w:proofErr w:type="spellEnd"/>
        <w:r w:rsidRPr="005A10E8">
          <w:rPr>
            <w:rStyle w:val="Hyperlink1"/>
          </w:rPr>
          <w:t xml:space="preserve"> </w:t>
        </w:r>
        <w:proofErr w:type="spellStart"/>
        <w:r w:rsidRPr="005A10E8">
          <w:rPr>
            <w:rStyle w:val="Hyperlink1"/>
          </w:rPr>
          <w:t>on</w:t>
        </w:r>
        <w:proofErr w:type="spellEnd"/>
        <w:r w:rsidRPr="005A10E8">
          <w:rPr>
            <w:rStyle w:val="Hyperlink1"/>
          </w:rPr>
          <w:t xml:space="preserve"> </w:t>
        </w:r>
        <w:proofErr w:type="spellStart"/>
        <w:r w:rsidRPr="005A10E8">
          <w:rPr>
            <w:rStyle w:val="Hyperlink1"/>
          </w:rPr>
          <w:t>functionality</w:t>
        </w:r>
        <w:proofErr w:type="spellEnd"/>
        <w:r w:rsidRPr="005A10E8">
          <w:rPr>
            <w:rStyle w:val="Hyperlink1"/>
          </w:rPr>
          <w:t xml:space="preserve"> and </w:t>
        </w:r>
        <w:proofErr w:type="spellStart"/>
        <w:r w:rsidRPr="005A10E8">
          <w:rPr>
            <w:rStyle w:val="Hyperlink1"/>
          </w:rPr>
          <w:t>frugality</w:t>
        </w:r>
        <w:proofErr w:type="spellEnd"/>
        <w:r w:rsidRPr="005A10E8">
          <w:rPr>
            <w:rStyle w:val="Hyperlink1"/>
          </w:rPr>
          <w:t xml:space="preserve"> (</w:t>
        </w:r>
        <w:commentRangeStart w:id="28"/>
        <w:proofErr w:type="spellStart"/>
        <w:r w:rsidRPr="005A10E8">
          <w:rPr>
            <w:rStyle w:val="Hyperlink1"/>
          </w:rPr>
          <w:t>Sarpila</w:t>
        </w:r>
        <w:proofErr w:type="spellEnd"/>
        <w:r w:rsidRPr="005A10E8">
          <w:rPr>
            <w:rStyle w:val="Hyperlink1"/>
          </w:rPr>
          <w:t xml:space="preserve"> et al., 2021</w:t>
        </w:r>
        <w:commentRangeEnd w:id="28"/>
        <w:r>
          <w:rPr>
            <w:rStyle w:val="CommentReference"/>
            <w:rFonts w:ascii="Times New Roman" w:hAnsi="Times New Roman" w:cs="Times New Roman"/>
            <w:color w:val="auto"/>
            <w14:textOutline w14:w="0" w14:cap="rnd" w14:cmpd="sng" w14:algn="ctr">
              <w14:noFill/>
              <w14:prstDash w14:val="solid"/>
              <w14:bevel/>
            </w14:textOutline>
          </w:rPr>
          <w:commentReference w:id="28"/>
        </w:r>
        <w:r w:rsidRPr="005A10E8">
          <w:rPr>
            <w:rStyle w:val="Hyperlink1"/>
          </w:rPr>
          <w:t>).</w:t>
        </w:r>
        <w:r w:rsidRPr="005A10E8">
          <w:rPr>
            <w:rStyle w:val="None"/>
            <w:vertAlign w:val="superscript"/>
          </w:rPr>
          <w:footnoteReference w:id="3"/>
        </w:r>
        <w:r w:rsidRPr="005A10E8">
          <w:rPr>
            <w:rStyle w:val="Hyperlink1"/>
          </w:rPr>
          <w:t xml:space="preserve"> </w:t>
        </w:r>
      </w:ins>
    </w:p>
    <w:p w14:paraId="0A2238D6" w14:textId="77777777" w:rsidR="00351962" w:rsidRPr="005A10E8" w:rsidRDefault="00000000" w:rsidP="00351962">
      <w:pPr>
        <w:pStyle w:val="Body"/>
        <w:spacing w:before="200" w:after="200"/>
        <w:jc w:val="both"/>
        <w:rPr>
          <w:ins w:id="31" w:author="Dr. Amy R." w:date="2023-01-28T14:17:00Z"/>
          <w:rStyle w:val="Hyperlink1"/>
        </w:rPr>
      </w:pPr>
      <w:del w:id="32" w:author="Dr. Amy R." w:date="2023-01-28T14:15:00Z">
        <w:r w:rsidDel="00351962">
          <w:rPr>
            <w:rStyle w:val="Hyperlink0"/>
          </w:rPr>
          <w:delText>Finnish municipal elections use the D</w:delText>
        </w:r>
        <w:r w:rsidDel="00351962">
          <w:rPr>
            <w:rStyle w:val="Hyperlink0"/>
            <w:rtl/>
          </w:rPr>
          <w:delText>’</w:delText>
        </w:r>
        <w:r w:rsidDel="00351962">
          <w:rPr>
            <w:rStyle w:val="Hyperlink0"/>
          </w:rPr>
          <w:delText xml:space="preserve">Hondt electoral system, in which citizens vote for candidates running on party lists. The candidates are then ranked according to the votes they receive. </w:delText>
        </w:r>
        <w:r w:rsidDel="00351962">
          <w:rPr>
            <w:rStyle w:val="None"/>
            <w:b/>
            <w:bCs/>
            <w:color w:val="4A86E8"/>
            <w:u w:color="4A86E8"/>
          </w:rPr>
          <w:delText>Seats are then filled in proportion to the total votes received by each list</w:delText>
        </w:r>
        <w:r w:rsidDel="00351962">
          <w:rPr>
            <w:rStyle w:val="Hyperlink0"/>
          </w:rPr>
          <w:delText xml:space="preserve">. Consequently, parties then have strong </w:delText>
        </w:r>
        <w:r w:rsidDel="00351962">
          <w:rPr>
            <w:rStyle w:val="None"/>
            <w:b/>
            <w:bCs/>
            <w:color w:val="4A86E8"/>
            <w:u w:color="4A86E8"/>
          </w:rPr>
          <w:delText>incentives to present large lists of candidates</w:delText>
        </w:r>
        <w:r w:rsidDel="00351962">
          <w:rPr>
            <w:rStyle w:val="Hyperlink0"/>
          </w:rPr>
          <w:delText xml:space="preserve">, even if that means bringing in </w:delText>
        </w:r>
        <w:r w:rsidDel="00351962">
          <w:rPr>
            <w:rStyle w:val="Hyperlink0"/>
            <w:rtl/>
            <w:lang w:val="ar-SA"/>
          </w:rPr>
          <w:delText>“</w:delText>
        </w:r>
        <w:r w:rsidDel="00351962">
          <w:rPr>
            <w:rStyle w:val="Hyperlink0"/>
          </w:rPr>
          <w:delText xml:space="preserve">list fillers.” Importantly, recruiting such a large number of candidates to fill in the lists is a difficult task for parties. Parties then need to actively </w:delText>
        </w:r>
        <w:r w:rsidDel="00351962">
          <w:rPr>
            <w:rStyle w:val="None"/>
            <w:b/>
            <w:bCs/>
            <w:color w:val="4A86E8"/>
            <w:u w:color="4A86E8"/>
          </w:rPr>
          <w:delText>convince local residents to stand as candidates</w:delText>
        </w:r>
        <w:r w:rsidDel="00351962">
          <w:rPr>
            <w:rStyle w:val="Hyperlink0"/>
            <w:lang w:val="da-DK"/>
          </w:rPr>
          <w:delText xml:space="preserve"> (Kestil</w:delText>
        </w:r>
        <w:r w:rsidDel="00351962">
          <w:rPr>
            <w:rStyle w:val="Hyperlink0"/>
          </w:rPr>
          <w:delText xml:space="preserve">ä-Kekkonen et al., 2018). Thus, </w:delText>
        </w:r>
        <w:r w:rsidDel="00351962">
          <w:rPr>
            <w:rStyle w:val="None"/>
            <w:b/>
            <w:bCs/>
            <w:color w:val="4A86E8"/>
            <w:u w:color="4A86E8"/>
          </w:rPr>
          <w:delText>recruited individuals are not necessarily career-oriented politicians. As a result, ordinary people do run for municipal elections</w:delText>
        </w:r>
        <w:r w:rsidDel="00351962">
          <w:rPr>
            <w:rStyle w:val="Hyperlink0"/>
          </w:rPr>
          <w:delText>.</w:delText>
        </w:r>
        <w:r w:rsidDel="00351962">
          <w:rPr>
            <w:rStyle w:val="None"/>
            <w:color w:val="4A86E8"/>
            <w:u w:color="4A86E8"/>
            <w:vertAlign w:val="superscript"/>
          </w:rPr>
          <w:footnoteReference w:id="4"/>
        </w:r>
        <w:r w:rsidDel="00351962">
          <w:rPr>
            <w:rStyle w:val="Hyperlink0"/>
          </w:rPr>
          <w:delText xml:space="preserve"> This electoral feature is critical for our identification strategy as it ensures that </w:delText>
        </w:r>
        <w:r w:rsidDel="00351962">
          <w:rPr>
            <w:rStyle w:val="Hyperlink0"/>
            <w:rtl/>
            <w:lang w:val="ar-SA"/>
          </w:rPr>
          <w:delText>“</w:delText>
        </w:r>
        <w:r w:rsidDel="00351962">
          <w:rPr>
            <w:rStyle w:val="None"/>
            <w:b/>
            <w:bCs/>
            <w:color w:val="4A86E8"/>
            <w:u w:color="4A86E8"/>
          </w:rPr>
          <w:delText>normal</w:delText>
        </w:r>
        <w:r w:rsidDel="00351962">
          <w:rPr>
            <w:rStyle w:val="Hyperlink0"/>
          </w:rPr>
          <w:delText xml:space="preserve">” </w:delText>
        </w:r>
        <w:r w:rsidDel="00351962">
          <w:rPr>
            <w:rStyle w:val="None"/>
            <w:b/>
            <w:bCs/>
            <w:color w:val="4A86E8"/>
            <w:u w:color="4A86E8"/>
          </w:rPr>
          <w:delText>individuals do campaign</w:delText>
        </w:r>
        <w:r w:rsidDel="00351962">
          <w:rPr>
            <w:rStyle w:val="Hyperlink0"/>
          </w:rPr>
          <w:delText xml:space="preserve"> as opposed to, e.g., only the wealthy or the good-looking. In fact, this feature shows in campaign posters, where </w:delText>
        </w:r>
        <w:r w:rsidDel="00351962">
          <w:rPr>
            <w:rStyle w:val="None"/>
            <w:b/>
            <w:bCs/>
            <w:color w:val="4A86E8"/>
            <w:u w:color="4A86E8"/>
          </w:rPr>
          <w:delText>casual knitwear–</w:delText>
        </w:r>
        <w:r w:rsidDel="00351962">
          <w:rPr>
            <w:rStyle w:val="None"/>
            <w:b/>
            <w:bCs/>
            <w:color w:val="4A86E8"/>
            <w:u w:color="4A86E8"/>
            <w:lang w:val="nl-NL"/>
          </w:rPr>
          <w:delText>and even hoodies</w:delText>
        </w:r>
        <w:r w:rsidDel="00351962">
          <w:rPr>
            <w:rStyle w:val="None"/>
            <w:b/>
            <w:bCs/>
            <w:color w:val="4A86E8"/>
            <w:u w:color="4A86E8"/>
          </w:rPr>
          <w:delText>–are as common as suits and other more formal clothes, a fact that goes hand in hand with Finnish emphasis on functionality and frugality (Sarpila et al., 2021)</w:delText>
        </w:r>
      </w:del>
      <w:r>
        <w:rPr>
          <w:rStyle w:val="Hyperlink0"/>
        </w:rPr>
        <w:t>.</w:t>
      </w:r>
      <w:r>
        <w:rPr>
          <w:rStyle w:val="None"/>
          <w:color w:val="4A86E8"/>
          <w:u w:color="4A86E8"/>
          <w:vertAlign w:val="superscript"/>
        </w:rPr>
        <w:footnoteReference w:id="5"/>
      </w:r>
      <w:r>
        <w:rPr>
          <w:rStyle w:val="None"/>
        </w:rPr>
        <w:t>”</w:t>
      </w:r>
      <w:r>
        <w:rPr>
          <w:rStyle w:val="None"/>
        </w:rPr>
        <w:br/>
      </w:r>
      <w:r>
        <w:rPr>
          <w:rStyle w:val="None"/>
        </w:rPr>
        <w:br/>
      </w:r>
      <w:r>
        <w:rPr>
          <w:rStyle w:val="None"/>
          <w:b/>
          <w:bCs/>
          <w:u w:val="single"/>
        </w:rPr>
        <w:t>An important additional measure to address your question was to develop a new figure (Figure 2 in the edited version of the paper, in p. 11)</w:t>
      </w:r>
      <w:r>
        <w:rPr>
          <w:rStyle w:val="None"/>
        </w:rPr>
        <w:t>:</w:t>
      </w:r>
      <w:r>
        <w:rPr>
          <w:rStyle w:val="None"/>
        </w:rPr>
        <w:br/>
      </w:r>
      <w:r>
        <w:rPr>
          <w:rStyle w:val="None"/>
        </w:rPr>
        <w:br/>
      </w:r>
      <w:r>
        <w:rPr>
          <w:rStyle w:val="None"/>
          <w:noProof/>
        </w:rPr>
        <w:drawing>
          <wp:inline distT="0" distB="0" distL="0" distR="0" wp14:anchorId="5165CC0A" wp14:editId="49518ECC">
            <wp:extent cx="3462338" cy="3462338"/>
            <wp:effectExtent l="0" t="0" r="0" b="0"/>
            <wp:docPr id="1073741826" name="officeArt object" descr="image3.jpg"/>
            <wp:cNvGraphicFramePr/>
            <a:graphic xmlns:a="http://schemas.openxmlformats.org/drawingml/2006/main">
              <a:graphicData uri="http://schemas.openxmlformats.org/drawingml/2006/picture">
                <pic:pic xmlns:pic="http://schemas.openxmlformats.org/drawingml/2006/picture">
                  <pic:nvPicPr>
                    <pic:cNvPr id="1073741826" name="image3.jpg" descr="image3.jpg"/>
                    <pic:cNvPicPr>
                      <a:picLocks noChangeAspect="1"/>
                    </pic:cNvPicPr>
                  </pic:nvPicPr>
                  <pic:blipFill>
                    <a:blip r:embed="rId12"/>
                    <a:stretch>
                      <a:fillRect/>
                    </a:stretch>
                  </pic:blipFill>
                  <pic:spPr>
                    <a:xfrm>
                      <a:off x="0" y="0"/>
                      <a:ext cx="3462338" cy="3462338"/>
                    </a:xfrm>
                    <a:prstGeom prst="rect">
                      <a:avLst/>
                    </a:prstGeom>
                    <a:ln w="12700" cap="flat">
                      <a:noFill/>
                      <a:miter lim="400000"/>
                    </a:ln>
                    <a:effectLst/>
                  </pic:spPr>
                </pic:pic>
              </a:graphicData>
            </a:graphic>
          </wp:inline>
        </w:drawing>
      </w:r>
      <w:r>
        <w:rPr>
          <w:rStyle w:val="None"/>
        </w:rPr>
        <w:br/>
        <w:t xml:space="preserve">The figure shows that (1) candidates look like the occupation (social class) they do have, and that (2) Finnish citizens are able to correctly distinguish these differences. </w:t>
      </w:r>
      <w:r>
        <w:rPr>
          <w:rStyle w:val="None"/>
        </w:rPr>
        <w:br/>
      </w:r>
      <w:r>
        <w:rPr>
          <w:rStyle w:val="None"/>
        </w:rPr>
        <w:br/>
        <w:t>Plus, we</w:t>
      </w:r>
      <w:r>
        <w:rPr>
          <w:rStyle w:val="None"/>
          <w:rtl/>
        </w:rPr>
        <w:t>’</w:t>
      </w:r>
      <w:r>
        <w:rPr>
          <w:rStyle w:val="None"/>
        </w:rPr>
        <w:t>ve added the next paragraph which expands on these two points.</w:t>
      </w:r>
      <w:r>
        <w:rPr>
          <w:rStyle w:val="None"/>
        </w:rPr>
        <w:br/>
      </w:r>
      <w:r>
        <w:rPr>
          <w:rStyle w:val="None"/>
        </w:rPr>
        <w:br/>
      </w:r>
      <w:r>
        <w:rPr>
          <w:rStyle w:val="None"/>
          <w:b/>
          <w:bCs/>
          <w:u w:val="single"/>
        </w:rPr>
        <w:t xml:space="preserve">Added paragraph that addresses the issue of </w:t>
      </w:r>
      <w:r>
        <w:rPr>
          <w:rStyle w:val="None"/>
          <w:b/>
          <w:bCs/>
          <w:u w:val="single"/>
          <w:rtl/>
          <w:lang w:val="ar-SA"/>
        </w:rPr>
        <w:t>“</w:t>
      </w:r>
      <w:r>
        <w:rPr>
          <w:rStyle w:val="None"/>
          <w:b/>
          <w:bCs/>
          <w:u w:val="single"/>
        </w:rPr>
        <w:t>[how to] detect the class status of candidates [because all candidates] should all look alike</w:t>
      </w:r>
      <w:r>
        <w:rPr>
          <w:rStyle w:val="None"/>
          <w:b/>
          <w:bCs/>
        </w:rPr>
        <w:t>.”</w:t>
      </w:r>
      <w:r>
        <w:rPr>
          <w:rStyle w:val="None"/>
          <w:b/>
          <w:bCs/>
          <w:u w:val="single"/>
        </w:rPr>
        <w:t xml:space="preserve"> </w:t>
      </w:r>
      <w:r>
        <w:rPr>
          <w:rStyle w:val="None"/>
          <w:b/>
          <w:bCs/>
          <w:rtl/>
          <w:lang w:val="ar-SA"/>
        </w:rPr>
        <w:br/>
      </w:r>
      <w:r>
        <w:rPr>
          <w:rStyle w:val="None"/>
          <w:b/>
          <w:bCs/>
          <w:rtl/>
          <w:lang w:val="ar-SA"/>
        </w:rPr>
        <w:br/>
        <w:t>“</w:t>
      </w:r>
    </w:p>
    <w:p w14:paraId="23DB946E" w14:textId="77777777" w:rsidR="00351962" w:rsidRPr="005A10E8" w:rsidRDefault="00351962" w:rsidP="00351962">
      <w:pPr>
        <w:pStyle w:val="Body"/>
        <w:spacing w:before="200" w:after="200"/>
        <w:jc w:val="both"/>
        <w:rPr>
          <w:ins w:id="35" w:author="Dr. Amy R." w:date="2023-01-28T14:17:00Z"/>
        </w:rPr>
      </w:pPr>
      <w:proofErr w:type="spellStart"/>
      <w:ins w:id="36" w:author="Dr. Amy R." w:date="2023-01-28T14:17:00Z">
        <w:r w:rsidRPr="005A10E8">
          <w:rPr>
            <w:rStyle w:val="Hyperlink1"/>
          </w:rPr>
          <w:t>For</w:t>
        </w:r>
        <w:proofErr w:type="spellEnd"/>
        <w:r w:rsidRPr="005A10E8">
          <w:rPr>
            <w:rStyle w:val="Hyperlink1"/>
          </w:rPr>
          <w:t xml:space="preserve"> </w:t>
        </w:r>
        <w:proofErr w:type="spellStart"/>
        <w:r w:rsidRPr="005A10E8">
          <w:rPr>
            <w:rStyle w:val="Hyperlink1"/>
          </w:rPr>
          <w:t>internal</w:t>
        </w:r>
        <w:proofErr w:type="spellEnd"/>
        <w:r w:rsidRPr="005A10E8">
          <w:rPr>
            <w:rStyle w:val="Hyperlink1"/>
          </w:rPr>
          <w:t xml:space="preserve"> </w:t>
        </w:r>
        <w:proofErr w:type="spellStart"/>
        <w:r w:rsidRPr="005A10E8">
          <w:rPr>
            <w:rStyle w:val="Hyperlink1"/>
          </w:rPr>
          <w:t>consistency</w:t>
        </w:r>
        <w:proofErr w:type="spellEnd"/>
        <w:r w:rsidRPr="005A10E8">
          <w:rPr>
            <w:rStyle w:val="Hyperlink1"/>
          </w:rPr>
          <w:t xml:space="preserve">, </w:t>
        </w:r>
        <w:proofErr w:type="spellStart"/>
        <w:r w:rsidRPr="005A10E8">
          <w:rPr>
            <w:rStyle w:val="Hyperlink1"/>
          </w:rPr>
          <w:t>we</w:t>
        </w:r>
        <w:proofErr w:type="spellEnd"/>
        <w:r w:rsidRPr="005A10E8">
          <w:rPr>
            <w:rStyle w:val="Hyperlink1"/>
          </w:rPr>
          <w:t xml:space="preserve"> </w:t>
        </w:r>
        <w:proofErr w:type="spellStart"/>
        <w:r w:rsidRPr="005A10E8">
          <w:rPr>
            <w:rStyle w:val="Hyperlink1"/>
          </w:rPr>
          <w:t>would</w:t>
        </w:r>
        <w:proofErr w:type="spellEnd"/>
        <w:r w:rsidRPr="005A10E8">
          <w:rPr>
            <w:rStyle w:val="Hyperlink1"/>
          </w:rPr>
          <w:t xml:space="preserve"> </w:t>
        </w:r>
        <w:proofErr w:type="spellStart"/>
        <w:r w:rsidRPr="005A10E8">
          <w:rPr>
            <w:rStyle w:val="Hyperlink1"/>
          </w:rPr>
          <w:t>also</w:t>
        </w:r>
        <w:proofErr w:type="spellEnd"/>
        <w:r w:rsidRPr="005A10E8">
          <w:rPr>
            <w:rStyle w:val="Hyperlink1"/>
          </w:rPr>
          <w:t xml:space="preserve"> </w:t>
        </w:r>
        <w:proofErr w:type="spellStart"/>
        <w:r w:rsidRPr="005A10E8">
          <w:rPr>
            <w:rStyle w:val="Hyperlink1"/>
          </w:rPr>
          <w:t>like</w:t>
        </w:r>
        <w:proofErr w:type="spellEnd"/>
        <w:r w:rsidRPr="005A10E8">
          <w:rPr>
            <w:rStyle w:val="Hyperlink1"/>
          </w:rPr>
          <w:t xml:space="preserve">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see</w:t>
        </w:r>
        <w:proofErr w:type="spellEnd"/>
        <w:r w:rsidRPr="005A10E8">
          <w:rPr>
            <w:rStyle w:val="Hyperlink1"/>
          </w:rPr>
          <w:t xml:space="preserve"> </w:t>
        </w:r>
        <w:proofErr w:type="spellStart"/>
        <w:r w:rsidRPr="005A10E8">
          <w:rPr>
            <w:rStyle w:val="Hyperlink1"/>
          </w:rPr>
          <w:t>Finnish</w:t>
        </w:r>
        <w:proofErr w:type="spellEnd"/>
        <w:r w:rsidRPr="005A10E8">
          <w:rPr>
            <w:rStyle w:val="Hyperlink1"/>
          </w:rPr>
          <w:t xml:space="preserve"> </w:t>
        </w:r>
        <w:proofErr w:type="spellStart"/>
        <w:r w:rsidRPr="005A10E8">
          <w:rPr>
            <w:rStyle w:val="Hyperlink1"/>
          </w:rPr>
          <w:t>voters</w:t>
        </w:r>
        <w:proofErr w:type="spellEnd"/>
        <w:r w:rsidRPr="005A10E8">
          <w:rPr>
            <w:rStyle w:val="Hyperlink1"/>
          </w:rPr>
          <w:t xml:space="preserve"> </w:t>
        </w:r>
        <w:proofErr w:type="spellStart"/>
        <w:r w:rsidRPr="005A10E8">
          <w:rPr>
            <w:rStyle w:val="Hyperlink1"/>
          </w:rPr>
          <w:t>perceiv</w:t>
        </w:r>
        <w:r>
          <w:rPr>
            <w:rStyle w:val="Hyperlink1"/>
          </w:rPr>
          <w:t>ing</w:t>
        </w:r>
        <w:proofErr w:type="spellEnd"/>
        <w:r w:rsidRPr="005A10E8">
          <w:rPr>
            <w:rStyle w:val="Hyperlink1"/>
          </w:rPr>
          <w:t xml:space="preserve"> </w:t>
        </w:r>
        <w:proofErr w:type="spellStart"/>
        <w:r w:rsidRPr="005A10E8">
          <w:rPr>
            <w:rStyle w:val="Hyperlink1"/>
          </w:rPr>
          <w:t>working-class</w:t>
        </w:r>
        <w:proofErr w:type="spellEnd"/>
        <w:r w:rsidRPr="005A10E8">
          <w:rPr>
            <w:rStyle w:val="Hyperlink1"/>
          </w:rPr>
          <w:t xml:space="preserve"> candidates as </w:t>
        </w:r>
        <w:proofErr w:type="spellStart"/>
        <w:r w:rsidRPr="005A10E8">
          <w:rPr>
            <w:rStyle w:val="Hyperlink1"/>
          </w:rPr>
          <w:t>working-class</w:t>
        </w:r>
        <w:proofErr w:type="spellEnd"/>
        <w:r w:rsidRPr="005A10E8">
          <w:rPr>
            <w:rStyle w:val="Hyperlink1"/>
          </w:rPr>
          <w:t xml:space="preserve"> </w:t>
        </w:r>
        <w:proofErr w:type="spellStart"/>
        <w:r w:rsidRPr="005A10E8">
          <w:rPr>
            <w:rStyle w:val="Hyperlink1"/>
          </w:rPr>
          <w:t>individuals</w:t>
        </w:r>
        <w:proofErr w:type="spellEnd"/>
        <w:r w:rsidRPr="005A10E8">
          <w:rPr>
            <w:rStyle w:val="Hyperlink1"/>
          </w:rPr>
          <w:t xml:space="preserve">, </w:t>
        </w:r>
        <w:proofErr w:type="spellStart"/>
        <w:r w:rsidRPr="005A10E8">
          <w:rPr>
            <w:rStyle w:val="Hyperlink1"/>
          </w:rPr>
          <w:t>middle-class</w:t>
        </w:r>
        <w:proofErr w:type="spellEnd"/>
        <w:r w:rsidRPr="005A10E8">
          <w:rPr>
            <w:rStyle w:val="Hyperlink1"/>
          </w:rPr>
          <w:t xml:space="preserve"> candidates as </w:t>
        </w:r>
        <w:proofErr w:type="spellStart"/>
        <w:r w:rsidRPr="005A10E8">
          <w:rPr>
            <w:rStyle w:val="Hyperlink1"/>
          </w:rPr>
          <w:t>middle-class</w:t>
        </w:r>
        <w:proofErr w:type="spellEnd"/>
        <w:r w:rsidRPr="005A10E8">
          <w:rPr>
            <w:rStyle w:val="Hyperlink1"/>
          </w:rPr>
          <w:t xml:space="preserve"> </w:t>
        </w:r>
        <w:proofErr w:type="spellStart"/>
        <w:r w:rsidRPr="005A10E8">
          <w:rPr>
            <w:rStyle w:val="Hyperlink1"/>
          </w:rPr>
          <w:t>individuals</w:t>
        </w:r>
        <w:proofErr w:type="spellEnd"/>
        <w:r w:rsidRPr="005A10E8">
          <w:rPr>
            <w:rStyle w:val="Hyperlink1"/>
          </w:rPr>
          <w:t xml:space="preserve">, and so </w:t>
        </w:r>
        <w:proofErr w:type="spellStart"/>
        <w:r w:rsidRPr="005A10E8">
          <w:rPr>
            <w:rStyle w:val="Hyperlink1"/>
          </w:rPr>
          <w:t>on</w:t>
        </w:r>
        <w:proofErr w:type="spellEnd"/>
        <w:r w:rsidRPr="005A10E8">
          <w:rPr>
            <w:rStyle w:val="Hyperlink1"/>
          </w:rPr>
          <w:t xml:space="preserve">. </w:t>
        </w:r>
        <w:proofErr w:type="spellStart"/>
        <w:r w:rsidRPr="005A10E8">
          <w:rPr>
            <w:rStyle w:val="Hyperlink1"/>
          </w:rPr>
          <w:t>Similarly</w:t>
        </w:r>
        <w:proofErr w:type="spellEnd"/>
        <w:r w:rsidRPr="005A10E8">
          <w:rPr>
            <w:rStyle w:val="Hyperlink1"/>
          </w:rPr>
          <w:t xml:space="preserve">, </w:t>
        </w:r>
        <w:proofErr w:type="spellStart"/>
        <w:r w:rsidRPr="005A10E8">
          <w:rPr>
            <w:rStyle w:val="Hyperlink1"/>
          </w:rPr>
          <w:t>we</w:t>
        </w:r>
        <w:proofErr w:type="spellEnd"/>
        <w:r w:rsidRPr="005A10E8">
          <w:rPr>
            <w:rStyle w:val="Hyperlink1"/>
          </w:rPr>
          <w:t xml:space="preserve"> </w:t>
        </w:r>
        <w:proofErr w:type="spellStart"/>
        <w:r w:rsidRPr="005A10E8">
          <w:rPr>
            <w:rStyle w:val="Hyperlink1"/>
          </w:rPr>
          <w:t>would</w:t>
        </w:r>
        <w:proofErr w:type="spellEnd"/>
        <w:r w:rsidRPr="005A10E8">
          <w:rPr>
            <w:rStyle w:val="Hyperlink1"/>
          </w:rPr>
          <w:t xml:space="preserve"> </w:t>
        </w:r>
        <w:proofErr w:type="spellStart"/>
        <w:r w:rsidRPr="005A10E8">
          <w:rPr>
            <w:rStyle w:val="Hyperlink1"/>
          </w:rPr>
          <w:t>like</w:t>
        </w:r>
        <w:proofErr w:type="spellEnd"/>
        <w:r w:rsidRPr="005A10E8">
          <w:rPr>
            <w:rStyle w:val="Hyperlink1"/>
          </w:rPr>
          <w:t xml:space="preserve">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see</w:t>
        </w:r>
        <w:proofErr w:type="spellEnd"/>
        <w:r w:rsidRPr="005A10E8">
          <w:rPr>
            <w:rStyle w:val="Hyperlink1"/>
          </w:rPr>
          <w:t xml:space="preserve"> </w:t>
        </w:r>
        <w:proofErr w:type="spellStart"/>
        <w:r w:rsidRPr="005A10E8">
          <w:rPr>
            <w:rStyle w:val="Hyperlink1"/>
          </w:rPr>
          <w:t>that</w:t>
        </w:r>
        <w:proofErr w:type="spellEnd"/>
        <w:r w:rsidRPr="005A10E8">
          <w:rPr>
            <w:rStyle w:val="Hyperlink1"/>
          </w:rPr>
          <w:t xml:space="preserve"> </w:t>
        </w:r>
        <w:proofErr w:type="spellStart"/>
        <w:r w:rsidRPr="005A10E8">
          <w:rPr>
            <w:rStyle w:val="Hyperlink1"/>
          </w:rPr>
          <w:t>Finnish</w:t>
        </w:r>
        <w:proofErr w:type="spellEnd"/>
        <w:r w:rsidRPr="005A10E8">
          <w:rPr>
            <w:rStyle w:val="Hyperlink1"/>
          </w:rPr>
          <w:t xml:space="preserve"> candidates </w:t>
        </w:r>
        <w:proofErr w:type="spellStart"/>
        <w:r>
          <w:rPr>
            <w:rStyle w:val="Hyperlink1"/>
          </w:rPr>
          <w:t>who</w:t>
        </w:r>
        <w:proofErr w:type="spellEnd"/>
        <w:r>
          <w:rPr>
            <w:rStyle w:val="Hyperlink1"/>
          </w:rPr>
          <w:t xml:space="preserve"> </w:t>
        </w:r>
        <w:proofErr w:type="gramStart"/>
        <w:r w:rsidRPr="005A10E8">
          <w:rPr>
            <w:rStyle w:val="Hyperlink1"/>
          </w:rPr>
          <w:t>look</w:t>
        </w:r>
        <w:proofErr w:type="gramEnd"/>
        <w:r w:rsidRPr="005A10E8">
          <w:rPr>
            <w:rStyle w:val="Hyperlink1"/>
          </w:rPr>
          <w:t xml:space="preserve"> as </w:t>
        </w:r>
        <w:proofErr w:type="spellStart"/>
        <w:r w:rsidRPr="005A10E8">
          <w:rPr>
            <w:rStyle w:val="Hyperlink1"/>
          </w:rPr>
          <w:t>though</w:t>
        </w:r>
        <w:proofErr w:type="spellEnd"/>
        <w:r w:rsidRPr="005A10E8">
          <w:rPr>
            <w:rStyle w:val="Hyperlink1"/>
          </w:rPr>
          <w:t xml:space="preserve"> </w:t>
        </w:r>
        <w:proofErr w:type="spellStart"/>
        <w:r w:rsidRPr="005A10E8">
          <w:rPr>
            <w:rStyle w:val="Hyperlink1"/>
          </w:rPr>
          <w:t>they</w:t>
        </w:r>
        <w:proofErr w:type="spellEnd"/>
        <w:r w:rsidRPr="005A10E8">
          <w:rPr>
            <w:rStyle w:val="Hyperlink1"/>
          </w:rPr>
          <w:t xml:space="preserve"> </w:t>
        </w:r>
        <w:proofErr w:type="spellStart"/>
        <w:r w:rsidRPr="005A10E8">
          <w:rPr>
            <w:rStyle w:val="Hyperlink1"/>
          </w:rPr>
          <w:t>have</w:t>
        </w:r>
        <w:proofErr w:type="spellEnd"/>
        <w:r w:rsidRPr="005A10E8">
          <w:rPr>
            <w:rStyle w:val="Hyperlink1"/>
          </w:rPr>
          <w:t xml:space="preserve"> </w:t>
        </w:r>
        <w:proofErr w:type="spellStart"/>
        <w:r w:rsidRPr="005A10E8">
          <w:rPr>
            <w:rStyle w:val="Hyperlink1"/>
          </w:rPr>
          <w:t>working-class</w:t>
        </w:r>
        <w:proofErr w:type="spellEnd"/>
        <w:r w:rsidRPr="005A10E8">
          <w:rPr>
            <w:rStyle w:val="Hyperlink1"/>
          </w:rPr>
          <w:t xml:space="preserve"> </w:t>
        </w:r>
        <w:proofErr w:type="spellStart"/>
        <w:r w:rsidRPr="005A10E8">
          <w:rPr>
            <w:rStyle w:val="Hyperlink1"/>
          </w:rPr>
          <w:t>occupations</w:t>
        </w:r>
        <w:proofErr w:type="spellEnd"/>
        <w:r w:rsidRPr="005A10E8">
          <w:rPr>
            <w:rStyle w:val="Hyperlink1"/>
          </w:rPr>
          <w:t xml:space="preserve"> </w:t>
        </w:r>
        <w:proofErr w:type="spellStart"/>
        <w:r w:rsidRPr="005A10E8">
          <w:rPr>
            <w:rStyle w:val="Hyperlink1"/>
          </w:rPr>
          <w:t>actually</w:t>
        </w:r>
        <w:proofErr w:type="spellEnd"/>
        <w:r>
          <w:rPr>
            <w:rStyle w:val="Hyperlink1"/>
          </w:rPr>
          <w:t xml:space="preserve"> are</w:t>
        </w:r>
        <w:r w:rsidRPr="005A10E8">
          <w:rPr>
            <w:rStyle w:val="Hyperlink1"/>
          </w:rPr>
          <w:t xml:space="preserve"> </w:t>
        </w:r>
        <w:proofErr w:type="spellStart"/>
        <w:r w:rsidRPr="005A10E8">
          <w:rPr>
            <w:rStyle w:val="Hyperlink1"/>
          </w:rPr>
          <w:t>working-class</w:t>
        </w:r>
        <w:proofErr w:type="spellEnd"/>
        <w:r w:rsidRPr="005A10E8">
          <w:rPr>
            <w:rStyle w:val="Hyperlink1"/>
          </w:rPr>
          <w:t xml:space="preserve"> </w:t>
        </w:r>
        <w:proofErr w:type="spellStart"/>
        <w:r w:rsidRPr="005A10E8">
          <w:rPr>
            <w:rStyle w:val="Hyperlink1"/>
          </w:rPr>
          <w:t>individuals</w:t>
        </w:r>
        <w:proofErr w:type="spellEnd"/>
        <w:r>
          <w:rPr>
            <w:rStyle w:val="Hyperlink1"/>
          </w:rPr>
          <w:t>,</w:t>
        </w:r>
        <w:r w:rsidRPr="005A10E8">
          <w:rPr>
            <w:rStyle w:val="Hyperlink1"/>
          </w:rPr>
          <w:t xml:space="preserve"> candidates</w:t>
        </w:r>
        <w:r>
          <w:rPr>
            <w:rStyle w:val="Hyperlink1"/>
          </w:rPr>
          <w:t xml:space="preserve"> </w:t>
        </w:r>
        <w:proofErr w:type="spellStart"/>
        <w:r>
          <w:rPr>
            <w:rStyle w:val="Hyperlink1"/>
          </w:rPr>
          <w:t>who</w:t>
        </w:r>
        <w:proofErr w:type="spellEnd"/>
        <w:r w:rsidRPr="005A10E8">
          <w:rPr>
            <w:rStyle w:val="Hyperlink1"/>
          </w:rPr>
          <w:t xml:space="preserve"> look as </w:t>
        </w:r>
        <w:proofErr w:type="spellStart"/>
        <w:r w:rsidRPr="005A10E8">
          <w:rPr>
            <w:rStyle w:val="Hyperlink1"/>
          </w:rPr>
          <w:t>though</w:t>
        </w:r>
        <w:proofErr w:type="spellEnd"/>
        <w:r w:rsidRPr="005A10E8">
          <w:rPr>
            <w:rStyle w:val="Hyperlink1"/>
          </w:rPr>
          <w:t xml:space="preserve"> </w:t>
        </w:r>
        <w:proofErr w:type="spellStart"/>
        <w:r w:rsidRPr="005A10E8">
          <w:rPr>
            <w:rStyle w:val="Hyperlink1"/>
          </w:rPr>
          <w:t>they</w:t>
        </w:r>
        <w:proofErr w:type="spellEnd"/>
        <w:r w:rsidRPr="005A10E8">
          <w:rPr>
            <w:rStyle w:val="Hyperlink1"/>
          </w:rPr>
          <w:t xml:space="preserve"> </w:t>
        </w:r>
        <w:proofErr w:type="spellStart"/>
        <w:r w:rsidRPr="005A10E8">
          <w:rPr>
            <w:rStyle w:val="Hyperlink1"/>
          </w:rPr>
          <w:t>have</w:t>
        </w:r>
        <w:proofErr w:type="spellEnd"/>
        <w:r w:rsidRPr="005A10E8">
          <w:rPr>
            <w:rStyle w:val="Hyperlink1"/>
          </w:rPr>
          <w:t xml:space="preserve"> </w:t>
        </w:r>
        <w:proofErr w:type="spellStart"/>
        <w:r w:rsidRPr="005A10E8">
          <w:rPr>
            <w:rStyle w:val="Hyperlink1"/>
          </w:rPr>
          <w:t>middle-class</w:t>
        </w:r>
        <w:proofErr w:type="spellEnd"/>
        <w:r w:rsidRPr="005A10E8">
          <w:rPr>
            <w:rStyle w:val="Hyperlink1"/>
          </w:rPr>
          <w:t xml:space="preserve"> </w:t>
        </w:r>
        <w:proofErr w:type="spellStart"/>
        <w:r w:rsidRPr="005A10E8">
          <w:rPr>
            <w:rStyle w:val="Hyperlink1"/>
          </w:rPr>
          <w:t>occupations</w:t>
        </w:r>
        <w:proofErr w:type="spellEnd"/>
        <w:r w:rsidRPr="005A10E8">
          <w:rPr>
            <w:rStyle w:val="Hyperlink1"/>
          </w:rPr>
          <w:t xml:space="preserve"> </w:t>
        </w:r>
        <w:proofErr w:type="spellStart"/>
        <w:r w:rsidRPr="005A10E8">
          <w:rPr>
            <w:rStyle w:val="Hyperlink1"/>
          </w:rPr>
          <w:t>actually</w:t>
        </w:r>
        <w:proofErr w:type="spellEnd"/>
        <w:r w:rsidRPr="005A10E8">
          <w:rPr>
            <w:rStyle w:val="Hyperlink1"/>
          </w:rPr>
          <w:t xml:space="preserve"> are </w:t>
        </w:r>
        <w:proofErr w:type="spellStart"/>
        <w:r w:rsidRPr="005A10E8">
          <w:rPr>
            <w:rStyle w:val="Hyperlink1"/>
          </w:rPr>
          <w:t>middle-class</w:t>
        </w:r>
        <w:proofErr w:type="spellEnd"/>
        <w:r w:rsidRPr="005A10E8">
          <w:rPr>
            <w:rStyle w:val="Hyperlink1"/>
          </w:rPr>
          <w:t xml:space="preserve"> </w:t>
        </w:r>
        <w:proofErr w:type="spellStart"/>
        <w:r w:rsidRPr="005A10E8">
          <w:rPr>
            <w:rStyle w:val="Hyperlink1"/>
          </w:rPr>
          <w:t>individuals</w:t>
        </w:r>
        <w:proofErr w:type="spellEnd"/>
        <w:r w:rsidRPr="005A10E8">
          <w:rPr>
            <w:rStyle w:val="Hyperlink1"/>
          </w:rPr>
          <w:t xml:space="preserve">, and so </w:t>
        </w:r>
        <w:proofErr w:type="spellStart"/>
        <w:r w:rsidRPr="005A10E8">
          <w:rPr>
            <w:rStyle w:val="Hyperlink1"/>
          </w:rPr>
          <w:t>on</w:t>
        </w:r>
        <w:proofErr w:type="spellEnd"/>
        <w:r w:rsidRPr="005A10E8">
          <w:rPr>
            <w:rStyle w:val="Hyperlink1"/>
          </w:rPr>
          <w:t>.</w:t>
        </w:r>
        <w:r w:rsidRPr="005A10E8">
          <w:rPr>
            <w:rStyle w:val="None"/>
            <w:vertAlign w:val="superscript"/>
          </w:rPr>
          <w:footnoteReference w:id="6"/>
        </w:r>
        <w:r w:rsidRPr="005A10E8">
          <w:rPr>
            <w:rStyle w:val="Hyperlink1"/>
          </w:rPr>
          <w:t xml:space="preserve"> </w:t>
        </w:r>
        <w:proofErr w:type="spellStart"/>
        <w:r w:rsidRPr="005A10E8">
          <w:rPr>
            <w:rStyle w:val="Hyperlink1"/>
          </w:rPr>
          <w:t>Other</w:t>
        </w:r>
        <w:proofErr w:type="spellEnd"/>
        <w:r w:rsidRPr="005A10E8">
          <w:rPr>
            <w:rStyle w:val="Hyperlink1"/>
          </w:rPr>
          <w:t xml:space="preserve"> </w:t>
        </w:r>
        <w:proofErr w:type="spellStart"/>
        <w:r w:rsidRPr="005A10E8">
          <w:rPr>
            <w:rStyle w:val="Hyperlink1"/>
          </w:rPr>
          <w:t>results</w:t>
        </w:r>
        <w:proofErr w:type="spellEnd"/>
        <w:r w:rsidRPr="005A10E8">
          <w:rPr>
            <w:rStyle w:val="Hyperlink1"/>
          </w:rPr>
          <w:t xml:space="preserve"> </w:t>
        </w:r>
        <w:proofErr w:type="spellStart"/>
        <w:r w:rsidRPr="005A10E8">
          <w:rPr>
            <w:rStyle w:val="Hyperlink1"/>
          </w:rPr>
          <w:t>would</w:t>
        </w:r>
        <w:proofErr w:type="spellEnd"/>
        <w:r w:rsidRPr="005A10E8">
          <w:rPr>
            <w:rStyle w:val="Hyperlink1"/>
          </w:rPr>
          <w:t xml:space="preserve"> mean </w:t>
        </w:r>
        <w:proofErr w:type="spellStart"/>
        <w:r w:rsidRPr="005A10E8">
          <w:rPr>
            <w:rStyle w:val="Hyperlink1"/>
          </w:rPr>
          <w:t>that</w:t>
        </w:r>
        <w:proofErr w:type="spellEnd"/>
        <w:r w:rsidRPr="005A10E8">
          <w:rPr>
            <w:rStyle w:val="Hyperlink1"/>
          </w:rPr>
          <w:t xml:space="preserve"> </w:t>
        </w:r>
        <w:proofErr w:type="spellStart"/>
        <w:r w:rsidRPr="005A10E8">
          <w:rPr>
            <w:rStyle w:val="Hyperlink1"/>
          </w:rPr>
          <w:t>either</w:t>
        </w:r>
        <w:proofErr w:type="spellEnd"/>
        <w:r w:rsidRPr="005A10E8">
          <w:rPr>
            <w:rStyle w:val="Hyperlink1"/>
          </w:rPr>
          <w:t xml:space="preserve"> </w:t>
        </w:r>
        <w:proofErr w:type="spellStart"/>
        <w:r w:rsidRPr="005A10E8">
          <w:rPr>
            <w:rStyle w:val="Hyperlink1"/>
          </w:rPr>
          <w:t>Finnish</w:t>
        </w:r>
        <w:proofErr w:type="spellEnd"/>
        <w:r w:rsidRPr="005A10E8">
          <w:rPr>
            <w:rStyle w:val="Hyperlink1"/>
          </w:rPr>
          <w:t xml:space="preserve"> </w:t>
        </w:r>
        <w:proofErr w:type="spellStart"/>
        <w:r w:rsidRPr="005A10E8">
          <w:rPr>
            <w:rStyle w:val="Hyperlink1"/>
          </w:rPr>
          <w:t>voters</w:t>
        </w:r>
        <w:proofErr w:type="spellEnd"/>
        <w:r w:rsidRPr="005A10E8">
          <w:rPr>
            <w:rStyle w:val="Hyperlink1"/>
          </w:rPr>
          <w:t xml:space="preserve"> </w:t>
        </w:r>
        <w:proofErr w:type="spellStart"/>
        <w:r w:rsidRPr="005A10E8">
          <w:rPr>
            <w:rStyle w:val="Hyperlink1"/>
          </w:rPr>
          <w:t>have</w:t>
        </w:r>
        <w:proofErr w:type="spellEnd"/>
        <w:r w:rsidRPr="005A10E8">
          <w:rPr>
            <w:rStyle w:val="Hyperlink1"/>
          </w:rPr>
          <w:t xml:space="preserve"> a </w:t>
        </w:r>
        <w:proofErr w:type="spellStart"/>
        <w:r w:rsidRPr="005A10E8">
          <w:rPr>
            <w:rStyle w:val="Hyperlink1"/>
          </w:rPr>
          <w:t>hard</w:t>
        </w:r>
        <w:proofErr w:type="spellEnd"/>
        <w:r w:rsidRPr="005A10E8">
          <w:rPr>
            <w:rStyle w:val="Hyperlink1"/>
          </w:rPr>
          <w:t xml:space="preserve"> time </w:t>
        </w:r>
        <w:proofErr w:type="spellStart"/>
        <w:r w:rsidRPr="005A10E8">
          <w:rPr>
            <w:rStyle w:val="Hyperlink1"/>
          </w:rPr>
          <w:t>assessing</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lastRenderedPageBreak/>
          <w:t>occupation</w:t>
        </w:r>
        <w:proofErr w:type="spellEnd"/>
        <w:r w:rsidRPr="005A10E8">
          <w:rPr>
            <w:rStyle w:val="Hyperlink1"/>
          </w:rPr>
          <w:t xml:space="preserve"> (</w:t>
        </w:r>
        <w:proofErr w:type="spellStart"/>
        <w:r w:rsidRPr="005A10E8">
          <w:rPr>
            <w:rStyle w:val="Hyperlink1"/>
          </w:rPr>
          <w:t>class</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candidate </w:t>
        </w:r>
        <w:proofErr w:type="spellStart"/>
        <w:r w:rsidRPr="005A10E8">
          <w:rPr>
            <w:rStyle w:val="Hyperlink1"/>
          </w:rPr>
          <w:t>based</w:t>
        </w:r>
        <w:proofErr w:type="spellEnd"/>
        <w:r w:rsidRPr="005A10E8">
          <w:rPr>
            <w:rStyle w:val="Hyperlink1"/>
          </w:rPr>
          <w:t xml:space="preserve"> </w:t>
        </w:r>
        <w:proofErr w:type="spellStart"/>
        <w:r w:rsidRPr="005A10E8">
          <w:rPr>
            <w:rStyle w:val="Hyperlink1"/>
          </w:rPr>
          <w:t>on</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candidate</w:t>
        </w:r>
        <w:r w:rsidRPr="005A10E8">
          <w:rPr>
            <w:rStyle w:val="Hyperlink1"/>
            <w:rtl/>
          </w:rPr>
          <w:t>’</w:t>
        </w:r>
        <w:r w:rsidRPr="005A10E8">
          <w:rPr>
            <w:rStyle w:val="Hyperlink1"/>
          </w:rPr>
          <w:t xml:space="preserve">s </w:t>
        </w:r>
        <w:proofErr w:type="spellStart"/>
        <w:r w:rsidRPr="005A10E8">
          <w:rPr>
            <w:rStyle w:val="Hyperlink1"/>
          </w:rPr>
          <w:t>appearance</w:t>
        </w:r>
        <w:proofErr w:type="spellEnd"/>
        <w:r w:rsidRPr="005A10E8">
          <w:rPr>
            <w:rStyle w:val="Hyperlink1"/>
          </w:rPr>
          <w:t xml:space="preserve">, or candidates </w:t>
        </w:r>
        <w:proofErr w:type="spellStart"/>
        <w:r w:rsidRPr="005A10E8">
          <w:rPr>
            <w:rStyle w:val="Hyperlink1"/>
          </w:rPr>
          <w:t>systematically</w:t>
        </w:r>
        <w:proofErr w:type="spellEnd"/>
        <w:r w:rsidRPr="005A10E8">
          <w:rPr>
            <w:rStyle w:val="Hyperlink1"/>
          </w:rPr>
          <w:t xml:space="preserve"> look </w:t>
        </w:r>
        <w:proofErr w:type="spellStart"/>
        <w:r w:rsidRPr="005A10E8">
          <w:rPr>
            <w:rStyle w:val="Hyperlink1"/>
          </w:rPr>
          <w:t>different</w:t>
        </w:r>
        <w:proofErr w:type="spellEnd"/>
        <w:r w:rsidRPr="005A10E8">
          <w:rPr>
            <w:rStyle w:val="Hyperlink1"/>
          </w:rPr>
          <w:t xml:space="preserve"> </w:t>
        </w:r>
        <w:proofErr w:type="spellStart"/>
        <w:r w:rsidRPr="005A10E8">
          <w:rPr>
            <w:rStyle w:val="Hyperlink1"/>
          </w:rPr>
          <w:t>from</w:t>
        </w:r>
        <w:proofErr w:type="spellEnd"/>
        <w:r w:rsidRPr="005A10E8">
          <w:rPr>
            <w:rStyle w:val="Hyperlink1"/>
          </w:rPr>
          <w:t xml:space="preserve"> </w:t>
        </w:r>
        <w:proofErr w:type="spellStart"/>
        <w:r w:rsidRPr="005A10E8">
          <w:rPr>
            <w:rStyle w:val="Hyperlink1"/>
          </w:rPr>
          <w:t>what</w:t>
        </w:r>
        <w:proofErr w:type="spellEnd"/>
        <w:r w:rsidRPr="005A10E8">
          <w:rPr>
            <w:rStyle w:val="Hyperlink1"/>
          </w:rPr>
          <w:t xml:space="preserve"> </w:t>
        </w:r>
        <w:proofErr w:type="spellStart"/>
        <w:r w:rsidRPr="005A10E8">
          <w:rPr>
            <w:rStyle w:val="Hyperlink1"/>
          </w:rPr>
          <w:t>they</w:t>
        </w:r>
        <w:proofErr w:type="spellEnd"/>
        <w:r w:rsidRPr="005A10E8">
          <w:rPr>
            <w:rStyle w:val="Hyperlink1"/>
          </w:rPr>
          <w:t xml:space="preserve"> are. </w:t>
        </w:r>
        <w:proofErr w:type="spellStart"/>
        <w:r w:rsidRPr="005A10E8">
          <w:rPr>
            <w:rStyle w:val="Hyperlink1"/>
          </w:rPr>
          <w:t>Either</w:t>
        </w:r>
        <w:proofErr w:type="spellEnd"/>
        <w:r w:rsidRPr="005A10E8">
          <w:rPr>
            <w:rStyle w:val="Hyperlink1"/>
          </w:rPr>
          <w:t xml:space="preserve"> </w:t>
        </w:r>
        <w:proofErr w:type="spellStart"/>
        <w:r w:rsidRPr="005A10E8">
          <w:rPr>
            <w:rStyle w:val="Hyperlink1"/>
          </w:rPr>
          <w:t>way</w:t>
        </w:r>
        <w:proofErr w:type="spellEnd"/>
        <w:r w:rsidRPr="005A10E8">
          <w:rPr>
            <w:rStyle w:val="Hyperlink1"/>
          </w:rPr>
          <w:t xml:space="preserve">, </w:t>
        </w:r>
        <w:proofErr w:type="spellStart"/>
        <w:r>
          <w:rPr>
            <w:rStyle w:val="Hyperlink1"/>
          </w:rPr>
          <w:t>one</w:t>
        </w:r>
        <w:proofErr w:type="spellEnd"/>
        <w:r>
          <w:rPr>
            <w:rStyle w:val="Hyperlink1"/>
          </w:rPr>
          <w:t xml:space="preserve"> or </w:t>
        </w:r>
        <w:proofErr w:type="spellStart"/>
        <w:r>
          <w:rPr>
            <w:rStyle w:val="Hyperlink1"/>
          </w:rPr>
          <w:t>both</w:t>
        </w:r>
        <w:proofErr w:type="spellEnd"/>
        <w:r>
          <w:rPr>
            <w:rStyle w:val="Hyperlink1"/>
          </w:rPr>
          <w:t xml:space="preserve"> </w:t>
        </w:r>
        <w:proofErr w:type="spellStart"/>
        <w:r w:rsidRPr="005A10E8">
          <w:rPr>
            <w:rStyle w:val="Hyperlink1"/>
          </w:rPr>
          <w:t>assumptions</w:t>
        </w:r>
        <w:proofErr w:type="spellEnd"/>
        <w:r w:rsidRPr="005A10E8">
          <w:rPr>
            <w:rStyle w:val="Hyperlink1"/>
          </w:rPr>
          <w:t xml:space="preserve"> </w:t>
        </w:r>
        <w:proofErr w:type="spellStart"/>
        <w:r>
          <w:rPr>
            <w:rStyle w:val="Hyperlink1"/>
          </w:rPr>
          <w:t>failing</w:t>
        </w:r>
        <w:proofErr w:type="spellEnd"/>
        <w:r>
          <w:rPr>
            <w:rStyle w:val="Hyperlink1"/>
          </w:rPr>
          <w:t xml:space="preserve"> </w:t>
        </w:r>
        <w:proofErr w:type="spellStart"/>
        <w:r>
          <w:rPr>
            <w:rStyle w:val="Hyperlink1"/>
          </w:rPr>
          <w:t>to</w:t>
        </w:r>
        <w:proofErr w:type="spellEnd"/>
        <w:r>
          <w:rPr>
            <w:rStyle w:val="Hyperlink1"/>
          </w:rPr>
          <w:t xml:space="preserve"> </w:t>
        </w:r>
        <w:proofErr w:type="spellStart"/>
        <w:r w:rsidRPr="005A10E8">
          <w:rPr>
            <w:rStyle w:val="Hyperlink1"/>
          </w:rPr>
          <w:t>hold</w:t>
        </w:r>
        <w:proofErr w:type="spellEnd"/>
        <w:r w:rsidRPr="005A10E8">
          <w:rPr>
            <w:rStyle w:val="Hyperlink1"/>
          </w:rPr>
          <w:t xml:space="preserve"> </w:t>
        </w:r>
        <w:proofErr w:type="spellStart"/>
        <w:r w:rsidRPr="005A10E8">
          <w:rPr>
            <w:rStyle w:val="Hyperlink1"/>
          </w:rPr>
          <w:t>would</w:t>
        </w:r>
        <w:proofErr w:type="spellEnd"/>
        <w:r w:rsidRPr="005A10E8">
          <w:rPr>
            <w:rStyle w:val="Hyperlink1"/>
          </w:rPr>
          <w:t xml:space="preserve"> </w:t>
        </w:r>
        <w:proofErr w:type="spellStart"/>
        <w:r w:rsidRPr="005A10E8">
          <w:rPr>
            <w:rStyle w:val="Hyperlink1"/>
          </w:rPr>
          <w:t>seriously</w:t>
        </w:r>
        <w:proofErr w:type="spellEnd"/>
        <w:r w:rsidRPr="005A10E8">
          <w:rPr>
            <w:rStyle w:val="Hyperlink1"/>
          </w:rPr>
          <w:t xml:space="preserve"> </w:t>
        </w:r>
        <w:proofErr w:type="spellStart"/>
        <w:r w:rsidRPr="005A10E8">
          <w:rPr>
            <w:rStyle w:val="Hyperlink1"/>
          </w:rPr>
          <w:t>compromise</w:t>
        </w:r>
        <w:proofErr w:type="spellEnd"/>
        <w:r w:rsidRPr="005A10E8">
          <w:rPr>
            <w:rStyle w:val="Hyperlink1"/>
          </w:rPr>
          <w:t xml:space="preserve"> </w:t>
        </w:r>
        <w:proofErr w:type="spellStart"/>
        <w:r w:rsidRPr="005A10E8">
          <w:rPr>
            <w:rStyle w:val="Hyperlink1"/>
          </w:rPr>
          <w:t>our</w:t>
        </w:r>
        <w:proofErr w:type="spellEnd"/>
        <w:r w:rsidRPr="005A10E8">
          <w:rPr>
            <w:rStyle w:val="Hyperlink1"/>
          </w:rPr>
          <w:t xml:space="preserve"> </w:t>
        </w:r>
        <w:proofErr w:type="spellStart"/>
        <w:r w:rsidRPr="005A10E8">
          <w:rPr>
            <w:rStyle w:val="Hyperlink1"/>
          </w:rPr>
          <w:t>empirical</w:t>
        </w:r>
        <w:proofErr w:type="spellEnd"/>
        <w:r w:rsidRPr="005A10E8">
          <w:rPr>
            <w:rStyle w:val="Hyperlink1"/>
          </w:rPr>
          <w:t xml:space="preserve"> </w:t>
        </w:r>
        <w:proofErr w:type="spellStart"/>
        <w:r w:rsidRPr="005A10E8">
          <w:rPr>
            <w:rStyle w:val="Hyperlink1"/>
          </w:rPr>
          <w:t>claims</w:t>
        </w:r>
        <w:proofErr w:type="spellEnd"/>
        <w:r w:rsidRPr="005A10E8">
          <w:rPr>
            <w:rStyle w:val="Hyperlink1"/>
          </w:rPr>
          <w:t>.</w:t>
        </w:r>
      </w:ins>
    </w:p>
    <w:p w14:paraId="014BDA7B" w14:textId="77777777" w:rsidR="00351962" w:rsidRPr="005A10E8" w:rsidRDefault="00000000" w:rsidP="00351962">
      <w:pPr>
        <w:pStyle w:val="Body"/>
        <w:spacing w:before="200" w:after="200"/>
        <w:jc w:val="both"/>
        <w:rPr>
          <w:ins w:id="39" w:author="Dr. Amy R." w:date="2023-01-28T14:18:00Z"/>
          <w:rStyle w:val="Hyperlink1"/>
        </w:rPr>
      </w:pPr>
      <w:del w:id="40" w:author="Dr. Amy R." w:date="2023-01-28T14:17:00Z">
        <w:r w:rsidDel="00351962">
          <w:rPr>
            <w:rStyle w:val="Hyperlink0"/>
          </w:rPr>
          <w:delText>For internal consistency also we would like to see that Finnish voters perceive working class candidates as working class individuals, middle class candidates as middle class individuals, and so on. Similarly, we would like to see that Finnish candidates that look like  they have working class occupations are actually working class individuals, and that candidates that look like  they have middle class occupations are actually middle class individuals, and so on.</w:delText>
        </w:r>
        <w:r w:rsidDel="00351962">
          <w:rPr>
            <w:rStyle w:val="None"/>
            <w:color w:val="4A86E8"/>
            <w:u w:color="4A86E8"/>
            <w:vertAlign w:val="superscript"/>
          </w:rPr>
          <w:footnoteReference w:id="7"/>
        </w:r>
        <w:r w:rsidDel="00351962">
          <w:rPr>
            <w:rStyle w:val="Hyperlink0"/>
          </w:rPr>
          <w:delText xml:space="preserve"> </w:delText>
        </w:r>
        <w:r w:rsidDel="00351962">
          <w:rPr>
            <w:rStyle w:val="None"/>
            <w:b/>
            <w:bCs/>
            <w:color w:val="4A86E8"/>
            <w:u w:color="4A86E8"/>
          </w:rPr>
          <w:delText>Having otherwise would mean that either Finnish voters have a hard time assessing the occupation (class) of the candidate based on the candidate</w:delText>
        </w:r>
        <w:r w:rsidDel="00351962">
          <w:rPr>
            <w:rStyle w:val="None"/>
            <w:b/>
            <w:bCs/>
            <w:color w:val="4A86E8"/>
            <w:u w:color="4A86E8"/>
            <w:rtl/>
          </w:rPr>
          <w:delText>’</w:delText>
        </w:r>
        <w:r w:rsidDel="00351962">
          <w:rPr>
            <w:rStyle w:val="None"/>
            <w:b/>
            <w:bCs/>
            <w:color w:val="4A86E8"/>
            <w:u w:color="4A86E8"/>
          </w:rPr>
          <w:delText>s appearance, and/or that candidates systematically look different from what they are</w:delText>
        </w:r>
        <w:r w:rsidDel="00351962">
          <w:rPr>
            <w:rStyle w:val="Hyperlink0"/>
          </w:rPr>
          <w:delText>. Either way, if both assumptions do not hold it would seriously compromise our empirical claims</w:delText>
        </w:r>
      </w:del>
      <w:r>
        <w:rPr>
          <w:rStyle w:val="Hyperlink0"/>
        </w:rPr>
        <w:t>.</w:t>
      </w:r>
      <w:r>
        <w:rPr>
          <w:rStyle w:val="Hyperlink0"/>
        </w:rPr>
        <w:br/>
      </w:r>
      <w:r>
        <w:rPr>
          <w:rStyle w:val="Hyperlink0"/>
        </w:rPr>
        <w:br/>
      </w:r>
    </w:p>
    <w:p w14:paraId="49C83531" w14:textId="77777777" w:rsidR="00351962" w:rsidRPr="005A10E8" w:rsidRDefault="00351962" w:rsidP="00351962">
      <w:pPr>
        <w:pStyle w:val="Body"/>
        <w:spacing w:before="200" w:after="200"/>
        <w:jc w:val="both"/>
        <w:rPr>
          <w:ins w:id="43" w:author="Dr. Amy R." w:date="2023-01-28T14:18:00Z"/>
          <w:rStyle w:val="None"/>
        </w:rPr>
      </w:pPr>
      <w:proofErr w:type="spellStart"/>
      <w:ins w:id="44" w:author="Dr. Amy R." w:date="2023-01-28T14:18:00Z">
        <w:r w:rsidRPr="005A10E8">
          <w:rPr>
            <w:rStyle w:val="Hyperlink1"/>
          </w:rPr>
          <w:t>To</w:t>
        </w:r>
        <w:proofErr w:type="spellEnd"/>
        <w:r w:rsidRPr="005A10E8">
          <w:rPr>
            <w:rStyle w:val="Hyperlink1"/>
          </w:rPr>
          <w:t xml:space="preserve"> </w:t>
        </w:r>
        <w:proofErr w:type="spellStart"/>
        <w:r w:rsidRPr="005A10E8">
          <w:rPr>
            <w:rStyle w:val="Hyperlink1"/>
          </w:rPr>
          <w:t>verify</w:t>
        </w:r>
        <w:proofErr w:type="spellEnd"/>
        <w:r w:rsidRPr="005A10E8">
          <w:rPr>
            <w:rStyle w:val="Hyperlink1"/>
          </w:rPr>
          <w:t xml:space="preserve"> </w:t>
        </w:r>
        <w:proofErr w:type="spellStart"/>
        <w:r w:rsidRPr="005A10E8">
          <w:rPr>
            <w:rStyle w:val="Hyperlink1"/>
          </w:rPr>
          <w:t>these</w:t>
        </w:r>
        <w:proofErr w:type="spellEnd"/>
        <w:r w:rsidRPr="005A10E8">
          <w:rPr>
            <w:rStyle w:val="Hyperlink1"/>
          </w:rPr>
          <w:t xml:space="preserve"> </w:t>
        </w:r>
        <w:proofErr w:type="spellStart"/>
        <w:r w:rsidRPr="005A10E8">
          <w:rPr>
            <w:rStyle w:val="Hyperlink1"/>
          </w:rPr>
          <w:t>assumptions</w:t>
        </w:r>
        <w:proofErr w:type="spellEnd"/>
        <w:r w:rsidRPr="005A10E8">
          <w:rPr>
            <w:rStyle w:val="Hyperlink1"/>
          </w:rPr>
          <w:t xml:space="preserve">, </w:t>
        </w:r>
        <w:proofErr w:type="spellStart"/>
        <w:r w:rsidRPr="005A10E8">
          <w:rPr>
            <w:rStyle w:val="Hyperlink1"/>
          </w:rPr>
          <w:t>we</w:t>
        </w:r>
        <w:proofErr w:type="spellEnd"/>
        <w:r w:rsidRPr="005A10E8">
          <w:rPr>
            <w:rStyle w:val="Hyperlink1"/>
          </w:rPr>
          <w:t xml:space="preserve"> </w:t>
        </w:r>
        <w:proofErr w:type="gramStart"/>
        <w:r w:rsidRPr="005A10E8">
          <w:rPr>
            <w:rStyle w:val="Hyperlink1"/>
          </w:rPr>
          <w:t>show</w:t>
        </w:r>
        <w:proofErr w:type="gramEnd"/>
        <w:r w:rsidRPr="005A10E8">
          <w:rPr>
            <w:rStyle w:val="Hyperlink1"/>
          </w:rPr>
          <w:t xml:space="preserve"> in Figure 2 </w:t>
        </w:r>
        <w:proofErr w:type="spellStart"/>
        <w:r w:rsidRPr="005A10E8">
          <w:rPr>
            <w:rStyle w:val="Hyperlink1"/>
          </w:rPr>
          <w:t>that</w:t>
        </w:r>
        <w:proofErr w:type="spellEnd"/>
        <w:r w:rsidRPr="005A10E8">
          <w:rPr>
            <w:rStyle w:val="Hyperlink1"/>
          </w:rPr>
          <w:t xml:space="preserve"> </w:t>
        </w:r>
        <w:proofErr w:type="spellStart"/>
        <w:r w:rsidRPr="005A10E8">
          <w:rPr>
            <w:rStyle w:val="Hyperlink1"/>
          </w:rPr>
          <w:t>Finnish</w:t>
        </w:r>
        <w:proofErr w:type="spellEnd"/>
        <w:r w:rsidRPr="005A10E8">
          <w:rPr>
            <w:rStyle w:val="Hyperlink1"/>
          </w:rPr>
          <w:t xml:space="preserve"> candidates </w:t>
        </w:r>
        <w:proofErr w:type="spellStart"/>
        <w:r w:rsidRPr="005A10E8">
          <w:rPr>
            <w:rStyle w:val="Hyperlink1"/>
          </w:rPr>
          <w:t>scored</w:t>
        </w:r>
        <w:proofErr w:type="spellEnd"/>
        <w:r w:rsidRPr="005A10E8">
          <w:rPr>
            <w:rStyle w:val="Hyperlink1"/>
          </w:rPr>
          <w:t xml:space="preserve"> </w:t>
        </w:r>
        <w:proofErr w:type="spellStart"/>
        <w:r w:rsidRPr="005A10E8">
          <w:rPr>
            <w:rStyle w:val="Hyperlink1"/>
          </w:rPr>
          <w:t>an</w:t>
        </w:r>
        <w:proofErr w:type="spellEnd"/>
        <w:r w:rsidRPr="005A10E8">
          <w:rPr>
            <w:rStyle w:val="Hyperlink1"/>
          </w:rPr>
          <w:t xml:space="preserve"> </w:t>
        </w:r>
        <w:proofErr w:type="spellStart"/>
        <w:r w:rsidRPr="005A10E8">
          <w:rPr>
            <w:rStyle w:val="Hyperlink1"/>
          </w:rPr>
          <w:t>average</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3.3 (</w:t>
        </w:r>
        <w:proofErr w:type="spellStart"/>
        <w:r>
          <w:rPr>
            <w:rStyle w:val="Hyperlink1"/>
          </w:rPr>
          <w:t>see</w:t>
        </w:r>
        <w:proofErr w:type="spellEnd"/>
        <w:r w:rsidRPr="005A10E8">
          <w:rPr>
            <w:rStyle w:val="Hyperlink1"/>
          </w:rPr>
          <w:t xml:space="preserve"> Table 1</w:t>
        </w:r>
        <w:r>
          <w:rPr>
            <w:rStyle w:val="Hyperlink1"/>
          </w:rPr>
          <w:t>;</w:t>
        </w:r>
        <w:r w:rsidRPr="005A10E8">
          <w:rPr>
            <w:rStyle w:val="Hyperlink1"/>
          </w:rPr>
          <w:t xml:space="preserve"> a score </w:t>
        </w:r>
        <w:proofErr w:type="spellStart"/>
        <w:r w:rsidRPr="005A10E8">
          <w:rPr>
            <w:rStyle w:val="Hyperlink1"/>
          </w:rPr>
          <w:t>of</w:t>
        </w:r>
        <w:proofErr w:type="spellEnd"/>
        <w:r w:rsidRPr="005A10E8">
          <w:rPr>
            <w:rStyle w:val="Hyperlink1"/>
          </w:rPr>
          <w:t xml:space="preserve"> 5 </w:t>
        </w:r>
        <w:proofErr w:type="spellStart"/>
        <w:r w:rsidRPr="005A10E8">
          <w:rPr>
            <w:rStyle w:val="Hyperlink1"/>
          </w:rPr>
          <w:t>is</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maximum</w:t>
        </w:r>
        <w:proofErr w:type="spellEnd"/>
        <w:r w:rsidRPr="005A10E8">
          <w:rPr>
            <w:rStyle w:val="Hyperlink1"/>
          </w:rPr>
          <w:t xml:space="preserve"> </w:t>
        </w:r>
        <w:proofErr w:type="spellStart"/>
        <w:r w:rsidRPr="005A10E8">
          <w:rPr>
            <w:rStyle w:val="Hyperlink1"/>
          </w:rPr>
          <w:t>congruence</w:t>
        </w:r>
        <w:proofErr w:type="spellEnd"/>
        <w:r w:rsidRPr="005A10E8">
          <w:rPr>
            <w:rStyle w:val="Hyperlink1"/>
          </w:rPr>
          <w:t xml:space="preserve"> </w:t>
        </w:r>
        <w:proofErr w:type="spellStart"/>
        <w:r w:rsidRPr="005A10E8">
          <w:rPr>
            <w:rStyle w:val="Hyperlink1"/>
          </w:rPr>
          <w:t>between</w:t>
        </w:r>
        <w:proofErr w:type="spellEnd"/>
        <w:r w:rsidRPr="005A10E8">
          <w:rPr>
            <w:rStyle w:val="Hyperlink1"/>
          </w:rPr>
          <w:t xml:space="preserve"> </w:t>
        </w:r>
        <w:proofErr w:type="spellStart"/>
        <w:r w:rsidRPr="005A10E8">
          <w:rPr>
            <w:rStyle w:val="Hyperlink1"/>
          </w:rPr>
          <w:t>physical</w:t>
        </w:r>
        <w:proofErr w:type="spellEnd"/>
        <w:r w:rsidRPr="005A10E8">
          <w:rPr>
            <w:rStyle w:val="Hyperlink1"/>
          </w:rPr>
          <w:t xml:space="preserve"> </w:t>
        </w:r>
        <w:proofErr w:type="spellStart"/>
        <w:r w:rsidRPr="005A10E8">
          <w:rPr>
            <w:rStyle w:val="Hyperlink1"/>
          </w:rPr>
          <w:t>appearance</w:t>
        </w:r>
        <w:proofErr w:type="spellEnd"/>
        <w:r w:rsidRPr="005A10E8">
          <w:rPr>
            <w:rStyle w:val="Hyperlink1"/>
          </w:rPr>
          <w:t xml:space="preserve"> and </w:t>
        </w:r>
        <w:proofErr w:type="spellStart"/>
        <w:r w:rsidRPr="005A10E8">
          <w:rPr>
            <w:rStyle w:val="Hyperlink1"/>
          </w:rPr>
          <w:t>occupation</w:t>
        </w:r>
        <w:proofErr w:type="spellEnd"/>
        <w:r w:rsidRPr="005A10E8">
          <w:rPr>
            <w:rStyle w:val="Hyperlink1"/>
          </w:rPr>
          <w:t xml:space="preserve">). </w:t>
        </w:r>
        <w:proofErr w:type="spellStart"/>
        <w:r w:rsidRPr="005A10E8">
          <w:rPr>
            <w:rStyle w:val="Hyperlink1"/>
          </w:rPr>
          <w:t>This</w:t>
        </w:r>
        <w:proofErr w:type="spellEnd"/>
        <w:r w:rsidRPr="005A10E8">
          <w:rPr>
            <w:rStyle w:val="Hyperlink1"/>
          </w:rPr>
          <w:t xml:space="preserve"> </w:t>
        </w:r>
        <w:proofErr w:type="spellStart"/>
        <w:r w:rsidRPr="005A10E8">
          <w:rPr>
            <w:rStyle w:val="Hyperlink1"/>
          </w:rPr>
          <w:t>implies</w:t>
        </w:r>
        <w:proofErr w:type="spellEnd"/>
        <w:r w:rsidRPr="005A10E8">
          <w:rPr>
            <w:rStyle w:val="Hyperlink1"/>
          </w:rPr>
          <w:t xml:space="preserve"> </w:t>
        </w:r>
        <w:proofErr w:type="spellStart"/>
        <w:r w:rsidRPr="005A10E8">
          <w:rPr>
            <w:rStyle w:val="Hyperlink1"/>
          </w:rPr>
          <w:t>that</w:t>
        </w:r>
        <w:proofErr w:type="spellEnd"/>
        <w:r w:rsidRPr="005A10E8">
          <w:rPr>
            <w:rStyle w:val="Hyperlink1"/>
          </w:rPr>
          <w:t xml:space="preserve"> </w:t>
        </w:r>
        <w:proofErr w:type="spellStart"/>
        <w:r w:rsidRPr="005A10E8">
          <w:rPr>
            <w:rStyle w:val="Hyperlink1"/>
          </w:rPr>
          <w:t>Finnish</w:t>
        </w:r>
        <w:proofErr w:type="spellEnd"/>
        <w:r w:rsidRPr="005A10E8">
          <w:rPr>
            <w:rStyle w:val="Hyperlink1"/>
          </w:rPr>
          <w:t xml:space="preserve"> </w:t>
        </w:r>
        <w:proofErr w:type="spellStart"/>
        <w:r w:rsidRPr="005A10E8">
          <w:rPr>
            <w:rStyle w:val="Hyperlink1"/>
          </w:rPr>
          <w:t>voters</w:t>
        </w:r>
        <w:proofErr w:type="spellEnd"/>
        <w:r w:rsidRPr="005A10E8">
          <w:rPr>
            <w:rStyle w:val="Hyperlink1"/>
          </w:rPr>
          <w:t xml:space="preserve"> </w:t>
        </w:r>
        <w:proofErr w:type="spellStart"/>
        <w:r w:rsidRPr="005A10E8">
          <w:rPr>
            <w:rStyle w:val="Hyperlink1"/>
          </w:rPr>
          <w:t>find</w:t>
        </w:r>
        <w:proofErr w:type="spellEnd"/>
        <w:r w:rsidRPr="005A10E8">
          <w:rPr>
            <w:rStyle w:val="Hyperlink1"/>
          </w:rPr>
          <w:t xml:space="preserve"> </w:t>
        </w:r>
        <w:proofErr w:type="spellStart"/>
        <w:r w:rsidRPr="005A10E8">
          <w:rPr>
            <w:rStyle w:val="Hyperlink1"/>
          </w:rPr>
          <w:t>that</w:t>
        </w:r>
        <w:proofErr w:type="spellEnd"/>
        <w:r w:rsidRPr="005A10E8">
          <w:rPr>
            <w:rStyle w:val="Hyperlink1"/>
          </w:rPr>
          <w:t xml:space="preserve"> 66% </w:t>
        </w:r>
        <w:proofErr w:type="spellStart"/>
        <w:r w:rsidRPr="005A10E8">
          <w:rPr>
            <w:rStyle w:val="Hyperlink1"/>
          </w:rPr>
          <w:t>of</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time, candidates do </w:t>
        </w:r>
        <w:proofErr w:type="gramStart"/>
        <w:r w:rsidRPr="005A10E8">
          <w:rPr>
            <w:rStyle w:val="Hyperlink1"/>
          </w:rPr>
          <w:t>look</w:t>
        </w:r>
        <w:proofErr w:type="gramEnd"/>
        <w:r w:rsidRPr="005A10E8">
          <w:rPr>
            <w:rStyle w:val="Hyperlink1"/>
          </w:rPr>
          <w:t xml:space="preserve"> </w:t>
        </w:r>
        <w:proofErr w:type="spellStart"/>
        <w:r w:rsidRPr="005A10E8">
          <w:rPr>
            <w:rStyle w:val="Hyperlink1"/>
          </w:rPr>
          <w:t>like</w:t>
        </w:r>
        <w:proofErr w:type="spellEnd"/>
        <w:r w:rsidRPr="005A10E8">
          <w:rPr>
            <w:rStyle w:val="Hyperlink1"/>
          </w:rPr>
          <w:t xml:space="preserve"> </w:t>
        </w:r>
        <w:proofErr w:type="spellStart"/>
        <w:r w:rsidRPr="005A10E8">
          <w:rPr>
            <w:rStyle w:val="Hyperlink1"/>
          </w:rPr>
          <w:t>they</w:t>
        </w:r>
        <w:proofErr w:type="spellEnd"/>
        <w:r w:rsidRPr="005A10E8">
          <w:rPr>
            <w:rStyle w:val="Hyperlink1"/>
          </w:rPr>
          <w:t xml:space="preserve"> </w:t>
        </w:r>
        <w:proofErr w:type="spellStart"/>
        <w:r w:rsidRPr="005A10E8">
          <w:rPr>
            <w:rStyle w:val="Hyperlink1"/>
          </w:rPr>
          <w:t>belong</w:t>
        </w:r>
        <w:proofErr w:type="spellEnd"/>
        <w:r w:rsidRPr="005A10E8">
          <w:rPr>
            <w:rStyle w:val="Hyperlink1"/>
          </w:rPr>
          <w:t xml:space="preserve">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class</w:t>
        </w:r>
        <w:proofErr w:type="spellEnd"/>
        <w:r w:rsidRPr="005A10E8">
          <w:rPr>
            <w:rStyle w:val="Hyperlink1"/>
          </w:rPr>
          <w:t xml:space="preserve">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which</w:t>
        </w:r>
        <w:proofErr w:type="spellEnd"/>
        <w:r w:rsidRPr="005A10E8">
          <w:rPr>
            <w:rStyle w:val="Hyperlink1"/>
          </w:rPr>
          <w:t xml:space="preserve"> </w:t>
        </w:r>
        <w:proofErr w:type="spellStart"/>
        <w:r w:rsidRPr="005A10E8">
          <w:rPr>
            <w:rStyle w:val="Hyperlink1"/>
          </w:rPr>
          <w:t>they</w:t>
        </w:r>
        <w:proofErr w:type="spellEnd"/>
        <w:r w:rsidRPr="005A10E8">
          <w:rPr>
            <w:rStyle w:val="Hyperlink1"/>
          </w:rPr>
          <w:t xml:space="preserve"> </w:t>
        </w:r>
        <w:proofErr w:type="spellStart"/>
        <w:r w:rsidRPr="005A10E8">
          <w:rPr>
            <w:rStyle w:val="Hyperlink1"/>
          </w:rPr>
          <w:t>actually</w:t>
        </w:r>
        <w:proofErr w:type="spellEnd"/>
        <w:r w:rsidRPr="005A10E8">
          <w:rPr>
            <w:rStyle w:val="Hyperlink1"/>
          </w:rPr>
          <w:t xml:space="preserve"> </w:t>
        </w:r>
        <w:proofErr w:type="spellStart"/>
        <w:r w:rsidRPr="005A10E8">
          <w:rPr>
            <w:rStyle w:val="Hyperlink1"/>
          </w:rPr>
          <w:t>belong</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figure </w:t>
        </w:r>
        <w:proofErr w:type="spellStart"/>
        <w:r w:rsidRPr="005A10E8">
          <w:rPr>
            <w:rStyle w:val="Hyperlink1"/>
          </w:rPr>
          <w:t>also</w:t>
        </w:r>
        <w:proofErr w:type="spellEnd"/>
        <w:r w:rsidRPr="005A10E8">
          <w:rPr>
            <w:rStyle w:val="Hyperlink1"/>
          </w:rPr>
          <w:t xml:space="preserve"> </w:t>
        </w:r>
        <w:proofErr w:type="gramStart"/>
        <w:r w:rsidRPr="005A10E8">
          <w:rPr>
            <w:rStyle w:val="Hyperlink1"/>
          </w:rPr>
          <w:t>shows</w:t>
        </w:r>
        <w:proofErr w:type="gramEnd"/>
        <w:r w:rsidRPr="005A10E8">
          <w:rPr>
            <w:rStyle w:val="Hyperlink1"/>
          </w:rPr>
          <w:t xml:space="preserve"> </w:t>
        </w:r>
        <w:proofErr w:type="spellStart"/>
        <w:r w:rsidRPr="005A10E8">
          <w:rPr>
            <w:rStyle w:val="Hyperlink1"/>
          </w:rPr>
          <w:t>that</w:t>
        </w:r>
        <w:proofErr w:type="spellEnd"/>
        <w:r w:rsidRPr="005A10E8">
          <w:rPr>
            <w:rStyle w:val="Hyperlink1"/>
          </w:rPr>
          <w:t xml:space="preserve"> candidates </w:t>
        </w:r>
        <w:proofErr w:type="spellStart"/>
        <w:r w:rsidRPr="005A10E8">
          <w:rPr>
            <w:rStyle w:val="Hyperlink1"/>
          </w:rPr>
          <w:t>who</w:t>
        </w:r>
        <w:proofErr w:type="spellEnd"/>
        <w:r w:rsidRPr="005A10E8">
          <w:rPr>
            <w:rStyle w:val="Hyperlink1"/>
          </w:rPr>
          <w:t xml:space="preserve"> look </w:t>
        </w:r>
        <w:proofErr w:type="spellStart"/>
        <w:r w:rsidRPr="005A10E8">
          <w:rPr>
            <w:rStyle w:val="Hyperlink1"/>
          </w:rPr>
          <w:t>like</w:t>
        </w:r>
        <w:proofErr w:type="spellEnd"/>
        <w:r w:rsidRPr="005A10E8">
          <w:rPr>
            <w:rStyle w:val="Hyperlink1"/>
          </w:rPr>
          <w:t xml:space="preserve"> </w:t>
        </w:r>
        <w:proofErr w:type="spellStart"/>
        <w:r w:rsidRPr="005A10E8">
          <w:rPr>
            <w:rStyle w:val="Hyperlink1"/>
          </w:rPr>
          <w:t>they</w:t>
        </w:r>
        <w:proofErr w:type="spellEnd"/>
        <w:r w:rsidRPr="005A10E8">
          <w:rPr>
            <w:rStyle w:val="Hyperlink1"/>
          </w:rPr>
          <w:t xml:space="preserve"> </w:t>
        </w:r>
        <w:proofErr w:type="spellStart"/>
        <w:r w:rsidRPr="005A10E8">
          <w:rPr>
            <w:rStyle w:val="Hyperlink1"/>
          </w:rPr>
          <w:t>have</w:t>
        </w:r>
        <w:proofErr w:type="spellEnd"/>
        <w:r w:rsidRPr="005A10E8">
          <w:rPr>
            <w:rStyle w:val="Hyperlink1"/>
          </w:rPr>
          <w:t xml:space="preserve"> </w:t>
        </w:r>
        <w:proofErr w:type="spellStart"/>
        <w:r w:rsidRPr="005A10E8">
          <w:rPr>
            <w:rStyle w:val="Hyperlink1"/>
          </w:rPr>
          <w:t>working-class</w:t>
        </w:r>
        <w:proofErr w:type="spellEnd"/>
        <w:r w:rsidRPr="005A10E8">
          <w:rPr>
            <w:rStyle w:val="Hyperlink1"/>
          </w:rPr>
          <w:t xml:space="preserve"> </w:t>
        </w:r>
        <w:proofErr w:type="spellStart"/>
        <w:r w:rsidRPr="005A10E8">
          <w:rPr>
            <w:rStyle w:val="Hyperlink1"/>
          </w:rPr>
          <w:t>occupations</w:t>
        </w:r>
        <w:proofErr w:type="spellEnd"/>
        <w:r w:rsidRPr="005A10E8">
          <w:rPr>
            <w:rStyle w:val="Hyperlink1"/>
          </w:rPr>
          <w:t xml:space="preserve"> are </w:t>
        </w:r>
        <w:proofErr w:type="spellStart"/>
        <w:r w:rsidRPr="005A10E8">
          <w:rPr>
            <w:rStyle w:val="Hyperlink1"/>
          </w:rPr>
          <w:t>actually</w:t>
        </w:r>
        <w:proofErr w:type="spellEnd"/>
        <w:r w:rsidRPr="005A10E8">
          <w:rPr>
            <w:rStyle w:val="Hyperlink1"/>
          </w:rPr>
          <w:t xml:space="preserve"> </w:t>
        </w:r>
        <w:proofErr w:type="spellStart"/>
        <w:r w:rsidRPr="005A10E8">
          <w:rPr>
            <w:rStyle w:val="Hyperlink1"/>
          </w:rPr>
          <w:t>working</w:t>
        </w:r>
        <w:r>
          <w:rPr>
            <w:rStyle w:val="Hyperlink1"/>
          </w:rPr>
          <w:t>-</w:t>
        </w:r>
        <w:r w:rsidRPr="005A10E8">
          <w:rPr>
            <w:rStyle w:val="Hyperlink1"/>
          </w:rPr>
          <w:t>class</w:t>
        </w:r>
        <w:proofErr w:type="spellEnd"/>
        <w:r w:rsidRPr="005A10E8">
          <w:rPr>
            <w:rStyle w:val="Hyperlink1"/>
          </w:rPr>
          <w:t xml:space="preserve"> </w:t>
        </w:r>
        <w:proofErr w:type="spellStart"/>
        <w:r w:rsidRPr="005A10E8">
          <w:rPr>
            <w:rStyle w:val="Hyperlink1"/>
          </w:rPr>
          <w:t>individuals</w:t>
        </w:r>
        <w:proofErr w:type="spellEnd"/>
        <w:r w:rsidRPr="005A10E8">
          <w:rPr>
            <w:rStyle w:val="Hyperlink1"/>
          </w:rPr>
          <w:t xml:space="preserve">, and so </w:t>
        </w:r>
        <w:proofErr w:type="spellStart"/>
        <w:r w:rsidRPr="005A10E8">
          <w:rPr>
            <w:rStyle w:val="Hyperlink1"/>
          </w:rPr>
          <w:t>on</w:t>
        </w:r>
        <w:proofErr w:type="spellEnd"/>
        <w:r w:rsidRPr="005A10E8">
          <w:rPr>
            <w:rStyle w:val="Hyperlink1"/>
          </w:rPr>
          <w:t xml:space="preserve">. </w:t>
        </w:r>
        <w:proofErr w:type="spellStart"/>
        <w:r w:rsidRPr="005A10E8">
          <w:rPr>
            <w:rStyle w:val="Hyperlink1"/>
          </w:rPr>
          <w:t>Importantly</w:t>
        </w:r>
        <w:proofErr w:type="spellEnd"/>
        <w:r w:rsidRPr="005A10E8">
          <w:rPr>
            <w:rStyle w:val="Hyperlink1"/>
          </w:rPr>
          <w:t xml:space="preserve">, </w:t>
        </w:r>
        <w:proofErr w:type="spellStart"/>
        <w:r w:rsidRPr="005A10E8">
          <w:rPr>
            <w:rStyle w:val="Hyperlink1"/>
          </w:rPr>
          <w:t>these</w:t>
        </w:r>
        <w:proofErr w:type="spellEnd"/>
        <w:r w:rsidRPr="005A10E8">
          <w:rPr>
            <w:rStyle w:val="Hyperlink1"/>
          </w:rPr>
          <w:t xml:space="preserve"> </w:t>
        </w:r>
        <w:proofErr w:type="spellStart"/>
        <w:r w:rsidRPr="005A10E8">
          <w:rPr>
            <w:rStyle w:val="Hyperlink1"/>
          </w:rPr>
          <w:t>levels</w:t>
        </w:r>
        <w:proofErr w:type="spellEnd"/>
        <w:r w:rsidRPr="005A10E8">
          <w:rPr>
            <w:rStyle w:val="Hyperlink1"/>
          </w:rPr>
          <w:t xml:space="preserve"> are </w:t>
        </w:r>
        <w:proofErr w:type="spellStart"/>
        <w:r w:rsidRPr="005A10E8">
          <w:rPr>
            <w:rStyle w:val="Hyperlink1"/>
          </w:rPr>
          <w:t>consistent</w:t>
        </w:r>
        <w:proofErr w:type="spellEnd"/>
        <w:r w:rsidRPr="005A10E8">
          <w:rPr>
            <w:rStyle w:val="Hyperlink1"/>
          </w:rPr>
          <w:t xml:space="preserve"> </w:t>
        </w:r>
        <w:proofErr w:type="spellStart"/>
        <w:r w:rsidRPr="005A10E8">
          <w:rPr>
            <w:rStyle w:val="Hyperlink1"/>
          </w:rPr>
          <w:t>for</w:t>
        </w:r>
        <w:proofErr w:type="spellEnd"/>
        <w:r w:rsidRPr="005A10E8">
          <w:rPr>
            <w:rStyle w:val="Hyperlink1"/>
          </w:rPr>
          <w:t xml:space="preserve"> </w:t>
        </w:r>
        <w:proofErr w:type="spellStart"/>
        <w:r w:rsidRPr="005A10E8">
          <w:rPr>
            <w:rStyle w:val="Hyperlink1"/>
          </w:rPr>
          <w:t>both</w:t>
        </w:r>
        <w:proofErr w:type="spellEnd"/>
        <w:r w:rsidRPr="005A10E8">
          <w:rPr>
            <w:rStyle w:val="Hyperlink1"/>
          </w:rPr>
          <w:t xml:space="preserve"> male and </w:t>
        </w:r>
        <w:proofErr w:type="spellStart"/>
        <w:r w:rsidRPr="005A10E8">
          <w:rPr>
            <w:rStyle w:val="Hyperlink1"/>
          </w:rPr>
          <w:t>female</w:t>
        </w:r>
        <w:proofErr w:type="spellEnd"/>
        <w:r w:rsidRPr="005A10E8">
          <w:rPr>
            <w:rStyle w:val="Hyperlink1"/>
          </w:rPr>
          <w:t xml:space="preserve"> candidates.</w:t>
        </w:r>
      </w:ins>
    </w:p>
    <w:p w14:paraId="2EFD8CE6" w14:textId="20AD7018" w:rsidR="005C385A" w:rsidRDefault="00000000">
      <w:pPr>
        <w:pStyle w:val="Body"/>
        <w:numPr>
          <w:ilvl w:val="0"/>
          <w:numId w:val="2"/>
        </w:numPr>
        <w:spacing w:before="200" w:after="200"/>
        <w:jc w:val="both"/>
      </w:pPr>
      <w:del w:id="45" w:author="Dr. Amy R." w:date="2023-01-28T14:18:00Z">
        <w:r w:rsidDel="00351962">
          <w:rPr>
            <w:rStyle w:val="Hyperlink0"/>
          </w:rPr>
          <w:delText>To verify these assumptions, we show in Figure 2 that Finnish candidates are scored with an average of 3.3 (as per Table 1, a score of 5 is the maximum congruence between physical appearance and occupation). This implies that Finnish voters find that 66% of the time candidates do look like they belong to the class the candidates actually belong to. The figure also shows that candidates that look like they have working class occupations are actually working class individuals, and so on. Importantly, these levels are consistent for both male and female candidates</w:delText>
        </w:r>
        <w:r w:rsidDel="00351962">
          <w:rPr>
            <w:rStyle w:val="None"/>
          </w:rPr>
          <w:delText>.</w:delText>
        </w:r>
      </w:del>
      <w:r>
        <w:rPr>
          <w:rStyle w:val="None"/>
        </w:rPr>
        <w:t>”</w:t>
      </w:r>
      <w:r>
        <w:rPr>
          <w:rStyle w:val="None"/>
        </w:rPr>
        <w:br/>
      </w:r>
      <w:r>
        <w:rPr>
          <w:rStyle w:val="None"/>
        </w:rPr>
        <w:br/>
        <w:t>We wanted to thank you once again for this comment. We in fact made sure to thank you as well in a footnote (footnote #9) for encouraging this discussion. If there is anything else we should explain and/or incorporate in our paper, we would gladly do so.</w:t>
      </w:r>
    </w:p>
    <w:p w14:paraId="50131E7B" w14:textId="77777777" w:rsidR="005C385A" w:rsidRDefault="00000000">
      <w:pPr>
        <w:pStyle w:val="Body"/>
        <w:numPr>
          <w:ilvl w:val="0"/>
          <w:numId w:val="2"/>
        </w:numPr>
        <w:spacing w:before="200" w:after="200"/>
        <w:jc w:val="both"/>
      </w:pPr>
      <w:r>
        <w:rPr>
          <w:rStyle w:val="None"/>
          <w:b/>
          <w:bCs/>
        </w:rPr>
        <w:t>What is the inter-coder inter-reliability in this study? In other words, how many coders converge in their occupation judgment? For this analysis to be trustworthy there needs to be strong convergence in voters</w:t>
      </w:r>
      <w:r>
        <w:rPr>
          <w:rStyle w:val="None"/>
          <w:b/>
          <w:bCs/>
          <w:rtl/>
        </w:rPr>
        <w:t xml:space="preserve">’ </w:t>
      </w:r>
      <w:r>
        <w:rPr>
          <w:rStyle w:val="None"/>
          <w:b/>
          <w:bCs/>
        </w:rPr>
        <w:t>evaluation</w:t>
      </w:r>
      <w:r>
        <w:rPr>
          <w:rStyle w:val="None"/>
        </w:rPr>
        <w:t>.</w:t>
      </w:r>
      <w:r>
        <w:rPr>
          <w:rStyle w:val="None"/>
        </w:rPr>
        <w:br/>
      </w:r>
      <w:r>
        <w:rPr>
          <w:rStyle w:val="None"/>
        </w:rPr>
        <w:br/>
        <w:t>This is also a great question, and we</w:t>
      </w:r>
      <w:r>
        <w:rPr>
          <w:rStyle w:val="None"/>
          <w:rtl/>
        </w:rPr>
        <w:t>’</w:t>
      </w:r>
      <w:r>
        <w:rPr>
          <w:rStyle w:val="None"/>
        </w:rPr>
        <w:t xml:space="preserve">re sorry if the original manuscript was not clear about our procedures. </w:t>
      </w:r>
      <w:r>
        <w:rPr>
          <w:rStyle w:val="None"/>
        </w:rPr>
        <w:br/>
      </w:r>
      <w:r>
        <w:rPr>
          <w:rStyle w:val="None"/>
        </w:rPr>
        <w:br/>
        <w:t xml:space="preserve">We, in fact, did not use </w:t>
      </w:r>
      <w:r>
        <w:rPr>
          <w:rStyle w:val="None"/>
          <w:rtl/>
          <w:lang w:val="ar-SA"/>
        </w:rPr>
        <w:t>“</w:t>
      </w:r>
      <w:r>
        <w:rPr>
          <w:rStyle w:val="None"/>
        </w:rPr>
        <w:t xml:space="preserve">coders” in the typical sense. Coders are usually convenient samples (research assistants, graduate students, etc.) who are paid to code. As we call them in our paper, we effectively recruited 7,920 </w:t>
      </w:r>
      <w:r>
        <w:rPr>
          <w:rStyle w:val="None"/>
          <w:rtl/>
          <w:lang w:val="ar-SA"/>
        </w:rPr>
        <w:t>“</w:t>
      </w:r>
      <w:r>
        <w:rPr>
          <w:rStyle w:val="None"/>
          <w:lang w:val="pt-PT"/>
        </w:rPr>
        <w:t>raters.</w:t>
      </w:r>
      <w:r>
        <w:rPr>
          <w:rStyle w:val="None"/>
        </w:rPr>
        <w:t xml:space="preserve">” They are in fact a random sample of the Finnish-speaking Finnish population aged 18-64 years old. And to answer R1 more directly, and as </w:t>
      </w:r>
      <w:r>
        <w:rPr>
          <w:rStyle w:val="None"/>
          <w:b/>
          <w:bCs/>
          <w:lang w:val="fr-FR"/>
        </w:rPr>
        <w:t xml:space="preserve">Table 1 </w:t>
      </w:r>
      <w:r>
        <w:rPr>
          <w:rStyle w:val="None"/>
        </w:rPr>
        <w:t xml:space="preserve">states in p. 9 (a table that was already in the original submission, which for convenience we paste here below), raters were divided in 5 samples. This was to avoid </w:t>
      </w:r>
      <w:r>
        <w:rPr>
          <w:rStyle w:val="None"/>
          <w:b/>
          <w:bCs/>
        </w:rPr>
        <w:t>fatigue effects</w:t>
      </w:r>
      <w:r>
        <w:rPr>
          <w:rStyle w:val="None"/>
        </w:rPr>
        <w:t>. Since it was not advisable to ask each of our raters to evaluate all 1,500 candidate images, raters were divided in 5 sub-samples. Each sample evaluated one of the five attributes (see details below in Table 1).</w:t>
      </w:r>
      <w:r>
        <w:rPr>
          <w:rStyle w:val="None"/>
        </w:rPr>
        <w:br/>
      </w:r>
      <w:r>
        <w:rPr>
          <w:rStyle w:val="None"/>
        </w:rPr>
        <w:br/>
        <w:t xml:space="preserve">Statistically speaking, having raters randomly drawn from a population, should take care of all observable </w:t>
      </w:r>
      <w:r>
        <w:rPr>
          <w:rStyle w:val="None"/>
          <w:i/>
          <w:iCs/>
        </w:rPr>
        <w:t>and</w:t>
      </w:r>
      <w:r>
        <w:rPr>
          <w:rStyle w:val="None"/>
        </w:rPr>
        <w:t xml:space="preserve"> unobservable characteristics of the raters (gender, political attitudes, preconceptions of what, say, </w:t>
      </w:r>
      <w:r>
        <w:rPr>
          <w:rStyle w:val="None"/>
          <w:rtl/>
          <w:lang w:val="ar-SA"/>
        </w:rPr>
        <w:t>“</w:t>
      </w:r>
      <w:r>
        <w:rPr>
          <w:rStyle w:val="None"/>
        </w:rPr>
        <w:t xml:space="preserve">working-class looking” means, and others). In other words, our representative sample of Finns (i.e., the raters), and their random assignment to their corresponding task (i.e., evaluating one of the five candidate attributes–as described in </w:t>
      </w:r>
      <w:r>
        <w:rPr>
          <w:rStyle w:val="None"/>
          <w:b/>
          <w:bCs/>
          <w:lang w:val="fr-FR"/>
        </w:rPr>
        <w:t>Table 1</w:t>
      </w:r>
      <w:r>
        <w:rPr>
          <w:rStyle w:val="None"/>
        </w:rPr>
        <w:t xml:space="preserve">, see below), should make the assignment mechanism completely orthogonal (i.e., uncorrelated) to the characteristics of the rater </w:t>
      </w:r>
      <w:r>
        <w:rPr>
          <w:rStyle w:val="None"/>
        </w:rPr>
        <w:lastRenderedPageBreak/>
        <w:t xml:space="preserve">himself/herself and the characteristics of the candidates that the rater was asked to evaluate. In the edited version of the </w:t>
      </w:r>
      <w:proofErr w:type="gramStart"/>
      <w:r>
        <w:rPr>
          <w:rStyle w:val="None"/>
        </w:rPr>
        <w:t>paper</w:t>
      </w:r>
      <w:proofErr w:type="gramEnd"/>
      <w:r>
        <w:rPr>
          <w:rStyle w:val="None"/>
        </w:rPr>
        <w:t xml:space="preserve"> we explain these procedures in detail (see below relevant paragraphs).</w:t>
      </w:r>
      <w:r>
        <w:rPr>
          <w:rStyle w:val="None"/>
        </w:rPr>
        <w:br/>
      </w:r>
      <w:r>
        <w:rPr>
          <w:rStyle w:val="None"/>
        </w:rPr>
        <w:br/>
      </w:r>
      <w:r>
        <w:rPr>
          <w:rStyle w:val="None"/>
          <w:b/>
          <w:bCs/>
          <w:color w:val="666666"/>
          <w:sz w:val="24"/>
          <w:szCs w:val="24"/>
          <w:u w:color="666666"/>
        </w:rPr>
        <w:t>Table 1: Attributes Assigned to Raters by Sampling Criteria and Answer Set</w:t>
      </w:r>
    </w:p>
    <w:tbl>
      <w:tblPr>
        <w:tblW w:w="786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110"/>
        <w:gridCol w:w="2250"/>
        <w:gridCol w:w="2250"/>
        <w:gridCol w:w="2250"/>
      </w:tblGrid>
      <w:tr w:rsidR="005C385A" w14:paraId="4C9E0512" w14:textId="77777777">
        <w:trPr>
          <w:trHeight w:val="253"/>
          <w:tblHeader/>
          <w:jc w:val="center"/>
        </w:trPr>
        <w:tc>
          <w:tcPr>
            <w:tcW w:w="111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885471A" w14:textId="77777777" w:rsidR="005C385A" w:rsidRDefault="00000000">
            <w:pPr>
              <w:pStyle w:val="Body"/>
              <w:widowControl w:val="0"/>
              <w:spacing w:line="240" w:lineRule="auto"/>
              <w:jc w:val="center"/>
            </w:pPr>
            <w:proofErr w:type="spellStart"/>
            <w:r>
              <w:rPr>
                <w:rStyle w:val="None"/>
                <w:b/>
                <w:bCs/>
                <w:lang w:val="es-ES_tradnl"/>
              </w:rPr>
              <w:t>Sample</w:t>
            </w:r>
            <w:proofErr w:type="spellEnd"/>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C0571EE" w14:textId="77777777" w:rsidR="005C385A" w:rsidRDefault="00000000">
            <w:pPr>
              <w:pStyle w:val="Body"/>
              <w:widowControl w:val="0"/>
              <w:spacing w:line="240" w:lineRule="auto"/>
              <w:jc w:val="center"/>
            </w:pPr>
            <w:proofErr w:type="spellStart"/>
            <w:r>
              <w:rPr>
                <w:rStyle w:val="None"/>
                <w:b/>
                <w:bCs/>
                <w:lang w:val="es-ES_tradnl"/>
              </w:rPr>
              <w:t>Attribute</w:t>
            </w:r>
            <w:proofErr w:type="spellEnd"/>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7F0AE38" w14:textId="77777777" w:rsidR="005C385A" w:rsidRDefault="00000000">
            <w:pPr>
              <w:pStyle w:val="Body"/>
              <w:widowControl w:val="0"/>
              <w:spacing w:line="240" w:lineRule="auto"/>
              <w:jc w:val="center"/>
            </w:pPr>
            <w:proofErr w:type="spellStart"/>
            <w:r>
              <w:rPr>
                <w:rStyle w:val="None"/>
                <w:b/>
                <w:bCs/>
                <w:lang w:val="es-ES_tradnl"/>
              </w:rPr>
              <w:t>Question</w:t>
            </w:r>
            <w:proofErr w:type="spellEnd"/>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75896CC" w14:textId="77777777" w:rsidR="005C385A" w:rsidRDefault="00000000">
            <w:pPr>
              <w:pStyle w:val="Body"/>
              <w:widowControl w:val="0"/>
              <w:spacing w:line="240" w:lineRule="auto"/>
              <w:jc w:val="center"/>
            </w:pPr>
            <w:proofErr w:type="spellStart"/>
            <w:r>
              <w:rPr>
                <w:rStyle w:val="None"/>
                <w:b/>
                <w:bCs/>
                <w:lang w:val="es-ES_tradnl"/>
              </w:rPr>
              <w:t>Answer</w:t>
            </w:r>
            <w:proofErr w:type="spellEnd"/>
            <w:r>
              <w:rPr>
                <w:rStyle w:val="None"/>
                <w:b/>
                <w:bCs/>
                <w:lang w:val="es-ES_tradnl"/>
              </w:rPr>
              <w:t xml:space="preserve"> Set</w:t>
            </w:r>
          </w:p>
        </w:tc>
      </w:tr>
      <w:tr w:rsidR="005C385A" w14:paraId="5A209B1A" w14:textId="77777777">
        <w:trPr>
          <w:trHeight w:val="2014"/>
          <w:tblHeader/>
          <w:jc w:val="center"/>
        </w:trPr>
        <w:tc>
          <w:tcPr>
            <w:tcW w:w="111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5357222" w14:textId="77777777" w:rsidR="005C385A" w:rsidRDefault="00000000">
            <w:pPr>
              <w:pStyle w:val="Body"/>
              <w:widowControl w:val="0"/>
              <w:spacing w:line="240" w:lineRule="auto"/>
              <w:jc w:val="center"/>
            </w:pPr>
            <w:r>
              <w:rPr>
                <w:rStyle w:val="None"/>
                <w:sz w:val="18"/>
                <w:szCs w:val="18"/>
                <w:lang w:val="es-ES_tradnl"/>
              </w:rPr>
              <w:t>1</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E686016" w14:textId="77777777" w:rsidR="005C385A" w:rsidRDefault="00000000">
            <w:pPr>
              <w:pStyle w:val="Body"/>
              <w:widowControl w:val="0"/>
              <w:spacing w:line="240" w:lineRule="auto"/>
              <w:jc w:val="center"/>
            </w:pPr>
            <w:proofErr w:type="spellStart"/>
            <w:r>
              <w:rPr>
                <w:rStyle w:val="None"/>
                <w:sz w:val="18"/>
                <w:szCs w:val="18"/>
                <w:lang w:val="es-ES_tradnl"/>
              </w:rPr>
              <w:t>Occupation-Congruent</w:t>
            </w:r>
            <w:proofErr w:type="spellEnd"/>
            <w:r>
              <w:rPr>
                <w:rStyle w:val="None"/>
                <w:sz w:val="18"/>
                <w:szCs w:val="18"/>
                <w:lang w:val="es-ES_tradnl"/>
              </w:rPr>
              <w:t xml:space="preserve"> </w:t>
            </w:r>
            <w:proofErr w:type="spellStart"/>
            <w:r>
              <w:rPr>
                <w:rStyle w:val="None"/>
                <w:sz w:val="18"/>
                <w:szCs w:val="18"/>
                <w:lang w:val="es-ES_tradnl"/>
              </w:rPr>
              <w:t>Appearance</w:t>
            </w:r>
            <w:proofErr w:type="spellEnd"/>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53B0EC0" w14:textId="77777777" w:rsidR="005C385A" w:rsidRDefault="00000000">
            <w:pPr>
              <w:pStyle w:val="Body"/>
              <w:widowControl w:val="0"/>
              <w:spacing w:line="240" w:lineRule="auto"/>
            </w:pPr>
            <w:proofErr w:type="spellStart"/>
            <w:r>
              <w:rPr>
                <w:rStyle w:val="None"/>
                <w:i/>
                <w:iCs/>
                <w:sz w:val="18"/>
                <w:szCs w:val="18"/>
                <w:lang w:val="es-ES_tradnl"/>
              </w:rPr>
              <w:t>To</w:t>
            </w:r>
            <w:proofErr w:type="spellEnd"/>
            <w:r>
              <w:rPr>
                <w:rStyle w:val="None"/>
                <w:i/>
                <w:iCs/>
                <w:sz w:val="18"/>
                <w:szCs w:val="18"/>
                <w:lang w:val="es-ES_tradnl"/>
              </w:rPr>
              <w:t xml:space="preserve"> </w:t>
            </w:r>
            <w:proofErr w:type="spellStart"/>
            <w:r>
              <w:rPr>
                <w:rStyle w:val="None"/>
                <w:i/>
                <w:iCs/>
                <w:sz w:val="18"/>
                <w:szCs w:val="18"/>
                <w:lang w:val="es-ES_tradnl"/>
              </w:rPr>
              <w:t>what</w:t>
            </w:r>
            <w:proofErr w:type="spellEnd"/>
            <w:r>
              <w:rPr>
                <w:rStyle w:val="None"/>
                <w:i/>
                <w:iCs/>
                <w:sz w:val="18"/>
                <w:szCs w:val="18"/>
                <w:lang w:val="es-ES_tradnl"/>
              </w:rPr>
              <w:t xml:space="preserve"> </w:t>
            </w:r>
            <w:proofErr w:type="spellStart"/>
            <w:r>
              <w:rPr>
                <w:rStyle w:val="None"/>
                <w:i/>
                <w:iCs/>
                <w:sz w:val="18"/>
                <w:szCs w:val="18"/>
                <w:lang w:val="es-ES_tradnl"/>
              </w:rPr>
              <w:t>extent</w:t>
            </w:r>
            <w:proofErr w:type="spellEnd"/>
            <w:r>
              <w:rPr>
                <w:rStyle w:val="None"/>
                <w:i/>
                <w:iCs/>
                <w:sz w:val="18"/>
                <w:szCs w:val="18"/>
                <w:lang w:val="es-ES_tradnl"/>
              </w:rPr>
              <w:t xml:space="preserve"> </w:t>
            </w:r>
            <w:proofErr w:type="spellStart"/>
            <w:r>
              <w:rPr>
                <w:rStyle w:val="None"/>
                <w:i/>
                <w:iCs/>
                <w:sz w:val="18"/>
                <w:szCs w:val="18"/>
                <w:lang w:val="es-ES_tradnl"/>
              </w:rPr>
              <w:t>does</w:t>
            </w:r>
            <w:proofErr w:type="spellEnd"/>
            <w:r>
              <w:rPr>
                <w:rStyle w:val="None"/>
                <w:i/>
                <w:iCs/>
                <w:sz w:val="18"/>
                <w:szCs w:val="18"/>
                <w:lang w:val="es-ES_tradnl"/>
              </w:rPr>
              <w:t xml:space="preserve"> </w:t>
            </w:r>
            <w:proofErr w:type="spellStart"/>
            <w:r>
              <w:rPr>
                <w:rStyle w:val="None"/>
                <w:i/>
                <w:iCs/>
                <w:sz w:val="18"/>
                <w:szCs w:val="18"/>
                <w:lang w:val="es-ES_tradnl"/>
              </w:rPr>
              <w:t>this</w:t>
            </w:r>
            <w:proofErr w:type="spellEnd"/>
            <w:r>
              <w:rPr>
                <w:rStyle w:val="None"/>
                <w:i/>
                <w:iCs/>
                <w:sz w:val="18"/>
                <w:szCs w:val="18"/>
                <w:lang w:val="es-ES_tradnl"/>
              </w:rPr>
              <w:t xml:space="preserve"> </w:t>
            </w:r>
            <w:proofErr w:type="spellStart"/>
            <w:r>
              <w:rPr>
                <w:rStyle w:val="None"/>
                <w:i/>
                <w:iCs/>
                <w:sz w:val="18"/>
                <w:szCs w:val="18"/>
                <w:lang w:val="es-ES_tradnl"/>
              </w:rPr>
              <w:t>person</w:t>
            </w:r>
            <w:proofErr w:type="spellEnd"/>
            <w:r>
              <w:rPr>
                <w:rStyle w:val="None"/>
                <w:i/>
                <w:iCs/>
                <w:sz w:val="18"/>
                <w:szCs w:val="18"/>
                <w:lang w:val="es-ES_tradnl"/>
              </w:rPr>
              <w:t xml:space="preserve"> </w:t>
            </w:r>
            <w:proofErr w:type="spellStart"/>
            <w:r>
              <w:rPr>
                <w:rStyle w:val="None"/>
                <w:i/>
                <w:iCs/>
                <w:sz w:val="18"/>
                <w:szCs w:val="18"/>
                <w:lang w:val="es-ES_tradnl"/>
              </w:rPr>
              <w:t>correspond</w:t>
            </w:r>
            <w:proofErr w:type="spellEnd"/>
            <w:r>
              <w:rPr>
                <w:rStyle w:val="None"/>
                <w:i/>
                <w:iCs/>
                <w:sz w:val="18"/>
                <w:szCs w:val="18"/>
                <w:lang w:val="es-ES_tradnl"/>
              </w:rPr>
              <w:t xml:space="preserve"> </w:t>
            </w:r>
            <w:proofErr w:type="spellStart"/>
            <w:r>
              <w:rPr>
                <w:rStyle w:val="None"/>
                <w:i/>
                <w:iCs/>
                <w:sz w:val="18"/>
                <w:szCs w:val="18"/>
                <w:lang w:val="es-ES_tradnl"/>
              </w:rPr>
              <w:t>to</w:t>
            </w:r>
            <w:proofErr w:type="spellEnd"/>
            <w:r>
              <w:rPr>
                <w:rStyle w:val="None"/>
                <w:i/>
                <w:iCs/>
                <w:sz w:val="18"/>
                <w:szCs w:val="18"/>
                <w:lang w:val="es-ES_tradnl"/>
              </w:rPr>
              <w:t xml:space="preserve"> your </w:t>
            </w:r>
            <w:proofErr w:type="spellStart"/>
            <w:r>
              <w:rPr>
                <w:rStyle w:val="None"/>
                <w:i/>
                <w:iCs/>
                <w:sz w:val="18"/>
                <w:szCs w:val="18"/>
                <w:lang w:val="es-ES_tradnl"/>
              </w:rPr>
              <w:t>image</w:t>
            </w:r>
            <w:proofErr w:type="spellEnd"/>
            <w:r>
              <w:rPr>
                <w:rStyle w:val="None"/>
                <w:i/>
                <w:iCs/>
                <w:sz w:val="18"/>
                <w:szCs w:val="18"/>
                <w:lang w:val="es-ES_tradnl"/>
              </w:rPr>
              <w:t xml:space="preserve"> </w:t>
            </w:r>
            <w:proofErr w:type="spellStart"/>
            <w:r>
              <w:rPr>
                <w:rStyle w:val="None"/>
                <w:i/>
                <w:iCs/>
                <w:sz w:val="18"/>
                <w:szCs w:val="18"/>
                <w:lang w:val="es-ES_tradnl"/>
              </w:rPr>
              <w:t>of</w:t>
            </w:r>
            <w:proofErr w:type="spellEnd"/>
            <w:r>
              <w:rPr>
                <w:rStyle w:val="None"/>
                <w:i/>
                <w:iCs/>
                <w:sz w:val="18"/>
                <w:szCs w:val="18"/>
                <w:lang w:val="es-ES_tradnl"/>
              </w:rPr>
              <w:t xml:space="preserve"> </w:t>
            </w:r>
            <w:proofErr w:type="spellStart"/>
            <w:r>
              <w:rPr>
                <w:rStyle w:val="None"/>
                <w:i/>
                <w:iCs/>
                <w:sz w:val="18"/>
                <w:szCs w:val="18"/>
                <w:lang w:val="es-ES_tradnl"/>
              </w:rPr>
              <w:t>someone</w:t>
            </w:r>
            <w:proofErr w:type="spellEnd"/>
            <w:r>
              <w:rPr>
                <w:rStyle w:val="None"/>
                <w:i/>
                <w:iCs/>
                <w:sz w:val="18"/>
                <w:szCs w:val="18"/>
                <w:lang w:val="es-ES_tradnl"/>
              </w:rPr>
              <w:t xml:space="preserve"> </w:t>
            </w:r>
            <w:proofErr w:type="spellStart"/>
            <w:r>
              <w:rPr>
                <w:rStyle w:val="None"/>
                <w:i/>
                <w:iCs/>
                <w:sz w:val="18"/>
                <w:szCs w:val="18"/>
                <w:lang w:val="es-ES_tradnl"/>
              </w:rPr>
              <w:t>working</w:t>
            </w:r>
            <w:proofErr w:type="spellEnd"/>
            <w:r>
              <w:rPr>
                <w:rStyle w:val="None"/>
                <w:i/>
                <w:iCs/>
                <w:sz w:val="18"/>
                <w:szCs w:val="18"/>
                <w:lang w:val="es-ES_tradnl"/>
              </w:rPr>
              <w:t xml:space="preserve"> in [</w:t>
            </w:r>
            <w:proofErr w:type="spellStart"/>
            <w:r>
              <w:rPr>
                <w:rStyle w:val="None"/>
                <w:i/>
                <w:iCs/>
                <w:sz w:val="18"/>
                <w:szCs w:val="18"/>
                <w:lang w:val="es-ES_tradnl"/>
              </w:rPr>
              <w:t>occupation</w:t>
            </w:r>
            <w:proofErr w:type="spellEnd"/>
            <w:r>
              <w:rPr>
                <w:rStyle w:val="None"/>
                <w:i/>
                <w:iCs/>
                <w:sz w:val="18"/>
                <w:szCs w:val="18"/>
                <w:lang w:val="es-ES_tradnl"/>
              </w:rPr>
              <w:t>]?</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5B19EAA" w14:textId="77777777" w:rsidR="005C385A" w:rsidRDefault="00000000">
            <w:pPr>
              <w:pStyle w:val="Body"/>
              <w:widowControl w:val="0"/>
              <w:spacing w:line="240" w:lineRule="auto"/>
            </w:pPr>
            <w:r>
              <w:rPr>
                <w:rStyle w:val="None"/>
                <w:sz w:val="18"/>
                <w:szCs w:val="18"/>
                <w:lang w:val="es-ES_tradnl"/>
              </w:rPr>
              <w:t xml:space="preserve">5 = </w:t>
            </w:r>
            <w:proofErr w:type="spellStart"/>
            <w:r>
              <w:rPr>
                <w:rStyle w:val="None"/>
                <w:sz w:val="18"/>
                <w:szCs w:val="18"/>
                <w:lang w:val="es-ES_tradnl"/>
              </w:rPr>
              <w:t>perfectly</w:t>
            </w:r>
            <w:proofErr w:type="spellEnd"/>
            <w:r>
              <w:rPr>
                <w:rStyle w:val="None"/>
                <w:sz w:val="18"/>
                <w:szCs w:val="18"/>
                <w:lang w:val="es-ES_tradnl"/>
              </w:rPr>
              <w:t xml:space="preserve"> </w:t>
            </w:r>
            <w:proofErr w:type="spellStart"/>
            <w:r>
              <w:rPr>
                <w:rStyle w:val="None"/>
                <w:sz w:val="18"/>
                <w:szCs w:val="18"/>
                <w:lang w:val="es-ES_tradnl"/>
              </w:rPr>
              <w:t>corresponds</w:t>
            </w:r>
            <w:proofErr w:type="spellEnd"/>
            <w:r>
              <w:rPr>
                <w:rStyle w:val="None"/>
                <w:sz w:val="18"/>
                <w:szCs w:val="18"/>
                <w:lang w:val="es-ES_tradnl"/>
              </w:rPr>
              <w:t xml:space="preserve"> </w:t>
            </w:r>
            <w:proofErr w:type="spellStart"/>
            <w:r>
              <w:rPr>
                <w:rStyle w:val="None"/>
                <w:sz w:val="18"/>
                <w:szCs w:val="18"/>
                <w:lang w:val="es-ES_tradnl"/>
              </w:rPr>
              <w:t>to</w:t>
            </w:r>
            <w:proofErr w:type="spellEnd"/>
            <w:r>
              <w:rPr>
                <w:rStyle w:val="None"/>
                <w:sz w:val="18"/>
                <w:szCs w:val="18"/>
                <w:lang w:val="es-ES_tradnl"/>
              </w:rPr>
              <w:t xml:space="preserve"> </w:t>
            </w:r>
            <w:proofErr w:type="spellStart"/>
            <w:r>
              <w:rPr>
                <w:rStyle w:val="None"/>
                <w:sz w:val="18"/>
                <w:szCs w:val="18"/>
                <w:lang w:val="es-ES_tradnl"/>
              </w:rPr>
              <w:t>my</w:t>
            </w:r>
            <w:proofErr w:type="spellEnd"/>
            <w:r>
              <w:rPr>
                <w:rStyle w:val="None"/>
                <w:sz w:val="18"/>
                <w:szCs w:val="18"/>
                <w:lang w:val="es-ES_tradnl"/>
              </w:rPr>
              <w:t xml:space="preserve"> </w:t>
            </w:r>
            <w:proofErr w:type="spellStart"/>
            <w:r>
              <w:rPr>
                <w:rStyle w:val="None"/>
                <w:sz w:val="18"/>
                <w:szCs w:val="18"/>
                <w:lang w:val="es-ES_tradnl"/>
              </w:rPr>
              <w:t>image</w:t>
            </w:r>
            <w:proofErr w:type="spellEnd"/>
            <w:r>
              <w:rPr>
                <w:rStyle w:val="None"/>
                <w:sz w:val="18"/>
                <w:szCs w:val="18"/>
                <w:lang w:val="es-ES_tradnl"/>
              </w:rPr>
              <w:t xml:space="preserve">; 4 = </w:t>
            </w:r>
            <w:proofErr w:type="spellStart"/>
            <w:r>
              <w:rPr>
                <w:rStyle w:val="None"/>
                <w:sz w:val="18"/>
                <w:szCs w:val="18"/>
                <w:lang w:val="es-ES_tradnl"/>
              </w:rPr>
              <w:t>corresponds</w:t>
            </w:r>
            <w:proofErr w:type="spellEnd"/>
            <w:r>
              <w:rPr>
                <w:rStyle w:val="None"/>
                <w:sz w:val="18"/>
                <w:szCs w:val="18"/>
                <w:lang w:val="es-ES_tradnl"/>
              </w:rPr>
              <w:t xml:space="preserve"> </w:t>
            </w:r>
            <w:proofErr w:type="spellStart"/>
            <w:r>
              <w:rPr>
                <w:rStyle w:val="None"/>
                <w:sz w:val="18"/>
                <w:szCs w:val="18"/>
                <w:lang w:val="es-ES_tradnl"/>
              </w:rPr>
              <w:t>well</w:t>
            </w:r>
            <w:proofErr w:type="spellEnd"/>
            <w:r>
              <w:rPr>
                <w:rStyle w:val="None"/>
                <w:sz w:val="18"/>
                <w:szCs w:val="18"/>
                <w:lang w:val="es-ES_tradnl"/>
              </w:rPr>
              <w:t xml:space="preserve"> </w:t>
            </w:r>
            <w:proofErr w:type="spellStart"/>
            <w:r>
              <w:rPr>
                <w:rStyle w:val="None"/>
                <w:sz w:val="18"/>
                <w:szCs w:val="18"/>
                <w:lang w:val="es-ES_tradnl"/>
              </w:rPr>
              <w:t>to</w:t>
            </w:r>
            <w:proofErr w:type="spellEnd"/>
            <w:r>
              <w:rPr>
                <w:rStyle w:val="None"/>
                <w:sz w:val="18"/>
                <w:szCs w:val="18"/>
                <w:lang w:val="es-ES_tradnl"/>
              </w:rPr>
              <w:t xml:space="preserve"> </w:t>
            </w:r>
            <w:proofErr w:type="spellStart"/>
            <w:r>
              <w:rPr>
                <w:rStyle w:val="None"/>
                <w:sz w:val="18"/>
                <w:szCs w:val="18"/>
                <w:lang w:val="es-ES_tradnl"/>
              </w:rPr>
              <w:t>my</w:t>
            </w:r>
            <w:proofErr w:type="spellEnd"/>
            <w:r>
              <w:rPr>
                <w:rStyle w:val="None"/>
                <w:sz w:val="18"/>
                <w:szCs w:val="18"/>
                <w:lang w:val="es-ES_tradnl"/>
              </w:rPr>
              <w:t xml:space="preserve"> </w:t>
            </w:r>
            <w:proofErr w:type="spellStart"/>
            <w:r>
              <w:rPr>
                <w:rStyle w:val="None"/>
                <w:sz w:val="18"/>
                <w:szCs w:val="18"/>
                <w:lang w:val="es-ES_tradnl"/>
              </w:rPr>
              <w:t>image</w:t>
            </w:r>
            <w:proofErr w:type="spellEnd"/>
            <w:r>
              <w:rPr>
                <w:rStyle w:val="None"/>
                <w:sz w:val="18"/>
                <w:szCs w:val="18"/>
                <w:lang w:val="es-ES_tradnl"/>
              </w:rPr>
              <w:t xml:space="preserve">; 3 = </w:t>
            </w:r>
            <w:proofErr w:type="spellStart"/>
            <w:r>
              <w:rPr>
                <w:rStyle w:val="None"/>
                <w:sz w:val="18"/>
                <w:szCs w:val="18"/>
                <w:lang w:val="es-ES_tradnl"/>
              </w:rPr>
              <w:t>somewhat</w:t>
            </w:r>
            <w:proofErr w:type="spellEnd"/>
            <w:r>
              <w:rPr>
                <w:rStyle w:val="None"/>
                <w:sz w:val="18"/>
                <w:szCs w:val="18"/>
                <w:lang w:val="es-ES_tradnl"/>
              </w:rPr>
              <w:t xml:space="preserve"> </w:t>
            </w:r>
            <w:proofErr w:type="spellStart"/>
            <w:r>
              <w:rPr>
                <w:rStyle w:val="None"/>
                <w:sz w:val="18"/>
                <w:szCs w:val="18"/>
                <w:lang w:val="es-ES_tradnl"/>
              </w:rPr>
              <w:t>corresponds</w:t>
            </w:r>
            <w:proofErr w:type="spellEnd"/>
            <w:r>
              <w:rPr>
                <w:rStyle w:val="None"/>
                <w:sz w:val="18"/>
                <w:szCs w:val="18"/>
                <w:lang w:val="es-ES_tradnl"/>
              </w:rPr>
              <w:t xml:space="preserve"> </w:t>
            </w:r>
            <w:proofErr w:type="spellStart"/>
            <w:r>
              <w:rPr>
                <w:rStyle w:val="None"/>
                <w:sz w:val="18"/>
                <w:szCs w:val="18"/>
                <w:lang w:val="es-ES_tradnl"/>
              </w:rPr>
              <w:t>to</w:t>
            </w:r>
            <w:proofErr w:type="spellEnd"/>
            <w:r>
              <w:rPr>
                <w:rStyle w:val="None"/>
                <w:sz w:val="18"/>
                <w:szCs w:val="18"/>
                <w:lang w:val="es-ES_tradnl"/>
              </w:rPr>
              <w:t xml:space="preserve"> </w:t>
            </w:r>
            <w:proofErr w:type="spellStart"/>
            <w:r>
              <w:rPr>
                <w:rStyle w:val="None"/>
                <w:sz w:val="18"/>
                <w:szCs w:val="18"/>
                <w:lang w:val="es-ES_tradnl"/>
              </w:rPr>
              <w:t>my</w:t>
            </w:r>
            <w:proofErr w:type="spellEnd"/>
            <w:r>
              <w:rPr>
                <w:rStyle w:val="None"/>
                <w:sz w:val="18"/>
                <w:szCs w:val="18"/>
                <w:lang w:val="es-ES_tradnl"/>
              </w:rPr>
              <w:t xml:space="preserve"> </w:t>
            </w:r>
            <w:proofErr w:type="spellStart"/>
            <w:r>
              <w:rPr>
                <w:rStyle w:val="None"/>
                <w:sz w:val="18"/>
                <w:szCs w:val="18"/>
                <w:lang w:val="es-ES_tradnl"/>
              </w:rPr>
              <w:t>image</w:t>
            </w:r>
            <w:proofErr w:type="spellEnd"/>
            <w:r>
              <w:rPr>
                <w:rStyle w:val="None"/>
                <w:sz w:val="18"/>
                <w:szCs w:val="18"/>
                <w:lang w:val="es-ES_tradnl"/>
              </w:rPr>
              <w:t xml:space="preserve">; 2 = </w:t>
            </w:r>
            <w:proofErr w:type="spellStart"/>
            <w:r>
              <w:rPr>
                <w:rStyle w:val="None"/>
                <w:sz w:val="18"/>
                <w:szCs w:val="18"/>
                <w:lang w:val="es-ES_tradnl"/>
              </w:rPr>
              <w:t>does</w:t>
            </w:r>
            <w:proofErr w:type="spellEnd"/>
            <w:r>
              <w:rPr>
                <w:rStyle w:val="None"/>
                <w:sz w:val="18"/>
                <w:szCs w:val="18"/>
                <w:lang w:val="es-ES_tradnl"/>
              </w:rPr>
              <w:t xml:space="preserve"> </w:t>
            </w:r>
            <w:proofErr w:type="spellStart"/>
            <w:r>
              <w:rPr>
                <w:rStyle w:val="None"/>
                <w:sz w:val="18"/>
                <w:szCs w:val="18"/>
                <w:lang w:val="es-ES_tradnl"/>
              </w:rPr>
              <w:t>not</w:t>
            </w:r>
            <w:proofErr w:type="spellEnd"/>
            <w:r>
              <w:rPr>
                <w:rStyle w:val="None"/>
                <w:sz w:val="18"/>
                <w:szCs w:val="18"/>
                <w:lang w:val="es-ES_tradnl"/>
              </w:rPr>
              <w:t xml:space="preserve"> </w:t>
            </w:r>
            <w:proofErr w:type="spellStart"/>
            <w:r>
              <w:rPr>
                <w:rStyle w:val="None"/>
                <w:sz w:val="18"/>
                <w:szCs w:val="18"/>
                <w:lang w:val="es-ES_tradnl"/>
              </w:rPr>
              <w:t>correspond</w:t>
            </w:r>
            <w:proofErr w:type="spellEnd"/>
            <w:r>
              <w:rPr>
                <w:rStyle w:val="None"/>
                <w:sz w:val="18"/>
                <w:szCs w:val="18"/>
                <w:lang w:val="es-ES_tradnl"/>
              </w:rPr>
              <w:t xml:space="preserve"> </w:t>
            </w:r>
            <w:proofErr w:type="spellStart"/>
            <w:r>
              <w:rPr>
                <w:rStyle w:val="None"/>
                <w:sz w:val="18"/>
                <w:szCs w:val="18"/>
                <w:lang w:val="es-ES_tradnl"/>
              </w:rPr>
              <w:t>well</w:t>
            </w:r>
            <w:proofErr w:type="spellEnd"/>
            <w:r>
              <w:rPr>
                <w:rStyle w:val="None"/>
                <w:sz w:val="18"/>
                <w:szCs w:val="18"/>
                <w:lang w:val="es-ES_tradnl"/>
              </w:rPr>
              <w:t xml:space="preserve"> </w:t>
            </w:r>
            <w:proofErr w:type="spellStart"/>
            <w:r>
              <w:rPr>
                <w:rStyle w:val="None"/>
                <w:sz w:val="18"/>
                <w:szCs w:val="18"/>
                <w:lang w:val="es-ES_tradnl"/>
              </w:rPr>
              <w:t>to</w:t>
            </w:r>
            <w:proofErr w:type="spellEnd"/>
            <w:r>
              <w:rPr>
                <w:rStyle w:val="None"/>
                <w:sz w:val="18"/>
                <w:szCs w:val="18"/>
                <w:lang w:val="es-ES_tradnl"/>
              </w:rPr>
              <w:t xml:space="preserve"> </w:t>
            </w:r>
            <w:proofErr w:type="spellStart"/>
            <w:r>
              <w:rPr>
                <w:rStyle w:val="None"/>
                <w:sz w:val="18"/>
                <w:szCs w:val="18"/>
                <w:lang w:val="es-ES_tradnl"/>
              </w:rPr>
              <w:t>my</w:t>
            </w:r>
            <w:proofErr w:type="spellEnd"/>
            <w:r>
              <w:rPr>
                <w:rStyle w:val="None"/>
                <w:sz w:val="18"/>
                <w:szCs w:val="18"/>
                <w:lang w:val="es-ES_tradnl"/>
              </w:rPr>
              <w:t xml:space="preserve"> </w:t>
            </w:r>
            <w:proofErr w:type="spellStart"/>
            <w:r>
              <w:rPr>
                <w:rStyle w:val="None"/>
                <w:sz w:val="18"/>
                <w:szCs w:val="18"/>
                <w:lang w:val="es-ES_tradnl"/>
              </w:rPr>
              <w:t>image</w:t>
            </w:r>
            <w:proofErr w:type="spellEnd"/>
            <w:r>
              <w:rPr>
                <w:rStyle w:val="None"/>
                <w:sz w:val="18"/>
                <w:szCs w:val="18"/>
                <w:lang w:val="es-ES_tradnl"/>
              </w:rPr>
              <w:t xml:space="preserve">; 1 = </w:t>
            </w:r>
            <w:proofErr w:type="spellStart"/>
            <w:r>
              <w:rPr>
                <w:rStyle w:val="None"/>
                <w:sz w:val="18"/>
                <w:szCs w:val="18"/>
                <w:lang w:val="es-ES_tradnl"/>
              </w:rPr>
              <w:t>does</w:t>
            </w:r>
            <w:proofErr w:type="spellEnd"/>
            <w:r>
              <w:rPr>
                <w:rStyle w:val="None"/>
                <w:sz w:val="18"/>
                <w:szCs w:val="18"/>
                <w:lang w:val="es-ES_tradnl"/>
              </w:rPr>
              <w:t xml:space="preserve"> </w:t>
            </w:r>
            <w:proofErr w:type="spellStart"/>
            <w:r>
              <w:rPr>
                <w:rStyle w:val="None"/>
                <w:sz w:val="18"/>
                <w:szCs w:val="18"/>
                <w:lang w:val="es-ES_tradnl"/>
              </w:rPr>
              <w:t>not</w:t>
            </w:r>
            <w:proofErr w:type="spellEnd"/>
            <w:r>
              <w:rPr>
                <w:rStyle w:val="None"/>
                <w:sz w:val="18"/>
                <w:szCs w:val="18"/>
                <w:lang w:val="es-ES_tradnl"/>
              </w:rPr>
              <w:t xml:space="preserve"> </w:t>
            </w:r>
            <w:proofErr w:type="spellStart"/>
            <w:r>
              <w:rPr>
                <w:rStyle w:val="None"/>
                <w:sz w:val="18"/>
                <w:szCs w:val="18"/>
                <w:lang w:val="es-ES_tradnl"/>
              </w:rPr>
              <w:t>correspond</w:t>
            </w:r>
            <w:proofErr w:type="spellEnd"/>
            <w:r>
              <w:rPr>
                <w:rStyle w:val="None"/>
                <w:sz w:val="18"/>
                <w:szCs w:val="18"/>
                <w:lang w:val="es-ES_tradnl"/>
              </w:rPr>
              <w:t xml:space="preserve"> </w:t>
            </w:r>
            <w:proofErr w:type="spellStart"/>
            <w:r>
              <w:rPr>
                <w:rStyle w:val="None"/>
                <w:sz w:val="18"/>
                <w:szCs w:val="18"/>
                <w:lang w:val="es-ES_tradnl"/>
              </w:rPr>
              <w:t>to</w:t>
            </w:r>
            <w:proofErr w:type="spellEnd"/>
            <w:r>
              <w:rPr>
                <w:rStyle w:val="None"/>
                <w:sz w:val="18"/>
                <w:szCs w:val="18"/>
                <w:lang w:val="es-ES_tradnl"/>
              </w:rPr>
              <w:t xml:space="preserve"> </w:t>
            </w:r>
            <w:proofErr w:type="spellStart"/>
            <w:r>
              <w:rPr>
                <w:rStyle w:val="None"/>
                <w:sz w:val="18"/>
                <w:szCs w:val="18"/>
                <w:lang w:val="es-ES_tradnl"/>
              </w:rPr>
              <w:t>my</w:t>
            </w:r>
            <w:proofErr w:type="spellEnd"/>
            <w:r>
              <w:rPr>
                <w:rStyle w:val="None"/>
                <w:sz w:val="18"/>
                <w:szCs w:val="18"/>
                <w:lang w:val="es-ES_tradnl"/>
              </w:rPr>
              <w:t xml:space="preserve"> </w:t>
            </w:r>
            <w:proofErr w:type="spellStart"/>
            <w:r>
              <w:rPr>
                <w:rStyle w:val="None"/>
                <w:sz w:val="18"/>
                <w:szCs w:val="18"/>
                <w:lang w:val="es-ES_tradnl"/>
              </w:rPr>
              <w:t>image</w:t>
            </w:r>
            <w:proofErr w:type="spellEnd"/>
            <w:r>
              <w:rPr>
                <w:rStyle w:val="None"/>
                <w:sz w:val="18"/>
                <w:szCs w:val="18"/>
                <w:lang w:val="es-ES_tradnl"/>
              </w:rPr>
              <w:t xml:space="preserve"> at </w:t>
            </w:r>
            <w:proofErr w:type="spellStart"/>
            <w:r>
              <w:rPr>
                <w:rStyle w:val="None"/>
                <w:sz w:val="18"/>
                <w:szCs w:val="18"/>
                <w:lang w:val="es-ES_tradnl"/>
              </w:rPr>
              <w:t>all</w:t>
            </w:r>
            <w:proofErr w:type="spellEnd"/>
            <w:r>
              <w:rPr>
                <w:rStyle w:val="None"/>
                <w:sz w:val="18"/>
                <w:szCs w:val="18"/>
                <w:lang w:val="es-ES_tradnl"/>
              </w:rPr>
              <w:t>.</w:t>
            </w:r>
          </w:p>
        </w:tc>
      </w:tr>
      <w:tr w:rsidR="005C385A" w14:paraId="3A5DC4BA" w14:textId="77777777">
        <w:tblPrEx>
          <w:shd w:val="clear" w:color="auto" w:fill="CED7E7"/>
        </w:tblPrEx>
        <w:trPr>
          <w:trHeight w:val="1614"/>
          <w:jc w:val="center"/>
        </w:trPr>
        <w:tc>
          <w:tcPr>
            <w:tcW w:w="111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FEB08E4" w14:textId="77777777" w:rsidR="005C385A" w:rsidRDefault="00000000">
            <w:pPr>
              <w:pStyle w:val="Body"/>
              <w:widowControl w:val="0"/>
              <w:spacing w:line="240" w:lineRule="auto"/>
              <w:jc w:val="center"/>
            </w:pPr>
            <w:r>
              <w:rPr>
                <w:rStyle w:val="None"/>
                <w:sz w:val="18"/>
                <w:szCs w:val="18"/>
                <w:lang w:val="es-ES_tradnl"/>
              </w:rPr>
              <w:t>2</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6C0E180" w14:textId="77777777" w:rsidR="005C385A" w:rsidRDefault="00000000">
            <w:pPr>
              <w:pStyle w:val="Body"/>
              <w:widowControl w:val="0"/>
              <w:spacing w:line="240" w:lineRule="auto"/>
              <w:jc w:val="center"/>
            </w:pPr>
            <w:proofErr w:type="spellStart"/>
            <w:r>
              <w:rPr>
                <w:rStyle w:val="None"/>
                <w:sz w:val="18"/>
                <w:szCs w:val="18"/>
                <w:lang w:val="es-ES_tradnl"/>
              </w:rPr>
              <w:t>Attractiveness</w:t>
            </w:r>
            <w:proofErr w:type="spellEnd"/>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097E111" w14:textId="77777777" w:rsidR="005C385A" w:rsidRDefault="00000000">
            <w:pPr>
              <w:pStyle w:val="Body"/>
              <w:widowControl w:val="0"/>
              <w:spacing w:line="240" w:lineRule="auto"/>
            </w:pPr>
            <w:proofErr w:type="gramStart"/>
            <w:r>
              <w:rPr>
                <w:rStyle w:val="None"/>
                <w:i/>
                <w:iCs/>
                <w:sz w:val="18"/>
                <w:szCs w:val="18"/>
                <w:lang w:val="es-ES_tradnl"/>
              </w:rPr>
              <w:t xml:space="preserve">In your </w:t>
            </w:r>
            <w:proofErr w:type="spellStart"/>
            <w:r>
              <w:rPr>
                <w:rStyle w:val="None"/>
                <w:i/>
                <w:iCs/>
                <w:sz w:val="18"/>
                <w:szCs w:val="18"/>
                <w:lang w:val="es-ES_tradnl"/>
              </w:rPr>
              <w:t>opinion</w:t>
            </w:r>
            <w:proofErr w:type="spellEnd"/>
            <w:r>
              <w:rPr>
                <w:rStyle w:val="None"/>
                <w:i/>
                <w:iCs/>
                <w:sz w:val="18"/>
                <w:szCs w:val="18"/>
                <w:lang w:val="es-ES_tradnl"/>
              </w:rPr>
              <w:t xml:space="preserve">, </w:t>
            </w:r>
            <w:proofErr w:type="spellStart"/>
            <w:r>
              <w:rPr>
                <w:rStyle w:val="None"/>
                <w:i/>
                <w:iCs/>
                <w:sz w:val="18"/>
                <w:szCs w:val="18"/>
                <w:lang w:val="es-ES_tradnl"/>
              </w:rPr>
              <w:t>how</w:t>
            </w:r>
            <w:proofErr w:type="spellEnd"/>
            <w:r>
              <w:rPr>
                <w:rStyle w:val="None"/>
                <w:i/>
                <w:iCs/>
                <w:sz w:val="18"/>
                <w:szCs w:val="18"/>
                <w:lang w:val="es-ES_tradnl"/>
              </w:rPr>
              <w:t xml:space="preserve"> </w:t>
            </w:r>
            <w:proofErr w:type="spellStart"/>
            <w:r>
              <w:rPr>
                <w:rStyle w:val="None"/>
                <w:i/>
                <w:iCs/>
                <w:sz w:val="18"/>
                <w:szCs w:val="18"/>
                <w:lang w:val="es-ES_tradnl"/>
              </w:rPr>
              <w:t>attractive</w:t>
            </w:r>
            <w:proofErr w:type="spellEnd"/>
            <w:r>
              <w:rPr>
                <w:rStyle w:val="None"/>
                <w:i/>
                <w:iCs/>
                <w:sz w:val="18"/>
                <w:szCs w:val="18"/>
                <w:lang w:val="es-ES_tradnl"/>
              </w:rPr>
              <w:t xml:space="preserve"> </w:t>
            </w:r>
            <w:proofErr w:type="spellStart"/>
            <w:r>
              <w:rPr>
                <w:rStyle w:val="None"/>
                <w:i/>
                <w:iCs/>
                <w:sz w:val="18"/>
                <w:szCs w:val="18"/>
                <w:lang w:val="es-ES_tradnl"/>
              </w:rPr>
              <w:t>does</w:t>
            </w:r>
            <w:proofErr w:type="spellEnd"/>
            <w:r>
              <w:rPr>
                <w:rStyle w:val="None"/>
                <w:i/>
                <w:iCs/>
                <w:sz w:val="18"/>
                <w:szCs w:val="18"/>
                <w:lang w:val="es-ES_tradnl"/>
              </w:rPr>
              <w:t xml:space="preserve"> </w:t>
            </w:r>
            <w:proofErr w:type="spellStart"/>
            <w:r>
              <w:rPr>
                <w:rStyle w:val="None"/>
                <w:i/>
                <w:iCs/>
                <w:sz w:val="18"/>
                <w:szCs w:val="18"/>
                <w:lang w:val="es-ES_tradnl"/>
              </w:rPr>
              <w:t>this</w:t>
            </w:r>
            <w:proofErr w:type="spellEnd"/>
            <w:r>
              <w:rPr>
                <w:rStyle w:val="None"/>
                <w:i/>
                <w:iCs/>
                <w:sz w:val="18"/>
                <w:szCs w:val="18"/>
                <w:lang w:val="es-ES_tradnl"/>
              </w:rPr>
              <w:t xml:space="preserve"> </w:t>
            </w:r>
            <w:proofErr w:type="spellStart"/>
            <w:r>
              <w:rPr>
                <w:rStyle w:val="None"/>
                <w:i/>
                <w:iCs/>
                <w:sz w:val="18"/>
                <w:szCs w:val="18"/>
                <w:lang w:val="es-ES_tradnl"/>
              </w:rPr>
              <w:t>person</w:t>
            </w:r>
            <w:proofErr w:type="spellEnd"/>
            <w:r>
              <w:rPr>
                <w:rStyle w:val="None"/>
                <w:i/>
                <w:iCs/>
                <w:sz w:val="18"/>
                <w:szCs w:val="18"/>
                <w:lang w:val="es-ES_tradnl"/>
              </w:rPr>
              <w:t xml:space="preserve"> look </w:t>
            </w:r>
            <w:proofErr w:type="spellStart"/>
            <w:r>
              <w:rPr>
                <w:rStyle w:val="None"/>
                <w:i/>
                <w:iCs/>
                <w:sz w:val="18"/>
                <w:szCs w:val="18"/>
                <w:lang w:val="es-ES_tradnl"/>
              </w:rPr>
              <w:t>compared</w:t>
            </w:r>
            <w:proofErr w:type="spellEnd"/>
            <w:r>
              <w:rPr>
                <w:rStyle w:val="None"/>
                <w:i/>
                <w:iCs/>
                <w:sz w:val="18"/>
                <w:szCs w:val="18"/>
                <w:lang w:val="es-ES_tradnl"/>
              </w:rPr>
              <w:t xml:space="preserve"> </w:t>
            </w:r>
            <w:proofErr w:type="spellStart"/>
            <w:r>
              <w:rPr>
                <w:rStyle w:val="None"/>
                <w:i/>
                <w:iCs/>
                <w:sz w:val="18"/>
                <w:szCs w:val="18"/>
                <w:lang w:val="es-ES_tradnl"/>
              </w:rPr>
              <w:t>to</w:t>
            </w:r>
            <w:proofErr w:type="spellEnd"/>
            <w:r>
              <w:rPr>
                <w:rStyle w:val="None"/>
                <w:i/>
                <w:iCs/>
                <w:sz w:val="18"/>
                <w:szCs w:val="18"/>
                <w:lang w:val="es-ES_tradnl"/>
              </w:rPr>
              <w:t xml:space="preserve"> </w:t>
            </w:r>
            <w:proofErr w:type="spellStart"/>
            <w:r>
              <w:rPr>
                <w:rStyle w:val="None"/>
                <w:i/>
                <w:iCs/>
                <w:sz w:val="18"/>
                <w:szCs w:val="18"/>
                <w:lang w:val="es-ES_tradnl"/>
              </w:rPr>
              <w:t>others</w:t>
            </w:r>
            <w:proofErr w:type="spellEnd"/>
            <w:r>
              <w:rPr>
                <w:rStyle w:val="None"/>
                <w:i/>
                <w:iCs/>
                <w:sz w:val="18"/>
                <w:szCs w:val="18"/>
                <w:lang w:val="es-ES_tradnl"/>
              </w:rPr>
              <w:t xml:space="preserve"> </w:t>
            </w:r>
            <w:proofErr w:type="spellStart"/>
            <w:r>
              <w:rPr>
                <w:rStyle w:val="None"/>
                <w:i/>
                <w:iCs/>
                <w:sz w:val="18"/>
                <w:szCs w:val="18"/>
                <w:lang w:val="es-ES_tradnl"/>
              </w:rPr>
              <w:t>of</w:t>
            </w:r>
            <w:proofErr w:type="spellEnd"/>
            <w:r>
              <w:rPr>
                <w:rStyle w:val="None"/>
                <w:i/>
                <w:iCs/>
                <w:sz w:val="18"/>
                <w:szCs w:val="18"/>
                <w:lang w:val="es-ES_tradnl"/>
              </w:rPr>
              <w:t xml:space="preserve"> </w:t>
            </w:r>
            <w:proofErr w:type="spellStart"/>
            <w:r>
              <w:rPr>
                <w:rStyle w:val="None"/>
                <w:i/>
                <w:iCs/>
                <w:sz w:val="18"/>
                <w:szCs w:val="18"/>
                <w:lang w:val="es-ES_tradnl"/>
              </w:rPr>
              <w:t>the</w:t>
            </w:r>
            <w:proofErr w:type="spellEnd"/>
            <w:r>
              <w:rPr>
                <w:rStyle w:val="None"/>
                <w:i/>
                <w:iCs/>
                <w:sz w:val="18"/>
                <w:szCs w:val="18"/>
                <w:lang w:val="es-ES_tradnl"/>
              </w:rPr>
              <w:t xml:space="preserve"> </w:t>
            </w:r>
            <w:proofErr w:type="spellStart"/>
            <w:r>
              <w:rPr>
                <w:rStyle w:val="None"/>
                <w:i/>
                <w:iCs/>
                <w:sz w:val="18"/>
                <w:szCs w:val="18"/>
                <w:lang w:val="es-ES_tradnl"/>
              </w:rPr>
              <w:t>same</w:t>
            </w:r>
            <w:proofErr w:type="spellEnd"/>
            <w:r>
              <w:rPr>
                <w:rStyle w:val="None"/>
                <w:i/>
                <w:iCs/>
                <w:sz w:val="18"/>
                <w:szCs w:val="18"/>
                <w:lang w:val="es-ES_tradnl"/>
              </w:rPr>
              <w:t xml:space="preserve"> </w:t>
            </w:r>
            <w:proofErr w:type="spellStart"/>
            <w:r>
              <w:rPr>
                <w:rStyle w:val="None"/>
                <w:i/>
                <w:iCs/>
                <w:sz w:val="18"/>
                <w:szCs w:val="18"/>
                <w:lang w:val="es-ES_tradnl"/>
              </w:rPr>
              <w:t>age</w:t>
            </w:r>
            <w:proofErr w:type="spellEnd"/>
            <w:r>
              <w:rPr>
                <w:rStyle w:val="None"/>
                <w:i/>
                <w:iCs/>
                <w:sz w:val="18"/>
                <w:szCs w:val="18"/>
                <w:lang w:val="es-ES_tradnl"/>
              </w:rPr>
              <w:t xml:space="preserve"> and </w:t>
            </w:r>
            <w:proofErr w:type="spellStart"/>
            <w:r>
              <w:rPr>
                <w:rStyle w:val="None"/>
                <w:i/>
                <w:iCs/>
                <w:sz w:val="18"/>
                <w:szCs w:val="18"/>
                <w:lang w:val="es-ES_tradnl"/>
              </w:rPr>
              <w:t>gender</w:t>
            </w:r>
            <w:proofErr w:type="spellEnd"/>
            <w:r>
              <w:rPr>
                <w:rStyle w:val="None"/>
                <w:i/>
                <w:iCs/>
                <w:sz w:val="18"/>
                <w:szCs w:val="18"/>
                <w:lang w:val="es-ES_tradnl"/>
              </w:rPr>
              <w:t>?</w:t>
            </w:r>
            <w:proofErr w:type="gramEnd"/>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DA1FC6E" w14:textId="77777777" w:rsidR="005C385A" w:rsidRDefault="00000000">
            <w:pPr>
              <w:pStyle w:val="Body"/>
              <w:widowControl w:val="0"/>
              <w:spacing w:line="240" w:lineRule="auto"/>
            </w:pPr>
            <w:r>
              <w:rPr>
                <w:rStyle w:val="None"/>
                <w:sz w:val="18"/>
                <w:szCs w:val="18"/>
                <w:lang w:val="es-ES_tradnl"/>
              </w:rPr>
              <w:t xml:space="preserve">5 = </w:t>
            </w:r>
            <w:proofErr w:type="spellStart"/>
            <w:r>
              <w:rPr>
                <w:rStyle w:val="None"/>
                <w:sz w:val="18"/>
                <w:szCs w:val="18"/>
                <w:lang w:val="es-ES_tradnl"/>
              </w:rPr>
              <w:t>very</w:t>
            </w:r>
            <w:proofErr w:type="spellEnd"/>
            <w:r>
              <w:rPr>
                <w:rStyle w:val="None"/>
                <w:sz w:val="18"/>
                <w:szCs w:val="18"/>
                <w:lang w:val="es-ES_tradnl"/>
              </w:rPr>
              <w:t xml:space="preserve"> </w:t>
            </w:r>
            <w:proofErr w:type="spellStart"/>
            <w:r>
              <w:rPr>
                <w:rStyle w:val="None"/>
                <w:sz w:val="18"/>
                <w:szCs w:val="18"/>
                <w:lang w:val="es-ES_tradnl"/>
              </w:rPr>
              <w:t>attractive</w:t>
            </w:r>
            <w:proofErr w:type="spellEnd"/>
            <w:r>
              <w:rPr>
                <w:rStyle w:val="None"/>
                <w:sz w:val="18"/>
                <w:szCs w:val="18"/>
                <w:lang w:val="es-ES_tradnl"/>
              </w:rPr>
              <w:t xml:space="preserve">; 4 = more </w:t>
            </w:r>
            <w:proofErr w:type="spellStart"/>
            <w:r>
              <w:rPr>
                <w:rStyle w:val="None"/>
                <w:sz w:val="18"/>
                <w:szCs w:val="18"/>
                <w:lang w:val="es-ES_tradnl"/>
              </w:rPr>
              <w:t>attractive</w:t>
            </w:r>
            <w:proofErr w:type="spellEnd"/>
            <w:r>
              <w:rPr>
                <w:rStyle w:val="None"/>
                <w:sz w:val="18"/>
                <w:szCs w:val="18"/>
                <w:lang w:val="es-ES_tradnl"/>
              </w:rPr>
              <w:t xml:space="preserve"> </w:t>
            </w:r>
            <w:proofErr w:type="spellStart"/>
            <w:r>
              <w:rPr>
                <w:rStyle w:val="None"/>
                <w:sz w:val="18"/>
                <w:szCs w:val="18"/>
                <w:lang w:val="es-ES_tradnl"/>
              </w:rPr>
              <w:t>than</w:t>
            </w:r>
            <w:proofErr w:type="spellEnd"/>
            <w:r>
              <w:rPr>
                <w:rStyle w:val="None"/>
                <w:sz w:val="18"/>
                <w:szCs w:val="18"/>
                <w:lang w:val="es-ES_tradnl"/>
              </w:rPr>
              <w:t xml:space="preserve"> </w:t>
            </w:r>
            <w:proofErr w:type="spellStart"/>
            <w:r>
              <w:rPr>
                <w:rStyle w:val="None"/>
                <w:sz w:val="18"/>
                <w:szCs w:val="18"/>
                <w:lang w:val="es-ES_tradnl"/>
              </w:rPr>
              <w:t>average</w:t>
            </w:r>
            <w:proofErr w:type="spellEnd"/>
            <w:r>
              <w:rPr>
                <w:rStyle w:val="None"/>
                <w:sz w:val="18"/>
                <w:szCs w:val="18"/>
                <w:lang w:val="es-ES_tradnl"/>
              </w:rPr>
              <w:t xml:space="preserve">; 3 = </w:t>
            </w:r>
            <w:proofErr w:type="spellStart"/>
            <w:r>
              <w:rPr>
                <w:rStyle w:val="None"/>
                <w:sz w:val="18"/>
                <w:szCs w:val="18"/>
                <w:lang w:val="es-ES_tradnl"/>
              </w:rPr>
              <w:t>average</w:t>
            </w:r>
            <w:proofErr w:type="spellEnd"/>
            <w:r>
              <w:rPr>
                <w:rStyle w:val="None"/>
                <w:sz w:val="18"/>
                <w:szCs w:val="18"/>
                <w:lang w:val="es-ES_tradnl"/>
              </w:rPr>
              <w:t xml:space="preserve">; 2 = </w:t>
            </w:r>
            <w:proofErr w:type="spellStart"/>
            <w:r>
              <w:rPr>
                <w:rStyle w:val="None"/>
                <w:sz w:val="18"/>
                <w:szCs w:val="18"/>
                <w:lang w:val="es-ES_tradnl"/>
              </w:rPr>
              <w:t>below</w:t>
            </w:r>
            <w:proofErr w:type="spellEnd"/>
            <w:r>
              <w:rPr>
                <w:rStyle w:val="None"/>
                <w:sz w:val="18"/>
                <w:szCs w:val="18"/>
                <w:lang w:val="es-ES_tradnl"/>
              </w:rPr>
              <w:t xml:space="preserve"> </w:t>
            </w:r>
            <w:proofErr w:type="spellStart"/>
            <w:r>
              <w:rPr>
                <w:rStyle w:val="None"/>
                <w:sz w:val="18"/>
                <w:szCs w:val="18"/>
                <w:lang w:val="es-ES_tradnl"/>
              </w:rPr>
              <w:t>average</w:t>
            </w:r>
            <w:proofErr w:type="spellEnd"/>
            <w:r>
              <w:rPr>
                <w:rStyle w:val="None"/>
                <w:sz w:val="18"/>
                <w:szCs w:val="18"/>
                <w:lang w:val="es-ES_tradnl"/>
              </w:rPr>
              <w:t xml:space="preserve">; 1 = </w:t>
            </w:r>
            <w:proofErr w:type="spellStart"/>
            <w:r>
              <w:rPr>
                <w:rStyle w:val="None"/>
                <w:sz w:val="18"/>
                <w:szCs w:val="18"/>
                <w:lang w:val="es-ES_tradnl"/>
              </w:rPr>
              <w:t>well</w:t>
            </w:r>
            <w:proofErr w:type="spellEnd"/>
            <w:r>
              <w:rPr>
                <w:rStyle w:val="None"/>
                <w:sz w:val="18"/>
                <w:szCs w:val="18"/>
                <w:lang w:val="es-ES_tradnl"/>
              </w:rPr>
              <w:t xml:space="preserve"> </w:t>
            </w:r>
            <w:proofErr w:type="spellStart"/>
            <w:r>
              <w:rPr>
                <w:rStyle w:val="None"/>
                <w:sz w:val="18"/>
                <w:szCs w:val="18"/>
                <w:lang w:val="es-ES_tradnl"/>
              </w:rPr>
              <w:t>below</w:t>
            </w:r>
            <w:proofErr w:type="spellEnd"/>
            <w:r>
              <w:rPr>
                <w:rStyle w:val="None"/>
                <w:sz w:val="18"/>
                <w:szCs w:val="18"/>
                <w:lang w:val="es-ES_tradnl"/>
              </w:rPr>
              <w:t xml:space="preserve"> </w:t>
            </w:r>
            <w:proofErr w:type="spellStart"/>
            <w:r>
              <w:rPr>
                <w:rStyle w:val="None"/>
                <w:sz w:val="18"/>
                <w:szCs w:val="18"/>
                <w:lang w:val="es-ES_tradnl"/>
              </w:rPr>
              <w:t>average</w:t>
            </w:r>
            <w:proofErr w:type="spellEnd"/>
            <w:r>
              <w:rPr>
                <w:rStyle w:val="None"/>
                <w:sz w:val="18"/>
                <w:szCs w:val="18"/>
                <w:lang w:val="es-ES_tradnl"/>
              </w:rPr>
              <w:t xml:space="preserve"> </w:t>
            </w:r>
            <w:hyperlink r:id="rId13" w:history="1">
              <w:r>
                <w:rPr>
                  <w:rStyle w:val="Hyperlink1"/>
                  <w:sz w:val="18"/>
                  <w:szCs w:val="18"/>
                </w:rPr>
                <w:t>(</w:t>
              </w:r>
              <w:proofErr w:type="spellStart"/>
              <w:r>
                <w:rPr>
                  <w:rStyle w:val="Hyperlink1"/>
                  <w:sz w:val="18"/>
                  <w:szCs w:val="18"/>
                </w:rPr>
                <w:t>e.g</w:t>
              </w:r>
              <w:proofErr w:type="spellEnd"/>
              <w:r>
                <w:rPr>
                  <w:rStyle w:val="Hyperlink1"/>
                  <w:sz w:val="18"/>
                  <w:szCs w:val="18"/>
                </w:rPr>
                <w:t xml:space="preserve">., Bono et al., 2017; Griffin &amp; </w:t>
              </w:r>
              <w:proofErr w:type="spellStart"/>
              <w:r>
                <w:rPr>
                  <w:rStyle w:val="Hyperlink1"/>
                  <w:sz w:val="18"/>
                  <w:szCs w:val="18"/>
                </w:rPr>
                <w:t>Langlois</w:t>
              </w:r>
              <w:proofErr w:type="spellEnd"/>
              <w:r>
                <w:rPr>
                  <w:rStyle w:val="Hyperlink1"/>
                  <w:sz w:val="18"/>
                  <w:szCs w:val="18"/>
                </w:rPr>
                <w:t>, 2006; Tu et al., 2022)</w:t>
              </w:r>
            </w:hyperlink>
            <w:r>
              <w:rPr>
                <w:rStyle w:val="Hyperlink1"/>
                <w:sz w:val="18"/>
                <w:szCs w:val="18"/>
              </w:rPr>
              <w:t>.</w:t>
            </w:r>
          </w:p>
        </w:tc>
      </w:tr>
      <w:tr w:rsidR="005C385A" w14:paraId="23712418" w14:textId="77777777">
        <w:tblPrEx>
          <w:shd w:val="clear" w:color="auto" w:fill="CED7E7"/>
        </w:tblPrEx>
        <w:trPr>
          <w:trHeight w:val="1014"/>
          <w:jc w:val="center"/>
        </w:trPr>
        <w:tc>
          <w:tcPr>
            <w:tcW w:w="111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3A50F953" w14:textId="77777777" w:rsidR="005C385A" w:rsidRDefault="00000000">
            <w:pPr>
              <w:pStyle w:val="Body"/>
              <w:widowControl w:val="0"/>
              <w:spacing w:line="240" w:lineRule="auto"/>
              <w:jc w:val="center"/>
            </w:pPr>
            <w:r>
              <w:rPr>
                <w:rStyle w:val="Hyperlink1"/>
                <w:sz w:val="18"/>
                <w:szCs w:val="18"/>
              </w:rPr>
              <w:t>3</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F79B241" w14:textId="77777777" w:rsidR="005C385A" w:rsidRDefault="00000000">
            <w:pPr>
              <w:pStyle w:val="Body"/>
              <w:widowControl w:val="0"/>
              <w:spacing w:line="240" w:lineRule="auto"/>
              <w:jc w:val="center"/>
            </w:pPr>
            <w:proofErr w:type="spellStart"/>
            <w:r>
              <w:rPr>
                <w:rStyle w:val="Hyperlink1"/>
                <w:sz w:val="18"/>
                <w:szCs w:val="18"/>
              </w:rPr>
              <w:t>Masculinity</w:t>
            </w:r>
            <w:proofErr w:type="spellEnd"/>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AB83DEF" w14:textId="77777777" w:rsidR="005C385A" w:rsidRDefault="00000000">
            <w:pPr>
              <w:pStyle w:val="Body"/>
              <w:widowControl w:val="0"/>
              <w:spacing w:line="240" w:lineRule="auto"/>
            </w:pPr>
            <w:proofErr w:type="spellStart"/>
            <w:r>
              <w:rPr>
                <w:rStyle w:val="None"/>
                <w:i/>
                <w:iCs/>
                <w:sz w:val="18"/>
                <w:szCs w:val="18"/>
                <w:lang w:val="es-ES_tradnl"/>
              </w:rPr>
              <w:t>To</w:t>
            </w:r>
            <w:proofErr w:type="spellEnd"/>
            <w:r>
              <w:rPr>
                <w:rStyle w:val="None"/>
                <w:i/>
                <w:iCs/>
                <w:sz w:val="18"/>
                <w:szCs w:val="18"/>
                <w:lang w:val="es-ES_tradnl"/>
              </w:rPr>
              <w:t xml:space="preserve"> </w:t>
            </w:r>
            <w:proofErr w:type="spellStart"/>
            <w:r>
              <w:rPr>
                <w:rStyle w:val="None"/>
                <w:i/>
                <w:iCs/>
                <w:sz w:val="18"/>
                <w:szCs w:val="18"/>
                <w:lang w:val="es-ES_tradnl"/>
              </w:rPr>
              <w:t>what</w:t>
            </w:r>
            <w:proofErr w:type="spellEnd"/>
            <w:r>
              <w:rPr>
                <w:rStyle w:val="None"/>
                <w:i/>
                <w:iCs/>
                <w:sz w:val="18"/>
                <w:szCs w:val="18"/>
                <w:lang w:val="es-ES_tradnl"/>
              </w:rPr>
              <w:t xml:space="preserve"> </w:t>
            </w:r>
            <w:proofErr w:type="spellStart"/>
            <w:r>
              <w:rPr>
                <w:rStyle w:val="None"/>
                <w:i/>
                <w:iCs/>
                <w:sz w:val="18"/>
                <w:szCs w:val="18"/>
                <w:lang w:val="es-ES_tradnl"/>
              </w:rPr>
              <w:t>extent</w:t>
            </w:r>
            <w:proofErr w:type="spellEnd"/>
            <w:r>
              <w:rPr>
                <w:rStyle w:val="None"/>
                <w:i/>
                <w:iCs/>
                <w:sz w:val="18"/>
                <w:szCs w:val="18"/>
                <w:lang w:val="es-ES_tradnl"/>
              </w:rPr>
              <w:t xml:space="preserve"> do </w:t>
            </w:r>
            <w:proofErr w:type="spellStart"/>
            <w:r>
              <w:rPr>
                <w:rStyle w:val="None"/>
                <w:i/>
                <w:iCs/>
                <w:sz w:val="18"/>
                <w:szCs w:val="18"/>
                <w:lang w:val="es-ES_tradnl"/>
              </w:rPr>
              <w:t>you</w:t>
            </w:r>
            <w:proofErr w:type="spellEnd"/>
            <w:r>
              <w:rPr>
                <w:rStyle w:val="None"/>
                <w:i/>
                <w:iCs/>
                <w:sz w:val="18"/>
                <w:szCs w:val="18"/>
                <w:lang w:val="es-ES_tradnl"/>
              </w:rPr>
              <w:t xml:space="preserve"> </w:t>
            </w:r>
            <w:proofErr w:type="spellStart"/>
            <w:r>
              <w:rPr>
                <w:rStyle w:val="None"/>
                <w:i/>
                <w:iCs/>
                <w:sz w:val="18"/>
                <w:szCs w:val="18"/>
                <w:lang w:val="es-ES_tradnl"/>
              </w:rPr>
              <w:t>think</w:t>
            </w:r>
            <w:proofErr w:type="spellEnd"/>
            <w:r>
              <w:rPr>
                <w:rStyle w:val="None"/>
                <w:i/>
                <w:iCs/>
                <w:sz w:val="18"/>
                <w:szCs w:val="18"/>
                <w:lang w:val="es-ES_tradnl"/>
              </w:rPr>
              <w:t xml:space="preserve"> </w:t>
            </w:r>
            <w:proofErr w:type="spellStart"/>
            <w:r>
              <w:rPr>
                <w:rStyle w:val="None"/>
                <w:i/>
                <w:iCs/>
                <w:sz w:val="18"/>
                <w:szCs w:val="18"/>
                <w:lang w:val="es-ES_tradnl"/>
              </w:rPr>
              <w:t>that</w:t>
            </w:r>
            <w:proofErr w:type="spellEnd"/>
            <w:r>
              <w:rPr>
                <w:rStyle w:val="None"/>
                <w:i/>
                <w:iCs/>
                <w:sz w:val="18"/>
                <w:szCs w:val="18"/>
                <w:lang w:val="es-ES_tradnl"/>
              </w:rPr>
              <w:t xml:space="preserve"> </w:t>
            </w:r>
            <w:proofErr w:type="spellStart"/>
            <w:r>
              <w:rPr>
                <w:rStyle w:val="None"/>
                <w:i/>
                <w:iCs/>
                <w:sz w:val="18"/>
                <w:szCs w:val="18"/>
                <w:lang w:val="es-ES_tradnl"/>
              </w:rPr>
              <w:t>this</w:t>
            </w:r>
            <w:proofErr w:type="spellEnd"/>
            <w:r>
              <w:rPr>
                <w:rStyle w:val="None"/>
                <w:i/>
                <w:iCs/>
                <w:sz w:val="18"/>
                <w:szCs w:val="18"/>
                <w:lang w:val="es-ES_tradnl"/>
              </w:rPr>
              <w:t xml:space="preserve"> </w:t>
            </w:r>
            <w:proofErr w:type="spellStart"/>
            <w:r>
              <w:rPr>
                <w:rStyle w:val="None"/>
                <w:i/>
                <w:iCs/>
                <w:sz w:val="18"/>
                <w:szCs w:val="18"/>
                <w:lang w:val="es-ES_tradnl"/>
              </w:rPr>
              <w:t>person</w:t>
            </w:r>
            <w:proofErr w:type="spellEnd"/>
            <w:r>
              <w:rPr>
                <w:rStyle w:val="None"/>
                <w:i/>
                <w:iCs/>
                <w:sz w:val="18"/>
                <w:szCs w:val="18"/>
                <w:lang w:val="es-ES_tradnl"/>
              </w:rPr>
              <w:t xml:space="preserve"> </w:t>
            </w:r>
            <w:proofErr w:type="gramStart"/>
            <w:r>
              <w:rPr>
                <w:rStyle w:val="None"/>
                <w:i/>
                <w:iCs/>
                <w:sz w:val="18"/>
                <w:szCs w:val="18"/>
                <w:lang w:val="es-ES_tradnl"/>
              </w:rPr>
              <w:t>looks</w:t>
            </w:r>
            <w:proofErr w:type="gramEnd"/>
            <w:r>
              <w:rPr>
                <w:rStyle w:val="None"/>
                <w:i/>
                <w:iCs/>
                <w:sz w:val="18"/>
                <w:szCs w:val="18"/>
                <w:lang w:val="es-ES_tradnl"/>
              </w:rPr>
              <w:t xml:space="preserve"> masculine </w:t>
            </w:r>
            <w:proofErr w:type="spellStart"/>
            <w:r>
              <w:rPr>
                <w:rStyle w:val="None"/>
                <w:i/>
                <w:iCs/>
                <w:sz w:val="18"/>
                <w:szCs w:val="18"/>
                <w:lang w:val="es-ES_tradnl"/>
              </w:rPr>
              <w:t>compared</w:t>
            </w:r>
            <w:proofErr w:type="spellEnd"/>
            <w:r>
              <w:rPr>
                <w:rStyle w:val="None"/>
                <w:i/>
                <w:iCs/>
                <w:sz w:val="18"/>
                <w:szCs w:val="18"/>
                <w:lang w:val="es-ES_tradnl"/>
              </w:rPr>
              <w:t xml:space="preserve"> </w:t>
            </w:r>
            <w:proofErr w:type="spellStart"/>
            <w:r>
              <w:rPr>
                <w:rStyle w:val="None"/>
                <w:i/>
                <w:iCs/>
                <w:sz w:val="18"/>
                <w:szCs w:val="18"/>
                <w:lang w:val="es-ES_tradnl"/>
              </w:rPr>
              <w:t>to</w:t>
            </w:r>
            <w:proofErr w:type="spellEnd"/>
            <w:r>
              <w:rPr>
                <w:rStyle w:val="None"/>
                <w:i/>
                <w:iCs/>
                <w:sz w:val="18"/>
                <w:szCs w:val="18"/>
                <w:lang w:val="es-ES_tradnl"/>
              </w:rPr>
              <w:t xml:space="preserve"> </w:t>
            </w:r>
            <w:proofErr w:type="spellStart"/>
            <w:r>
              <w:rPr>
                <w:rStyle w:val="None"/>
                <w:i/>
                <w:iCs/>
                <w:sz w:val="18"/>
                <w:szCs w:val="18"/>
                <w:lang w:val="es-ES_tradnl"/>
              </w:rPr>
              <w:t>others</w:t>
            </w:r>
            <w:proofErr w:type="spellEnd"/>
            <w:r>
              <w:rPr>
                <w:rStyle w:val="None"/>
                <w:i/>
                <w:iCs/>
                <w:sz w:val="18"/>
                <w:szCs w:val="18"/>
                <w:lang w:val="es-ES_tradnl"/>
              </w:rPr>
              <w:t xml:space="preserve"> </w:t>
            </w:r>
            <w:proofErr w:type="spellStart"/>
            <w:r>
              <w:rPr>
                <w:rStyle w:val="None"/>
                <w:i/>
                <w:iCs/>
                <w:sz w:val="18"/>
                <w:szCs w:val="18"/>
                <w:lang w:val="es-ES_tradnl"/>
              </w:rPr>
              <w:t>of</w:t>
            </w:r>
            <w:proofErr w:type="spellEnd"/>
            <w:r>
              <w:rPr>
                <w:rStyle w:val="None"/>
                <w:i/>
                <w:iCs/>
                <w:sz w:val="18"/>
                <w:szCs w:val="18"/>
                <w:lang w:val="es-ES_tradnl"/>
              </w:rPr>
              <w:t xml:space="preserve"> </w:t>
            </w:r>
            <w:proofErr w:type="spellStart"/>
            <w:r>
              <w:rPr>
                <w:rStyle w:val="None"/>
                <w:i/>
                <w:iCs/>
                <w:sz w:val="18"/>
                <w:szCs w:val="18"/>
                <w:lang w:val="es-ES_tradnl"/>
              </w:rPr>
              <w:t>the</w:t>
            </w:r>
            <w:proofErr w:type="spellEnd"/>
            <w:r>
              <w:rPr>
                <w:rStyle w:val="None"/>
                <w:i/>
                <w:iCs/>
                <w:sz w:val="18"/>
                <w:szCs w:val="18"/>
                <w:lang w:val="es-ES_tradnl"/>
              </w:rPr>
              <w:t xml:space="preserve"> </w:t>
            </w:r>
            <w:proofErr w:type="spellStart"/>
            <w:r>
              <w:rPr>
                <w:rStyle w:val="None"/>
                <w:i/>
                <w:iCs/>
                <w:sz w:val="18"/>
                <w:szCs w:val="18"/>
                <w:lang w:val="es-ES_tradnl"/>
              </w:rPr>
              <w:t>same</w:t>
            </w:r>
            <w:proofErr w:type="spellEnd"/>
            <w:r>
              <w:rPr>
                <w:rStyle w:val="None"/>
                <w:i/>
                <w:iCs/>
                <w:sz w:val="18"/>
                <w:szCs w:val="18"/>
                <w:lang w:val="es-ES_tradnl"/>
              </w:rPr>
              <w:t xml:space="preserve"> </w:t>
            </w:r>
            <w:proofErr w:type="spellStart"/>
            <w:r>
              <w:rPr>
                <w:rStyle w:val="None"/>
                <w:i/>
                <w:iCs/>
                <w:sz w:val="18"/>
                <w:szCs w:val="18"/>
                <w:lang w:val="es-ES_tradnl"/>
              </w:rPr>
              <w:t>age</w:t>
            </w:r>
            <w:proofErr w:type="spellEnd"/>
            <w:r>
              <w:rPr>
                <w:rStyle w:val="None"/>
                <w:i/>
                <w:iCs/>
                <w:sz w:val="18"/>
                <w:szCs w:val="18"/>
                <w:lang w:val="es-ES_tradnl"/>
              </w:rPr>
              <w:t xml:space="preserve"> and </w:t>
            </w:r>
            <w:proofErr w:type="spellStart"/>
            <w:r>
              <w:rPr>
                <w:rStyle w:val="None"/>
                <w:i/>
                <w:iCs/>
                <w:sz w:val="18"/>
                <w:szCs w:val="18"/>
                <w:lang w:val="es-ES_tradnl"/>
              </w:rPr>
              <w:t>gender</w:t>
            </w:r>
            <w:proofErr w:type="spellEnd"/>
            <w:r>
              <w:rPr>
                <w:rStyle w:val="None"/>
                <w:i/>
                <w:iCs/>
                <w:sz w:val="18"/>
                <w:szCs w:val="18"/>
                <w:lang w:val="es-ES_tradnl"/>
              </w:rPr>
              <w:t>?</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92CB6E4" w14:textId="77777777" w:rsidR="005C385A" w:rsidRDefault="00000000">
            <w:pPr>
              <w:pStyle w:val="Body"/>
              <w:widowControl w:val="0"/>
              <w:spacing w:line="240" w:lineRule="auto"/>
            </w:pPr>
            <w:proofErr w:type="spellStart"/>
            <w:r>
              <w:rPr>
                <w:rStyle w:val="Hyperlink1"/>
                <w:sz w:val="18"/>
                <w:szCs w:val="18"/>
              </w:rPr>
              <w:t>From</w:t>
            </w:r>
            <w:proofErr w:type="spellEnd"/>
            <w:r>
              <w:rPr>
                <w:rStyle w:val="Hyperlink1"/>
                <w:sz w:val="18"/>
                <w:szCs w:val="18"/>
              </w:rPr>
              <w:t xml:space="preserve"> 1 = </w:t>
            </w:r>
            <w:proofErr w:type="spellStart"/>
            <w:r>
              <w:rPr>
                <w:rStyle w:val="Hyperlink1"/>
                <w:sz w:val="18"/>
                <w:szCs w:val="18"/>
              </w:rPr>
              <w:t>not</w:t>
            </w:r>
            <w:proofErr w:type="spellEnd"/>
            <w:r>
              <w:rPr>
                <w:rStyle w:val="Hyperlink1"/>
                <w:sz w:val="18"/>
                <w:szCs w:val="18"/>
              </w:rPr>
              <w:t xml:space="preserve"> masculine at </w:t>
            </w:r>
            <w:proofErr w:type="spellStart"/>
            <w:r>
              <w:rPr>
                <w:rStyle w:val="Hyperlink1"/>
                <w:sz w:val="18"/>
                <w:szCs w:val="18"/>
              </w:rPr>
              <w:t>all</w:t>
            </w:r>
            <w:proofErr w:type="spellEnd"/>
            <w:r>
              <w:rPr>
                <w:rStyle w:val="Hyperlink1"/>
                <w:sz w:val="18"/>
                <w:szCs w:val="18"/>
              </w:rPr>
              <w:t xml:space="preserve"> </w:t>
            </w:r>
            <w:proofErr w:type="spellStart"/>
            <w:r>
              <w:rPr>
                <w:rStyle w:val="Hyperlink1"/>
                <w:sz w:val="18"/>
                <w:szCs w:val="18"/>
              </w:rPr>
              <w:t>to</w:t>
            </w:r>
            <w:proofErr w:type="spellEnd"/>
            <w:r>
              <w:rPr>
                <w:rStyle w:val="Hyperlink1"/>
                <w:sz w:val="18"/>
                <w:szCs w:val="18"/>
              </w:rPr>
              <w:t xml:space="preserve"> 5 = </w:t>
            </w:r>
            <w:proofErr w:type="spellStart"/>
            <w:r>
              <w:rPr>
                <w:rStyle w:val="Hyperlink1"/>
                <w:sz w:val="18"/>
                <w:szCs w:val="18"/>
              </w:rPr>
              <w:t>very</w:t>
            </w:r>
            <w:proofErr w:type="spellEnd"/>
            <w:r>
              <w:rPr>
                <w:rStyle w:val="Hyperlink1"/>
                <w:sz w:val="18"/>
                <w:szCs w:val="18"/>
              </w:rPr>
              <w:t xml:space="preserve"> masculine </w:t>
            </w:r>
            <w:hyperlink r:id="rId14" w:history="1">
              <w:r>
                <w:rPr>
                  <w:rStyle w:val="Hyperlink1"/>
                  <w:sz w:val="18"/>
                  <w:szCs w:val="18"/>
                </w:rPr>
                <w:t>(</w:t>
              </w:r>
              <w:proofErr w:type="spellStart"/>
              <w:r>
                <w:rPr>
                  <w:rStyle w:val="Hyperlink1"/>
                  <w:sz w:val="18"/>
                  <w:szCs w:val="18"/>
                </w:rPr>
                <w:t>e.g</w:t>
              </w:r>
              <w:proofErr w:type="spellEnd"/>
              <w:r>
                <w:rPr>
                  <w:rStyle w:val="Hyperlink1"/>
                  <w:sz w:val="18"/>
                  <w:szCs w:val="18"/>
                </w:rPr>
                <w:t xml:space="preserve">., </w:t>
              </w:r>
              <w:proofErr w:type="spellStart"/>
              <w:r>
                <w:rPr>
                  <w:rStyle w:val="Hyperlink1"/>
                  <w:sz w:val="18"/>
                  <w:szCs w:val="18"/>
                </w:rPr>
                <w:t>Hoss</w:t>
              </w:r>
              <w:proofErr w:type="spellEnd"/>
              <w:r>
                <w:rPr>
                  <w:rStyle w:val="Hyperlink1"/>
                  <w:sz w:val="18"/>
                  <w:szCs w:val="18"/>
                </w:rPr>
                <w:t xml:space="preserve"> et al., 2005)</w:t>
              </w:r>
            </w:hyperlink>
            <w:r>
              <w:rPr>
                <w:rStyle w:val="Hyperlink1"/>
                <w:sz w:val="18"/>
                <w:szCs w:val="18"/>
              </w:rPr>
              <w:t>.</w:t>
            </w:r>
          </w:p>
        </w:tc>
      </w:tr>
      <w:tr w:rsidR="005C385A" w14:paraId="1D5F988A" w14:textId="77777777">
        <w:tblPrEx>
          <w:shd w:val="clear" w:color="auto" w:fill="CED7E7"/>
        </w:tblPrEx>
        <w:trPr>
          <w:trHeight w:val="1014"/>
          <w:jc w:val="center"/>
        </w:trPr>
        <w:tc>
          <w:tcPr>
            <w:tcW w:w="111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6826956" w14:textId="77777777" w:rsidR="005C385A" w:rsidRDefault="00000000">
            <w:pPr>
              <w:pStyle w:val="Body"/>
              <w:widowControl w:val="0"/>
              <w:spacing w:line="240" w:lineRule="auto"/>
              <w:jc w:val="center"/>
            </w:pPr>
            <w:r>
              <w:rPr>
                <w:rStyle w:val="Hyperlink1"/>
                <w:sz w:val="18"/>
                <w:szCs w:val="18"/>
              </w:rPr>
              <w:t>4</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40FE010" w14:textId="77777777" w:rsidR="005C385A" w:rsidRDefault="00000000">
            <w:pPr>
              <w:pStyle w:val="Body"/>
              <w:widowControl w:val="0"/>
              <w:spacing w:line="240" w:lineRule="auto"/>
              <w:jc w:val="center"/>
            </w:pPr>
            <w:proofErr w:type="spellStart"/>
            <w:r>
              <w:rPr>
                <w:rStyle w:val="Hyperlink1"/>
                <w:sz w:val="18"/>
                <w:szCs w:val="18"/>
              </w:rPr>
              <w:t>Femininity</w:t>
            </w:r>
            <w:proofErr w:type="spellEnd"/>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01374CB" w14:textId="77777777" w:rsidR="005C385A" w:rsidRDefault="00000000">
            <w:pPr>
              <w:pStyle w:val="Body"/>
              <w:widowControl w:val="0"/>
              <w:spacing w:line="240" w:lineRule="auto"/>
            </w:pPr>
            <w:proofErr w:type="spellStart"/>
            <w:r>
              <w:rPr>
                <w:rStyle w:val="None"/>
                <w:i/>
                <w:iCs/>
                <w:sz w:val="18"/>
                <w:szCs w:val="18"/>
                <w:lang w:val="es-ES_tradnl"/>
              </w:rPr>
              <w:t>To</w:t>
            </w:r>
            <w:proofErr w:type="spellEnd"/>
            <w:r>
              <w:rPr>
                <w:rStyle w:val="None"/>
                <w:i/>
                <w:iCs/>
                <w:sz w:val="18"/>
                <w:szCs w:val="18"/>
                <w:lang w:val="es-ES_tradnl"/>
              </w:rPr>
              <w:t xml:space="preserve"> </w:t>
            </w:r>
            <w:proofErr w:type="spellStart"/>
            <w:r>
              <w:rPr>
                <w:rStyle w:val="None"/>
                <w:i/>
                <w:iCs/>
                <w:sz w:val="18"/>
                <w:szCs w:val="18"/>
                <w:lang w:val="es-ES_tradnl"/>
              </w:rPr>
              <w:t>what</w:t>
            </w:r>
            <w:proofErr w:type="spellEnd"/>
            <w:r>
              <w:rPr>
                <w:rStyle w:val="None"/>
                <w:i/>
                <w:iCs/>
                <w:sz w:val="18"/>
                <w:szCs w:val="18"/>
                <w:lang w:val="es-ES_tradnl"/>
              </w:rPr>
              <w:t xml:space="preserve"> </w:t>
            </w:r>
            <w:proofErr w:type="spellStart"/>
            <w:r>
              <w:rPr>
                <w:rStyle w:val="None"/>
                <w:i/>
                <w:iCs/>
                <w:sz w:val="18"/>
                <w:szCs w:val="18"/>
                <w:lang w:val="es-ES_tradnl"/>
              </w:rPr>
              <w:t>extent</w:t>
            </w:r>
            <w:proofErr w:type="spellEnd"/>
            <w:r>
              <w:rPr>
                <w:rStyle w:val="None"/>
                <w:i/>
                <w:iCs/>
                <w:sz w:val="18"/>
                <w:szCs w:val="18"/>
                <w:lang w:val="es-ES_tradnl"/>
              </w:rPr>
              <w:t xml:space="preserve"> do </w:t>
            </w:r>
            <w:proofErr w:type="spellStart"/>
            <w:r>
              <w:rPr>
                <w:rStyle w:val="None"/>
                <w:i/>
                <w:iCs/>
                <w:sz w:val="18"/>
                <w:szCs w:val="18"/>
                <w:lang w:val="es-ES_tradnl"/>
              </w:rPr>
              <w:t>you</w:t>
            </w:r>
            <w:proofErr w:type="spellEnd"/>
            <w:r>
              <w:rPr>
                <w:rStyle w:val="None"/>
                <w:i/>
                <w:iCs/>
                <w:sz w:val="18"/>
                <w:szCs w:val="18"/>
                <w:lang w:val="es-ES_tradnl"/>
              </w:rPr>
              <w:t xml:space="preserve"> </w:t>
            </w:r>
            <w:proofErr w:type="spellStart"/>
            <w:r>
              <w:rPr>
                <w:rStyle w:val="None"/>
                <w:i/>
                <w:iCs/>
                <w:sz w:val="18"/>
                <w:szCs w:val="18"/>
                <w:lang w:val="es-ES_tradnl"/>
              </w:rPr>
              <w:t>think</w:t>
            </w:r>
            <w:proofErr w:type="spellEnd"/>
            <w:r>
              <w:rPr>
                <w:rStyle w:val="None"/>
                <w:i/>
                <w:iCs/>
                <w:sz w:val="18"/>
                <w:szCs w:val="18"/>
                <w:lang w:val="es-ES_tradnl"/>
              </w:rPr>
              <w:t xml:space="preserve"> </w:t>
            </w:r>
            <w:proofErr w:type="spellStart"/>
            <w:r>
              <w:rPr>
                <w:rStyle w:val="None"/>
                <w:i/>
                <w:iCs/>
                <w:sz w:val="18"/>
                <w:szCs w:val="18"/>
                <w:lang w:val="es-ES_tradnl"/>
              </w:rPr>
              <w:t>that</w:t>
            </w:r>
            <w:proofErr w:type="spellEnd"/>
            <w:r>
              <w:rPr>
                <w:rStyle w:val="None"/>
                <w:i/>
                <w:iCs/>
                <w:sz w:val="18"/>
                <w:szCs w:val="18"/>
                <w:lang w:val="es-ES_tradnl"/>
              </w:rPr>
              <w:t xml:space="preserve"> </w:t>
            </w:r>
            <w:proofErr w:type="spellStart"/>
            <w:r>
              <w:rPr>
                <w:rStyle w:val="None"/>
                <w:i/>
                <w:iCs/>
                <w:sz w:val="18"/>
                <w:szCs w:val="18"/>
                <w:lang w:val="es-ES_tradnl"/>
              </w:rPr>
              <w:t>this</w:t>
            </w:r>
            <w:proofErr w:type="spellEnd"/>
            <w:r>
              <w:rPr>
                <w:rStyle w:val="None"/>
                <w:i/>
                <w:iCs/>
                <w:sz w:val="18"/>
                <w:szCs w:val="18"/>
                <w:lang w:val="es-ES_tradnl"/>
              </w:rPr>
              <w:t xml:space="preserve"> </w:t>
            </w:r>
            <w:proofErr w:type="spellStart"/>
            <w:r>
              <w:rPr>
                <w:rStyle w:val="None"/>
                <w:i/>
                <w:iCs/>
                <w:sz w:val="18"/>
                <w:szCs w:val="18"/>
                <w:lang w:val="es-ES_tradnl"/>
              </w:rPr>
              <w:t>person</w:t>
            </w:r>
            <w:proofErr w:type="spellEnd"/>
            <w:r>
              <w:rPr>
                <w:rStyle w:val="None"/>
                <w:i/>
                <w:iCs/>
                <w:sz w:val="18"/>
                <w:szCs w:val="18"/>
                <w:lang w:val="es-ES_tradnl"/>
              </w:rPr>
              <w:t xml:space="preserve"> </w:t>
            </w:r>
            <w:proofErr w:type="gramStart"/>
            <w:r>
              <w:rPr>
                <w:rStyle w:val="None"/>
                <w:i/>
                <w:iCs/>
                <w:sz w:val="18"/>
                <w:szCs w:val="18"/>
                <w:lang w:val="es-ES_tradnl"/>
              </w:rPr>
              <w:t>looks</w:t>
            </w:r>
            <w:proofErr w:type="gramEnd"/>
            <w:r>
              <w:rPr>
                <w:rStyle w:val="None"/>
                <w:i/>
                <w:iCs/>
                <w:sz w:val="18"/>
                <w:szCs w:val="18"/>
                <w:lang w:val="es-ES_tradnl"/>
              </w:rPr>
              <w:t xml:space="preserve"> </w:t>
            </w:r>
            <w:proofErr w:type="spellStart"/>
            <w:r>
              <w:rPr>
                <w:rStyle w:val="None"/>
                <w:i/>
                <w:iCs/>
                <w:sz w:val="18"/>
                <w:szCs w:val="18"/>
                <w:lang w:val="es-ES_tradnl"/>
              </w:rPr>
              <w:t>feminine</w:t>
            </w:r>
            <w:proofErr w:type="spellEnd"/>
            <w:r>
              <w:rPr>
                <w:rStyle w:val="None"/>
                <w:i/>
                <w:iCs/>
                <w:sz w:val="18"/>
                <w:szCs w:val="18"/>
                <w:lang w:val="es-ES_tradnl"/>
              </w:rPr>
              <w:t xml:space="preserve"> </w:t>
            </w:r>
            <w:proofErr w:type="spellStart"/>
            <w:r>
              <w:rPr>
                <w:rStyle w:val="None"/>
                <w:i/>
                <w:iCs/>
                <w:sz w:val="18"/>
                <w:szCs w:val="18"/>
                <w:lang w:val="es-ES_tradnl"/>
              </w:rPr>
              <w:t>compared</w:t>
            </w:r>
            <w:proofErr w:type="spellEnd"/>
            <w:r>
              <w:rPr>
                <w:rStyle w:val="None"/>
                <w:i/>
                <w:iCs/>
                <w:sz w:val="18"/>
                <w:szCs w:val="18"/>
                <w:lang w:val="es-ES_tradnl"/>
              </w:rPr>
              <w:t xml:space="preserve"> </w:t>
            </w:r>
            <w:proofErr w:type="spellStart"/>
            <w:r>
              <w:rPr>
                <w:rStyle w:val="None"/>
                <w:i/>
                <w:iCs/>
                <w:sz w:val="18"/>
                <w:szCs w:val="18"/>
                <w:lang w:val="es-ES_tradnl"/>
              </w:rPr>
              <w:t>to</w:t>
            </w:r>
            <w:proofErr w:type="spellEnd"/>
            <w:r>
              <w:rPr>
                <w:rStyle w:val="None"/>
                <w:i/>
                <w:iCs/>
                <w:sz w:val="18"/>
                <w:szCs w:val="18"/>
                <w:lang w:val="es-ES_tradnl"/>
              </w:rPr>
              <w:t xml:space="preserve"> </w:t>
            </w:r>
            <w:proofErr w:type="spellStart"/>
            <w:r>
              <w:rPr>
                <w:rStyle w:val="None"/>
                <w:i/>
                <w:iCs/>
                <w:sz w:val="18"/>
                <w:szCs w:val="18"/>
                <w:lang w:val="es-ES_tradnl"/>
              </w:rPr>
              <w:t>others</w:t>
            </w:r>
            <w:proofErr w:type="spellEnd"/>
            <w:r>
              <w:rPr>
                <w:rStyle w:val="None"/>
                <w:i/>
                <w:iCs/>
                <w:sz w:val="18"/>
                <w:szCs w:val="18"/>
                <w:lang w:val="es-ES_tradnl"/>
              </w:rPr>
              <w:t xml:space="preserve"> </w:t>
            </w:r>
            <w:proofErr w:type="spellStart"/>
            <w:r>
              <w:rPr>
                <w:rStyle w:val="None"/>
                <w:i/>
                <w:iCs/>
                <w:sz w:val="18"/>
                <w:szCs w:val="18"/>
                <w:lang w:val="es-ES_tradnl"/>
              </w:rPr>
              <w:t>of</w:t>
            </w:r>
            <w:proofErr w:type="spellEnd"/>
            <w:r>
              <w:rPr>
                <w:rStyle w:val="None"/>
                <w:i/>
                <w:iCs/>
                <w:sz w:val="18"/>
                <w:szCs w:val="18"/>
                <w:lang w:val="es-ES_tradnl"/>
              </w:rPr>
              <w:t xml:space="preserve"> </w:t>
            </w:r>
            <w:proofErr w:type="spellStart"/>
            <w:r>
              <w:rPr>
                <w:rStyle w:val="None"/>
                <w:i/>
                <w:iCs/>
                <w:sz w:val="18"/>
                <w:szCs w:val="18"/>
                <w:lang w:val="es-ES_tradnl"/>
              </w:rPr>
              <w:t>the</w:t>
            </w:r>
            <w:proofErr w:type="spellEnd"/>
            <w:r>
              <w:rPr>
                <w:rStyle w:val="None"/>
                <w:i/>
                <w:iCs/>
                <w:sz w:val="18"/>
                <w:szCs w:val="18"/>
                <w:lang w:val="es-ES_tradnl"/>
              </w:rPr>
              <w:t xml:space="preserve"> </w:t>
            </w:r>
            <w:proofErr w:type="spellStart"/>
            <w:r>
              <w:rPr>
                <w:rStyle w:val="None"/>
                <w:i/>
                <w:iCs/>
                <w:sz w:val="18"/>
                <w:szCs w:val="18"/>
                <w:lang w:val="es-ES_tradnl"/>
              </w:rPr>
              <w:t>same</w:t>
            </w:r>
            <w:proofErr w:type="spellEnd"/>
            <w:r>
              <w:rPr>
                <w:rStyle w:val="None"/>
                <w:i/>
                <w:iCs/>
                <w:sz w:val="18"/>
                <w:szCs w:val="18"/>
                <w:lang w:val="es-ES_tradnl"/>
              </w:rPr>
              <w:t xml:space="preserve"> </w:t>
            </w:r>
            <w:proofErr w:type="spellStart"/>
            <w:r>
              <w:rPr>
                <w:rStyle w:val="None"/>
                <w:i/>
                <w:iCs/>
                <w:sz w:val="18"/>
                <w:szCs w:val="18"/>
                <w:lang w:val="es-ES_tradnl"/>
              </w:rPr>
              <w:t>age</w:t>
            </w:r>
            <w:proofErr w:type="spellEnd"/>
            <w:r>
              <w:rPr>
                <w:rStyle w:val="None"/>
                <w:i/>
                <w:iCs/>
                <w:sz w:val="18"/>
                <w:szCs w:val="18"/>
                <w:lang w:val="es-ES_tradnl"/>
              </w:rPr>
              <w:t xml:space="preserve"> and </w:t>
            </w:r>
            <w:proofErr w:type="spellStart"/>
            <w:r>
              <w:rPr>
                <w:rStyle w:val="None"/>
                <w:i/>
                <w:iCs/>
                <w:sz w:val="18"/>
                <w:szCs w:val="18"/>
                <w:lang w:val="es-ES_tradnl"/>
              </w:rPr>
              <w:t>gender</w:t>
            </w:r>
            <w:proofErr w:type="spellEnd"/>
            <w:r>
              <w:rPr>
                <w:rStyle w:val="None"/>
                <w:i/>
                <w:iCs/>
                <w:sz w:val="18"/>
                <w:szCs w:val="18"/>
                <w:lang w:val="es-ES_tradnl"/>
              </w:rPr>
              <w:t>?</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5746550" w14:textId="77777777" w:rsidR="005C385A" w:rsidRDefault="00000000">
            <w:pPr>
              <w:pStyle w:val="Body"/>
              <w:widowControl w:val="0"/>
              <w:spacing w:line="240" w:lineRule="auto"/>
            </w:pPr>
            <w:proofErr w:type="spellStart"/>
            <w:r>
              <w:rPr>
                <w:rStyle w:val="Hyperlink1"/>
                <w:sz w:val="18"/>
                <w:szCs w:val="18"/>
              </w:rPr>
              <w:t>From</w:t>
            </w:r>
            <w:proofErr w:type="spellEnd"/>
            <w:r>
              <w:rPr>
                <w:rStyle w:val="Hyperlink1"/>
                <w:sz w:val="18"/>
                <w:szCs w:val="18"/>
              </w:rPr>
              <w:t xml:space="preserve"> 1 = </w:t>
            </w:r>
            <w:proofErr w:type="spellStart"/>
            <w:r>
              <w:rPr>
                <w:rStyle w:val="Hyperlink1"/>
                <w:sz w:val="18"/>
                <w:szCs w:val="18"/>
              </w:rPr>
              <w:t>not</w:t>
            </w:r>
            <w:proofErr w:type="spellEnd"/>
            <w:r>
              <w:rPr>
                <w:rStyle w:val="Hyperlink1"/>
                <w:sz w:val="18"/>
                <w:szCs w:val="18"/>
              </w:rPr>
              <w:t xml:space="preserve"> </w:t>
            </w:r>
            <w:proofErr w:type="spellStart"/>
            <w:r>
              <w:rPr>
                <w:rStyle w:val="Hyperlink1"/>
                <w:sz w:val="18"/>
                <w:szCs w:val="18"/>
              </w:rPr>
              <w:t>feminine</w:t>
            </w:r>
            <w:proofErr w:type="spellEnd"/>
            <w:r>
              <w:rPr>
                <w:rStyle w:val="Hyperlink1"/>
                <w:sz w:val="18"/>
                <w:szCs w:val="18"/>
              </w:rPr>
              <w:t xml:space="preserve"> at </w:t>
            </w:r>
            <w:proofErr w:type="spellStart"/>
            <w:r>
              <w:rPr>
                <w:rStyle w:val="Hyperlink1"/>
                <w:sz w:val="18"/>
                <w:szCs w:val="18"/>
              </w:rPr>
              <w:t>all</w:t>
            </w:r>
            <w:proofErr w:type="spellEnd"/>
            <w:r>
              <w:rPr>
                <w:rStyle w:val="Hyperlink1"/>
                <w:sz w:val="18"/>
                <w:szCs w:val="18"/>
              </w:rPr>
              <w:t xml:space="preserve"> </w:t>
            </w:r>
            <w:proofErr w:type="spellStart"/>
            <w:r>
              <w:rPr>
                <w:rStyle w:val="Hyperlink1"/>
                <w:sz w:val="18"/>
                <w:szCs w:val="18"/>
              </w:rPr>
              <w:t>to</w:t>
            </w:r>
            <w:proofErr w:type="spellEnd"/>
            <w:r>
              <w:rPr>
                <w:rStyle w:val="Hyperlink1"/>
                <w:sz w:val="18"/>
                <w:szCs w:val="18"/>
              </w:rPr>
              <w:t xml:space="preserve"> 5 = </w:t>
            </w:r>
            <w:proofErr w:type="spellStart"/>
            <w:r>
              <w:rPr>
                <w:rStyle w:val="Hyperlink1"/>
                <w:sz w:val="18"/>
                <w:szCs w:val="18"/>
              </w:rPr>
              <w:t>very</w:t>
            </w:r>
            <w:proofErr w:type="spellEnd"/>
            <w:r>
              <w:rPr>
                <w:rStyle w:val="Hyperlink1"/>
                <w:sz w:val="18"/>
                <w:szCs w:val="18"/>
              </w:rPr>
              <w:t xml:space="preserve"> </w:t>
            </w:r>
            <w:proofErr w:type="spellStart"/>
            <w:r>
              <w:rPr>
                <w:rStyle w:val="Hyperlink1"/>
                <w:sz w:val="18"/>
                <w:szCs w:val="18"/>
              </w:rPr>
              <w:t>feminine</w:t>
            </w:r>
            <w:proofErr w:type="spellEnd"/>
            <w:r>
              <w:rPr>
                <w:rStyle w:val="Hyperlink1"/>
                <w:sz w:val="18"/>
                <w:szCs w:val="18"/>
              </w:rPr>
              <w:t>.</w:t>
            </w:r>
          </w:p>
        </w:tc>
      </w:tr>
    </w:tbl>
    <w:p w14:paraId="776B9DE0" w14:textId="77777777" w:rsidR="005C385A" w:rsidRDefault="005C385A">
      <w:pPr>
        <w:pStyle w:val="Body"/>
        <w:widowControl w:val="0"/>
        <w:numPr>
          <w:ilvl w:val="0"/>
          <w:numId w:val="2"/>
        </w:numPr>
        <w:spacing w:before="200" w:after="200" w:line="240" w:lineRule="auto"/>
        <w:jc w:val="center"/>
      </w:pPr>
    </w:p>
    <w:p w14:paraId="4F8468E6" w14:textId="77777777" w:rsidR="004D571A" w:rsidRPr="005A10E8" w:rsidRDefault="00000000" w:rsidP="004D571A">
      <w:pPr>
        <w:pStyle w:val="Body"/>
        <w:spacing w:before="200" w:after="200"/>
        <w:jc w:val="both"/>
        <w:rPr>
          <w:ins w:id="46" w:author="Dr. Amy R." w:date="2023-01-28T14:21:00Z"/>
          <w:rStyle w:val="Hyperlink1"/>
        </w:rPr>
      </w:pPr>
      <w:r>
        <w:rPr>
          <w:rStyle w:val="None"/>
        </w:rPr>
        <w:t>Furthermore, and to make sure we take R1</w:t>
      </w:r>
      <w:r>
        <w:rPr>
          <w:rStyle w:val="None"/>
          <w:rtl/>
        </w:rPr>
        <w:t>’</w:t>
      </w:r>
      <w:r>
        <w:rPr>
          <w:rStyle w:val="None"/>
        </w:rPr>
        <w:t xml:space="preserve">s comments as seriously as we can, we now provide intra-class correlation scores for both male and female candidates. We find that our data show high levels of intra-class correlation, similar to what others have found (see below relevant paragraph which includes some references). </w:t>
      </w:r>
      <w:r>
        <w:rPr>
          <w:rStyle w:val="None"/>
        </w:rPr>
        <w:br/>
      </w:r>
      <w:r>
        <w:rPr>
          <w:rStyle w:val="None"/>
        </w:rPr>
        <w:br/>
        <w:t>All in all, and continuing with R1</w:t>
      </w:r>
      <w:r>
        <w:rPr>
          <w:rStyle w:val="None"/>
          <w:rtl/>
        </w:rPr>
        <w:t>’</w:t>
      </w:r>
      <w:r>
        <w:rPr>
          <w:rStyle w:val="None"/>
        </w:rPr>
        <w:t xml:space="preserve">s question, this is the reason why we have a </w:t>
      </w:r>
      <w:r>
        <w:rPr>
          <w:rStyle w:val="None"/>
          <w:rtl/>
          <w:lang w:val="ar-SA"/>
        </w:rPr>
        <w:t>“</w:t>
      </w:r>
      <w:r>
        <w:rPr>
          <w:rStyle w:val="None"/>
          <w:b/>
          <w:bCs/>
        </w:rPr>
        <w:t>strong convergence in voters</w:t>
      </w:r>
      <w:r>
        <w:rPr>
          <w:rStyle w:val="None"/>
          <w:b/>
          <w:bCs/>
          <w:rtl/>
        </w:rPr>
        <w:t xml:space="preserve">’ </w:t>
      </w:r>
      <w:r>
        <w:rPr>
          <w:rStyle w:val="None"/>
          <w:b/>
          <w:bCs/>
        </w:rPr>
        <w:t>evaluation [about] their occupation judgment</w:t>
      </w:r>
      <w:r>
        <w:rPr>
          <w:rStyle w:val="None"/>
        </w:rPr>
        <w:t>” (as R1 suggests). As</w:t>
      </w:r>
      <w:r>
        <w:rPr>
          <w:rStyle w:val="None"/>
          <w:b/>
          <w:bCs/>
        </w:rPr>
        <w:t xml:space="preserve"> </w:t>
      </w:r>
      <w:r>
        <w:rPr>
          <w:rStyle w:val="None"/>
        </w:rPr>
        <w:t>Figure 1 shows in p. 10 of the edited paper, we find that our strategy proves adequate since the candidates scores show very consistent and centered scores regarding all attributes, including the candidates</w:t>
      </w:r>
      <w:r>
        <w:rPr>
          <w:rStyle w:val="None"/>
          <w:rtl/>
        </w:rPr>
        <w:t xml:space="preserve">’ </w:t>
      </w:r>
      <w:r>
        <w:rPr>
          <w:rStyle w:val="None"/>
        </w:rPr>
        <w:t>occupation attribute (see below in this memo the detail of the figure). In particular, we find high consistency levels regardless of the gender of the candidate (</w:t>
      </w:r>
      <w:r>
        <w:rPr>
          <w:rStyle w:val="None"/>
          <w:b/>
          <w:bCs/>
          <w:lang w:val="it-IT"/>
        </w:rPr>
        <w:t>Panel A</w:t>
      </w:r>
      <w:r>
        <w:rPr>
          <w:rStyle w:val="None"/>
        </w:rPr>
        <w:t>), the social class of the candidate (</w:t>
      </w:r>
      <w:r>
        <w:rPr>
          <w:rStyle w:val="None"/>
          <w:b/>
          <w:bCs/>
        </w:rPr>
        <w:t>Panel B</w:t>
      </w:r>
      <w:r>
        <w:rPr>
          <w:rStyle w:val="None"/>
        </w:rPr>
        <w:t>) and the party of the candidate (</w:t>
      </w:r>
      <w:r>
        <w:rPr>
          <w:rStyle w:val="None"/>
          <w:b/>
          <w:bCs/>
          <w:lang w:val="it-IT"/>
        </w:rPr>
        <w:t>Panel C</w:t>
      </w:r>
      <w:r>
        <w:rPr>
          <w:rStyle w:val="None"/>
        </w:rPr>
        <w:t xml:space="preserve">). </w:t>
      </w:r>
      <w:r>
        <w:rPr>
          <w:rStyle w:val="None"/>
        </w:rPr>
        <w:br/>
      </w:r>
      <w:r>
        <w:rPr>
          <w:rStyle w:val="None"/>
        </w:rPr>
        <w:br/>
      </w:r>
      <w:r>
        <w:rPr>
          <w:rStyle w:val="None"/>
          <w:b/>
          <w:bCs/>
          <w:u w:val="single"/>
        </w:rPr>
        <w:t xml:space="preserve">Detail of Figure 1 showing Panels A, B and C (complete Figure 1 is in p. 10 of the edited </w:t>
      </w:r>
      <w:r>
        <w:rPr>
          <w:rStyle w:val="None"/>
          <w:b/>
          <w:bCs/>
          <w:u w:val="single"/>
        </w:rPr>
        <w:lastRenderedPageBreak/>
        <w:t xml:space="preserve">version of the paper) </w:t>
      </w:r>
      <w:r>
        <w:rPr>
          <w:rStyle w:val="None"/>
        </w:rPr>
        <w:t>:</w:t>
      </w:r>
      <w:r>
        <w:rPr>
          <w:rStyle w:val="None"/>
        </w:rPr>
        <w:br/>
      </w:r>
      <w:r>
        <w:rPr>
          <w:rStyle w:val="None"/>
        </w:rPr>
        <w:br/>
      </w:r>
      <w:r>
        <w:rPr>
          <w:rStyle w:val="None"/>
          <w:noProof/>
        </w:rPr>
        <w:drawing>
          <wp:inline distT="0" distB="0" distL="0" distR="0" wp14:anchorId="58E008EA" wp14:editId="25C2ECEC">
            <wp:extent cx="5270373" cy="1856935"/>
            <wp:effectExtent l="0" t="0" r="0" b="0"/>
            <wp:docPr id="1073741827" name="officeArt object" descr="image9.jpg"/>
            <wp:cNvGraphicFramePr/>
            <a:graphic xmlns:a="http://schemas.openxmlformats.org/drawingml/2006/main">
              <a:graphicData uri="http://schemas.openxmlformats.org/drawingml/2006/picture">
                <pic:pic xmlns:pic="http://schemas.openxmlformats.org/drawingml/2006/picture">
                  <pic:nvPicPr>
                    <pic:cNvPr id="1073741827" name="image9.jpg" descr="image9.jpg"/>
                    <pic:cNvPicPr>
                      <a:picLocks noChangeAspect="1"/>
                    </pic:cNvPicPr>
                  </pic:nvPicPr>
                  <pic:blipFill>
                    <a:blip r:embed="rId15"/>
                    <a:stretch>
                      <a:fillRect/>
                    </a:stretch>
                  </pic:blipFill>
                  <pic:spPr>
                    <a:xfrm>
                      <a:off x="0" y="0"/>
                      <a:ext cx="5270373" cy="1856935"/>
                    </a:xfrm>
                    <a:prstGeom prst="rect">
                      <a:avLst/>
                    </a:prstGeom>
                    <a:ln w="12700" cap="flat">
                      <a:noFill/>
                      <a:miter lim="400000"/>
                    </a:ln>
                    <a:effectLst/>
                  </pic:spPr>
                </pic:pic>
              </a:graphicData>
            </a:graphic>
          </wp:inline>
        </w:drawing>
      </w:r>
      <w:r>
        <w:rPr>
          <w:rStyle w:val="None"/>
        </w:rPr>
        <w:br/>
      </w:r>
      <w:r>
        <w:rPr>
          <w:rStyle w:val="None"/>
          <w:b/>
          <w:bCs/>
          <w:u w:val="single"/>
        </w:rPr>
        <w:t>Edited paragraphs that explain in detail our measurement procedure (pp. 8-10 in the edited version of the paper)</w:t>
      </w:r>
      <w:r>
        <w:rPr>
          <w:rStyle w:val="None"/>
        </w:rPr>
        <w:t>:</w:t>
      </w:r>
      <w:r>
        <w:rPr>
          <w:rStyle w:val="None"/>
          <w:rtl/>
          <w:lang w:val="ar-SA"/>
        </w:rPr>
        <w:br/>
      </w:r>
      <w:r>
        <w:rPr>
          <w:rStyle w:val="None"/>
          <w:rtl/>
          <w:lang w:val="ar-SA"/>
        </w:rPr>
        <w:br/>
        <w:t>“</w:t>
      </w:r>
    </w:p>
    <w:p w14:paraId="4907FB41" w14:textId="77777777" w:rsidR="004D571A" w:rsidRPr="005A10E8" w:rsidRDefault="004D571A" w:rsidP="004D571A">
      <w:pPr>
        <w:pStyle w:val="Body"/>
        <w:spacing w:before="200" w:after="200"/>
        <w:jc w:val="both"/>
        <w:rPr>
          <w:ins w:id="47" w:author="Dr. Amy R." w:date="2023-01-28T14:21:00Z"/>
        </w:rPr>
      </w:pPr>
      <w:ins w:id="48" w:author="Dr. Amy R." w:date="2023-01-28T14:21:00Z">
        <w:r w:rsidRPr="005A10E8">
          <w:rPr>
            <w:rStyle w:val="Hyperlink1"/>
          </w:rPr>
          <w:t xml:space="preserve">In </w:t>
        </w:r>
        <w:proofErr w:type="spellStart"/>
        <w:r w:rsidRPr="005A10E8">
          <w:rPr>
            <w:rStyle w:val="Hyperlink1"/>
          </w:rPr>
          <w:t>addition</w:t>
        </w:r>
        <w:proofErr w:type="spellEnd"/>
        <w:r w:rsidRPr="005A10E8">
          <w:rPr>
            <w:rStyle w:val="Hyperlink1"/>
          </w:rPr>
          <w:t xml:space="preserve">, </w:t>
        </w:r>
        <w:proofErr w:type="spellStart"/>
        <w:r w:rsidRPr="005A10E8">
          <w:rPr>
            <w:rStyle w:val="Hyperlink1"/>
          </w:rPr>
          <w:t>we</w:t>
        </w:r>
        <w:proofErr w:type="spellEnd"/>
        <w:r w:rsidRPr="005A10E8">
          <w:rPr>
            <w:rStyle w:val="Hyperlink1"/>
          </w:rPr>
          <w:t xml:space="preserve"> </w:t>
        </w:r>
        <w:proofErr w:type="spellStart"/>
        <w:r w:rsidRPr="005A10E8">
          <w:rPr>
            <w:rStyle w:val="Hyperlink1"/>
          </w:rPr>
          <w:t>constructed</w:t>
        </w:r>
        <w:proofErr w:type="spellEnd"/>
        <w:r w:rsidRPr="005A10E8">
          <w:rPr>
            <w:rStyle w:val="Hyperlink1"/>
          </w:rPr>
          <w:t xml:space="preserve"> a novel </w:t>
        </w:r>
        <w:proofErr w:type="spellStart"/>
        <w:r w:rsidRPr="005A10E8">
          <w:rPr>
            <w:rStyle w:val="Hyperlink1"/>
          </w:rPr>
          <w:t>dataset</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w:t>
        </w:r>
        <w:proofErr w:type="spellStart"/>
        <w:r w:rsidRPr="005A10E8">
          <w:rPr>
            <w:rStyle w:val="Hyperlink1"/>
          </w:rPr>
          <w:t>physical-appearance</w:t>
        </w:r>
        <w:proofErr w:type="spellEnd"/>
        <w:r w:rsidRPr="005A10E8">
          <w:rPr>
            <w:rStyle w:val="Hyperlink1"/>
          </w:rPr>
          <w:t xml:space="preserve"> ratings </w:t>
        </w:r>
        <w:proofErr w:type="spellStart"/>
        <w:r w:rsidRPr="005A10E8">
          <w:rPr>
            <w:rStyle w:val="Hyperlink1"/>
          </w:rPr>
          <w:t>using</w:t>
        </w:r>
        <w:proofErr w:type="spellEnd"/>
        <w:r w:rsidRPr="005A10E8">
          <w:rPr>
            <w:rStyle w:val="Hyperlink1"/>
          </w:rPr>
          <w:t xml:space="preserve"> a representative </w:t>
        </w:r>
        <w:proofErr w:type="spellStart"/>
        <w:r w:rsidRPr="005A10E8">
          <w:rPr>
            <w:rStyle w:val="Hyperlink1"/>
          </w:rPr>
          <w:t>sample</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w:t>
        </w:r>
        <w:proofErr w:type="spellStart"/>
        <w:r w:rsidRPr="005A10E8">
          <w:rPr>
            <w:rStyle w:val="Hyperlink1"/>
          </w:rPr>
          <w:t>Finnish</w:t>
        </w:r>
        <w:proofErr w:type="spellEnd"/>
        <w:r w:rsidRPr="005A10E8">
          <w:rPr>
            <w:rStyle w:val="Hyperlink1"/>
          </w:rPr>
          <w:t xml:space="preserve"> </w:t>
        </w:r>
        <w:proofErr w:type="spellStart"/>
        <w:r w:rsidRPr="005A10E8">
          <w:rPr>
            <w:rStyle w:val="Hyperlink1"/>
          </w:rPr>
          <w:t>citizens</w:t>
        </w:r>
        <w:proofErr w:type="spellEnd"/>
        <w:r w:rsidRPr="005A10E8">
          <w:rPr>
            <w:rStyle w:val="Hyperlink1"/>
          </w:rPr>
          <w:t xml:space="preserve">. </w:t>
        </w:r>
        <w:proofErr w:type="spellStart"/>
        <w:r w:rsidRPr="005A10E8">
          <w:rPr>
            <w:rStyle w:val="Hyperlink1"/>
          </w:rPr>
          <w:t>First</w:t>
        </w:r>
        <w:proofErr w:type="spellEnd"/>
        <w:r w:rsidRPr="005A10E8">
          <w:rPr>
            <w:rStyle w:val="Hyperlink1"/>
          </w:rPr>
          <w:t xml:space="preserve">, </w:t>
        </w:r>
        <w:proofErr w:type="spellStart"/>
        <w:r w:rsidRPr="005A10E8">
          <w:rPr>
            <w:rStyle w:val="Hyperlink1"/>
          </w:rPr>
          <w:t>we</w:t>
        </w:r>
        <w:proofErr w:type="spellEnd"/>
        <w:r w:rsidRPr="005A10E8">
          <w:rPr>
            <w:rStyle w:val="Hyperlink1"/>
          </w:rPr>
          <w:t xml:space="preserve"> </w:t>
        </w:r>
        <w:proofErr w:type="spellStart"/>
        <w:r w:rsidRPr="005A10E8">
          <w:rPr>
            <w:rStyle w:val="Hyperlink1"/>
          </w:rPr>
          <w:t>drew</w:t>
        </w:r>
        <w:proofErr w:type="spellEnd"/>
        <w:r w:rsidRPr="005A10E8">
          <w:rPr>
            <w:rStyle w:val="Hyperlink1"/>
          </w:rPr>
          <w:t xml:space="preserve"> a </w:t>
        </w:r>
        <w:proofErr w:type="spellStart"/>
        <w:r w:rsidRPr="005A10E8">
          <w:rPr>
            <w:rStyle w:val="Hyperlink1"/>
          </w:rPr>
          <w:t>random</w:t>
        </w:r>
        <w:proofErr w:type="spellEnd"/>
        <w:r w:rsidRPr="005A10E8">
          <w:rPr>
            <w:rStyle w:val="Hyperlink1"/>
          </w:rPr>
          <w:t xml:space="preserve"> </w:t>
        </w:r>
        <w:proofErr w:type="spellStart"/>
        <w:r w:rsidRPr="005A10E8">
          <w:rPr>
            <w:rStyle w:val="Hyperlink1"/>
          </w:rPr>
          <w:t>sample</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26,500 </w:t>
        </w:r>
        <w:proofErr w:type="spellStart"/>
        <w:r w:rsidRPr="005A10E8">
          <w:rPr>
            <w:rStyle w:val="Hyperlink1"/>
          </w:rPr>
          <w:t>Finnish-speaking</w:t>
        </w:r>
        <w:proofErr w:type="spellEnd"/>
        <w:r w:rsidRPr="005A10E8">
          <w:rPr>
            <w:rStyle w:val="Hyperlink1"/>
          </w:rPr>
          <w:t xml:space="preserve"> </w:t>
        </w:r>
        <w:proofErr w:type="spellStart"/>
        <w:r w:rsidRPr="005A10E8">
          <w:rPr>
            <w:rStyle w:val="Hyperlink1"/>
          </w:rPr>
          <w:t>Finns</w:t>
        </w:r>
        <w:proofErr w:type="spellEnd"/>
        <w:r w:rsidRPr="005A10E8">
          <w:rPr>
            <w:rStyle w:val="Hyperlink1"/>
          </w:rPr>
          <w:t xml:space="preserve">, </w:t>
        </w:r>
        <w:proofErr w:type="spellStart"/>
        <w:r w:rsidRPr="005A10E8">
          <w:rPr>
            <w:rStyle w:val="Hyperlink1"/>
          </w:rPr>
          <w:t>aged</w:t>
        </w:r>
        <w:proofErr w:type="spellEnd"/>
        <w:r w:rsidRPr="005A10E8">
          <w:rPr>
            <w:rStyle w:val="Hyperlink1"/>
          </w:rPr>
          <w:t xml:space="preserve"> </w:t>
        </w:r>
        <w:commentRangeStart w:id="49"/>
        <w:r w:rsidRPr="005A10E8">
          <w:rPr>
            <w:rStyle w:val="Hyperlink1"/>
          </w:rPr>
          <w:t xml:space="preserve">18–64 </w:t>
        </w:r>
        <w:commentRangeEnd w:id="49"/>
        <w:r w:rsidRPr="005A10E8">
          <w:rPr>
            <w:rStyle w:val="CommentReference"/>
            <w:rFonts w:ascii="Times New Roman" w:hAnsi="Times New Roman" w:cs="Times New Roman"/>
            <w:color w:val="auto"/>
            <w14:textOutline w14:w="0" w14:cap="rnd" w14:cmpd="sng" w14:algn="ctr">
              <w14:noFill/>
              <w14:prstDash w14:val="solid"/>
              <w14:bevel/>
            </w14:textOutline>
          </w:rPr>
          <w:commentReference w:id="49"/>
        </w:r>
        <w:proofErr w:type="spellStart"/>
        <w:r w:rsidRPr="005A10E8">
          <w:rPr>
            <w:rStyle w:val="Hyperlink1"/>
          </w:rPr>
          <w:t>years</w:t>
        </w:r>
        <w:proofErr w:type="spellEnd"/>
        <w:r w:rsidRPr="005A10E8">
          <w:rPr>
            <w:rStyle w:val="Hyperlink1"/>
          </w:rPr>
          <w:t xml:space="preserve"> </w:t>
        </w:r>
        <w:proofErr w:type="spellStart"/>
        <w:r w:rsidRPr="005A10E8">
          <w:rPr>
            <w:rStyle w:val="Hyperlink1"/>
          </w:rPr>
          <w:t>old</w:t>
        </w:r>
        <w:proofErr w:type="spellEnd"/>
        <w:r w:rsidRPr="005A10E8">
          <w:rPr>
            <w:rStyle w:val="Hyperlink1"/>
          </w:rPr>
          <w:t xml:space="preserve">, </w:t>
        </w:r>
        <w:proofErr w:type="spellStart"/>
        <w:r w:rsidRPr="005A10E8">
          <w:rPr>
            <w:rStyle w:val="Hyperlink1"/>
          </w:rPr>
          <w:t>from</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Finnish</w:t>
        </w:r>
        <w:proofErr w:type="spellEnd"/>
        <w:r w:rsidRPr="005A10E8">
          <w:rPr>
            <w:rStyle w:val="Hyperlink1"/>
          </w:rPr>
          <w:t xml:space="preserve"> </w:t>
        </w:r>
        <w:proofErr w:type="spellStart"/>
        <w:r w:rsidRPr="005A10E8">
          <w:rPr>
            <w:rStyle w:val="Hyperlink1"/>
          </w:rPr>
          <w:t>population</w:t>
        </w:r>
        <w:proofErr w:type="spellEnd"/>
        <w:r w:rsidRPr="005A10E8">
          <w:rPr>
            <w:rStyle w:val="Hyperlink1"/>
          </w:rPr>
          <w:t xml:space="preserve"> </w:t>
        </w:r>
        <w:proofErr w:type="spellStart"/>
        <w:r w:rsidRPr="005A10E8">
          <w:rPr>
            <w:rStyle w:val="Hyperlink1"/>
          </w:rPr>
          <w:t>census</w:t>
        </w:r>
        <w:proofErr w:type="spellEnd"/>
        <w:r w:rsidRPr="005A10E8">
          <w:rPr>
            <w:rStyle w:val="Hyperlink1"/>
          </w:rPr>
          <w:t xml:space="preserve">. </w:t>
        </w:r>
        <w:proofErr w:type="spellStart"/>
        <w:r w:rsidRPr="005A10E8">
          <w:rPr>
            <w:rStyle w:val="Hyperlink1"/>
          </w:rPr>
          <w:t>During</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fall</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2020, </w:t>
        </w:r>
        <w:proofErr w:type="spellStart"/>
        <w:r w:rsidRPr="005A10E8">
          <w:rPr>
            <w:rStyle w:val="Hyperlink1"/>
          </w:rPr>
          <w:t>these</w:t>
        </w:r>
        <w:proofErr w:type="spellEnd"/>
        <w:r w:rsidRPr="005A10E8">
          <w:rPr>
            <w:rStyle w:val="Hyperlink1"/>
          </w:rPr>
          <w:t xml:space="preserve"> </w:t>
        </w:r>
        <w:proofErr w:type="spellStart"/>
        <w:r w:rsidRPr="005A10E8">
          <w:rPr>
            <w:rStyle w:val="Hyperlink1"/>
          </w:rPr>
          <w:t>potential</w:t>
        </w:r>
        <w:proofErr w:type="spellEnd"/>
        <w:r w:rsidRPr="005A10E8">
          <w:rPr>
            <w:rStyle w:val="Hyperlink1"/>
          </w:rPr>
          <w:t xml:space="preserve"> </w:t>
        </w:r>
        <w:proofErr w:type="spellStart"/>
        <w:r w:rsidRPr="005A10E8">
          <w:rPr>
            <w:rStyle w:val="Hyperlink1"/>
          </w:rPr>
          <w:t>respondents</w:t>
        </w:r>
        <w:proofErr w:type="spellEnd"/>
        <w:r w:rsidRPr="005A10E8">
          <w:rPr>
            <w:rStyle w:val="Hyperlink1"/>
          </w:rPr>
          <w:t xml:space="preserve"> </w:t>
        </w:r>
        <w:proofErr w:type="spellStart"/>
        <w:r w:rsidRPr="005A10E8">
          <w:rPr>
            <w:rStyle w:val="Hyperlink1"/>
          </w:rPr>
          <w:t>were</w:t>
        </w:r>
        <w:proofErr w:type="spellEnd"/>
        <w:r w:rsidRPr="005A10E8">
          <w:rPr>
            <w:rStyle w:val="Hyperlink1"/>
          </w:rPr>
          <w:t xml:space="preserve"> </w:t>
        </w:r>
        <w:proofErr w:type="spellStart"/>
        <w:r w:rsidRPr="005A10E8">
          <w:rPr>
            <w:rStyle w:val="Hyperlink1"/>
          </w:rPr>
          <w:t>sent</w:t>
        </w:r>
        <w:proofErr w:type="spellEnd"/>
        <w:r w:rsidRPr="005A10E8">
          <w:rPr>
            <w:rStyle w:val="Hyperlink1"/>
          </w:rPr>
          <w:t xml:space="preserve"> </w:t>
        </w:r>
        <w:proofErr w:type="spellStart"/>
        <w:r w:rsidRPr="005A10E8">
          <w:rPr>
            <w:rStyle w:val="Hyperlink1"/>
          </w:rPr>
          <w:t>one</w:t>
        </w:r>
        <w:proofErr w:type="spellEnd"/>
        <w:r w:rsidRPr="005A10E8">
          <w:rPr>
            <w:rStyle w:val="Hyperlink1"/>
          </w:rPr>
          <w:t xml:space="preserve"> postal </w:t>
        </w:r>
        <w:proofErr w:type="spellStart"/>
        <w:r w:rsidRPr="005A10E8">
          <w:rPr>
            <w:rStyle w:val="Hyperlink1"/>
          </w:rPr>
          <w:t>invitation</w:t>
        </w:r>
        <w:proofErr w:type="spellEnd"/>
        <w:r w:rsidRPr="005A10E8">
          <w:rPr>
            <w:rStyle w:val="Hyperlink1"/>
          </w:rPr>
          <w:t xml:space="preserve"> and </w:t>
        </w:r>
        <w:proofErr w:type="spellStart"/>
        <w:r w:rsidRPr="005A10E8">
          <w:rPr>
            <w:rStyle w:val="Hyperlink1"/>
          </w:rPr>
          <w:t>one</w:t>
        </w:r>
        <w:proofErr w:type="spellEnd"/>
        <w:r w:rsidRPr="005A10E8">
          <w:rPr>
            <w:rStyle w:val="Hyperlink1"/>
          </w:rPr>
          <w:t xml:space="preserve"> postal </w:t>
        </w:r>
        <w:proofErr w:type="spellStart"/>
        <w:r w:rsidRPr="005A10E8">
          <w:rPr>
            <w:rStyle w:val="Hyperlink1"/>
          </w:rPr>
          <w:t>reminder</w:t>
        </w:r>
        <w:proofErr w:type="spellEnd"/>
        <w:r w:rsidRPr="005A10E8">
          <w:rPr>
            <w:rStyle w:val="Hyperlink1"/>
          </w:rPr>
          <w:t xml:space="preserve">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participate</w:t>
        </w:r>
        <w:proofErr w:type="spellEnd"/>
        <w:r w:rsidRPr="005A10E8">
          <w:rPr>
            <w:rStyle w:val="Hyperlink1"/>
          </w:rPr>
          <w:t xml:space="preserve"> in </w:t>
        </w:r>
        <w:proofErr w:type="spellStart"/>
        <w:r w:rsidRPr="005A10E8">
          <w:rPr>
            <w:rStyle w:val="Hyperlink1"/>
          </w:rPr>
          <w:t>an</w:t>
        </w:r>
        <w:proofErr w:type="spellEnd"/>
        <w:r w:rsidRPr="005A10E8">
          <w:rPr>
            <w:rStyle w:val="Hyperlink1"/>
          </w:rPr>
          <w:t xml:space="preserve"> online </w:t>
        </w:r>
        <w:proofErr w:type="spellStart"/>
        <w:r w:rsidRPr="005A10E8">
          <w:rPr>
            <w:rStyle w:val="Hyperlink1"/>
          </w:rPr>
          <w:t>survey</w:t>
        </w:r>
        <w:proofErr w:type="spellEnd"/>
        <w:r w:rsidRPr="005A10E8">
          <w:rPr>
            <w:rStyle w:val="Hyperlink1"/>
          </w:rPr>
          <w:t xml:space="preserve">. </w:t>
        </w:r>
        <w:proofErr w:type="spellStart"/>
        <w:r w:rsidRPr="005A10E8">
          <w:rPr>
            <w:rStyle w:val="Hyperlink1"/>
          </w:rPr>
          <w:t>Respondents</w:t>
        </w:r>
        <w:proofErr w:type="spellEnd"/>
        <w:r w:rsidRPr="005A10E8">
          <w:rPr>
            <w:rStyle w:val="Hyperlink1"/>
          </w:rPr>
          <w:t xml:space="preserve"> </w:t>
        </w:r>
        <w:proofErr w:type="spellStart"/>
        <w:r w:rsidRPr="005A10E8">
          <w:rPr>
            <w:rStyle w:val="Hyperlink1"/>
          </w:rPr>
          <w:t>received</w:t>
        </w:r>
        <w:proofErr w:type="spellEnd"/>
        <w:r w:rsidRPr="005A10E8">
          <w:rPr>
            <w:rStyle w:val="Hyperlink1"/>
          </w:rPr>
          <w:t xml:space="preserve"> a </w:t>
        </w:r>
        <w:proofErr w:type="spellStart"/>
        <w:r w:rsidRPr="005A10E8">
          <w:rPr>
            <w:rStyle w:val="Hyperlink1"/>
          </w:rPr>
          <w:t>different</w:t>
        </w:r>
        <w:proofErr w:type="spellEnd"/>
        <w:r w:rsidRPr="005A10E8">
          <w:rPr>
            <w:rStyle w:val="Hyperlink1"/>
          </w:rPr>
          <w:t xml:space="preserve"> </w:t>
        </w:r>
        <w:proofErr w:type="spellStart"/>
        <w:r w:rsidRPr="005A10E8">
          <w:rPr>
            <w:rStyle w:val="Hyperlink1"/>
          </w:rPr>
          <w:t>survey</w:t>
        </w:r>
        <w:proofErr w:type="spellEnd"/>
        <w:r w:rsidRPr="005A10E8">
          <w:rPr>
            <w:rStyle w:val="Hyperlink1"/>
          </w:rPr>
          <w:t xml:space="preserve"> URL in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invitations</w:t>
        </w:r>
        <w:proofErr w:type="spellEnd"/>
        <w:r w:rsidRPr="005A10E8">
          <w:rPr>
            <w:rStyle w:val="Hyperlink1"/>
          </w:rPr>
          <w:t xml:space="preserve">. In total, 7,920 raters </w:t>
        </w:r>
        <w:proofErr w:type="spellStart"/>
        <w:r w:rsidRPr="005A10E8">
          <w:rPr>
            <w:rStyle w:val="Hyperlink1"/>
          </w:rPr>
          <w:t>participated</w:t>
        </w:r>
        <w:proofErr w:type="spellEnd"/>
        <w:r w:rsidRPr="005A10E8">
          <w:rPr>
            <w:rStyle w:val="Hyperlink1"/>
          </w:rPr>
          <w:t xml:space="preserve"> in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survey</w:t>
        </w:r>
        <w:proofErr w:type="spellEnd"/>
        <w:r w:rsidRPr="005A10E8">
          <w:rPr>
            <w:rStyle w:val="Hyperlink1"/>
          </w:rPr>
          <w:t>.</w:t>
        </w:r>
      </w:ins>
    </w:p>
    <w:p w14:paraId="523EC6D3" w14:textId="77777777" w:rsidR="004D571A" w:rsidRPr="005A10E8" w:rsidRDefault="004D571A" w:rsidP="004D571A">
      <w:pPr>
        <w:pStyle w:val="Body"/>
        <w:spacing w:before="200" w:after="200"/>
        <w:jc w:val="both"/>
        <w:rPr>
          <w:ins w:id="50" w:author="Dr. Amy R." w:date="2023-01-28T14:21:00Z"/>
        </w:rPr>
      </w:pPr>
      <w:proofErr w:type="spellStart"/>
      <w:ins w:id="51" w:author="Dr. Amy R." w:date="2023-01-28T14:21:00Z">
        <w:r w:rsidRPr="005A10E8">
          <w:rPr>
            <w:rStyle w:val="Hyperlink1"/>
          </w:rPr>
          <w:t>Ideally</w:t>
        </w:r>
        <w:proofErr w:type="spellEnd"/>
        <w:r w:rsidRPr="005A10E8">
          <w:rPr>
            <w:rStyle w:val="Hyperlink1"/>
          </w:rPr>
          <w:t xml:space="preserve">, </w:t>
        </w:r>
        <w:proofErr w:type="spellStart"/>
        <w:r w:rsidRPr="005A10E8">
          <w:rPr>
            <w:rStyle w:val="Hyperlink1"/>
          </w:rPr>
          <w:t>we</w:t>
        </w:r>
        <w:proofErr w:type="spellEnd"/>
        <w:r w:rsidRPr="005A10E8">
          <w:rPr>
            <w:rStyle w:val="Hyperlink1"/>
          </w:rPr>
          <w:t xml:space="preserve"> </w:t>
        </w:r>
        <w:proofErr w:type="spellStart"/>
        <w:r w:rsidRPr="005A10E8">
          <w:rPr>
            <w:rStyle w:val="Hyperlink1"/>
          </w:rPr>
          <w:t>would</w:t>
        </w:r>
        <w:proofErr w:type="spellEnd"/>
        <w:r w:rsidRPr="005A10E8">
          <w:rPr>
            <w:rStyle w:val="Hyperlink1"/>
          </w:rPr>
          <w:t xml:space="preserve"> </w:t>
        </w:r>
        <w:proofErr w:type="spellStart"/>
        <w:r w:rsidRPr="005A10E8">
          <w:rPr>
            <w:rStyle w:val="Hyperlink1"/>
          </w:rPr>
          <w:t>have</w:t>
        </w:r>
        <w:proofErr w:type="spellEnd"/>
        <w:r w:rsidRPr="005A10E8">
          <w:rPr>
            <w:rStyle w:val="Hyperlink1"/>
          </w:rPr>
          <w:t xml:space="preserve"> </w:t>
        </w:r>
        <w:proofErr w:type="spellStart"/>
        <w:r w:rsidRPr="005A10E8">
          <w:rPr>
            <w:rStyle w:val="Hyperlink1"/>
          </w:rPr>
          <w:t>directly</w:t>
        </w:r>
        <w:proofErr w:type="spellEnd"/>
        <w:r w:rsidRPr="005A10E8">
          <w:rPr>
            <w:rStyle w:val="Hyperlink1"/>
          </w:rPr>
          <w:t xml:space="preserve"> </w:t>
        </w:r>
        <w:proofErr w:type="spellStart"/>
        <w:r w:rsidRPr="005A10E8">
          <w:rPr>
            <w:rStyle w:val="Hyperlink1"/>
          </w:rPr>
          <w:t>asked</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7,920 raters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evaluate</w:t>
        </w:r>
        <w:proofErr w:type="spellEnd"/>
        <w:r w:rsidRPr="005A10E8">
          <w:rPr>
            <w:rStyle w:val="Hyperlink1"/>
          </w:rPr>
          <w:t xml:space="preserve"> </w:t>
        </w:r>
        <w:proofErr w:type="spellStart"/>
        <w:r w:rsidRPr="005A10E8">
          <w:rPr>
            <w:rStyle w:val="Hyperlink1"/>
          </w:rPr>
          <w:t>whether</w:t>
        </w:r>
        <w:proofErr w:type="spellEnd"/>
        <w:r w:rsidRPr="005A10E8">
          <w:rPr>
            <w:rStyle w:val="Hyperlink1"/>
          </w:rPr>
          <w:t xml:space="preserve"> candidates </w:t>
        </w:r>
        <w:proofErr w:type="spellStart"/>
        <w:r w:rsidRPr="005A10E8">
          <w:rPr>
            <w:rStyle w:val="Hyperlink1"/>
          </w:rPr>
          <w:t>looked</w:t>
        </w:r>
        <w:proofErr w:type="spellEnd"/>
        <w:r w:rsidRPr="005A10E8">
          <w:rPr>
            <w:rStyle w:val="Hyperlink1"/>
          </w:rPr>
          <w:t xml:space="preserve"> as </w:t>
        </w:r>
        <w:proofErr w:type="spellStart"/>
        <w:r w:rsidRPr="005A10E8">
          <w:rPr>
            <w:rStyle w:val="Hyperlink1"/>
          </w:rPr>
          <w:t>if</w:t>
        </w:r>
        <w:proofErr w:type="spellEnd"/>
        <w:r w:rsidRPr="005A10E8">
          <w:rPr>
            <w:rStyle w:val="Hyperlink1"/>
          </w:rPr>
          <w:t xml:space="preserve"> </w:t>
        </w:r>
        <w:proofErr w:type="spellStart"/>
        <w:r w:rsidRPr="005A10E8">
          <w:rPr>
            <w:rStyle w:val="Hyperlink1"/>
          </w:rPr>
          <w:t>they</w:t>
        </w:r>
        <w:proofErr w:type="spellEnd"/>
        <w:r w:rsidRPr="005A10E8">
          <w:rPr>
            <w:rStyle w:val="Hyperlink1"/>
          </w:rPr>
          <w:t xml:space="preserve"> </w:t>
        </w:r>
        <w:proofErr w:type="spellStart"/>
        <w:r w:rsidRPr="005A10E8">
          <w:rPr>
            <w:rStyle w:val="Hyperlink1"/>
          </w:rPr>
          <w:t>came</w:t>
        </w:r>
        <w:proofErr w:type="spellEnd"/>
        <w:r w:rsidRPr="005A10E8">
          <w:rPr>
            <w:rStyle w:val="Hyperlink1"/>
          </w:rPr>
          <w:t xml:space="preserve"> </w:t>
        </w:r>
        <w:proofErr w:type="spellStart"/>
        <w:r w:rsidRPr="005A10E8">
          <w:rPr>
            <w:rStyle w:val="Hyperlink1"/>
          </w:rPr>
          <w:t>from</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working</w:t>
        </w:r>
        <w:proofErr w:type="spellEnd"/>
        <w:r w:rsidRPr="005A10E8">
          <w:rPr>
            <w:rStyle w:val="Hyperlink1"/>
          </w:rPr>
          <w:t xml:space="preserve">, </w:t>
        </w:r>
        <w:proofErr w:type="spellStart"/>
        <w:r w:rsidRPr="005A10E8">
          <w:rPr>
            <w:rStyle w:val="Hyperlink1"/>
          </w:rPr>
          <w:t>middle</w:t>
        </w:r>
        <w:proofErr w:type="spellEnd"/>
        <w:r w:rsidRPr="005A10E8">
          <w:rPr>
            <w:rStyle w:val="Hyperlink1"/>
          </w:rPr>
          <w:t xml:space="preserve">, or </w:t>
        </w:r>
        <w:proofErr w:type="spellStart"/>
        <w:r w:rsidRPr="005A10E8">
          <w:rPr>
            <w:rStyle w:val="Hyperlink1"/>
          </w:rPr>
          <w:t>upper</w:t>
        </w:r>
        <w:proofErr w:type="spellEnd"/>
        <w:r w:rsidRPr="005A10E8">
          <w:rPr>
            <w:rStyle w:val="Hyperlink1"/>
          </w:rPr>
          <w:t xml:space="preserve"> </w:t>
        </w:r>
        <w:proofErr w:type="spellStart"/>
        <w:r w:rsidRPr="005A10E8">
          <w:rPr>
            <w:rStyle w:val="Hyperlink1"/>
          </w:rPr>
          <w:t>class</w:t>
        </w:r>
        <w:proofErr w:type="spellEnd"/>
        <w:r w:rsidRPr="005A10E8">
          <w:rPr>
            <w:rStyle w:val="Hyperlink1"/>
          </w:rPr>
          <w:t xml:space="preserve">. </w:t>
        </w:r>
        <w:proofErr w:type="spellStart"/>
        <w:r w:rsidRPr="005A10E8">
          <w:rPr>
            <w:rStyle w:val="Hyperlink1"/>
          </w:rPr>
          <w:t>However</w:t>
        </w:r>
        <w:proofErr w:type="spellEnd"/>
        <w:r w:rsidRPr="005A10E8">
          <w:rPr>
            <w:rStyle w:val="Hyperlink1"/>
          </w:rPr>
          <w:t xml:space="preserve">, </w:t>
        </w:r>
        <w:proofErr w:type="spellStart"/>
        <w:r w:rsidRPr="005A10E8">
          <w:rPr>
            <w:rStyle w:val="Hyperlink1"/>
          </w:rPr>
          <w:t>that</w:t>
        </w:r>
        <w:proofErr w:type="spellEnd"/>
        <w:r w:rsidRPr="005A10E8">
          <w:rPr>
            <w:rStyle w:val="Hyperlink1"/>
          </w:rPr>
          <w:t xml:space="preserve"> </w:t>
        </w:r>
        <w:proofErr w:type="spellStart"/>
        <w:r w:rsidRPr="005A10E8">
          <w:rPr>
            <w:rStyle w:val="Hyperlink1"/>
          </w:rPr>
          <w:t>would</w:t>
        </w:r>
        <w:proofErr w:type="spellEnd"/>
        <w:r w:rsidRPr="005A10E8">
          <w:rPr>
            <w:rStyle w:val="Hyperlink1"/>
          </w:rPr>
          <w:t xml:space="preserve"> </w:t>
        </w:r>
        <w:proofErr w:type="spellStart"/>
        <w:r w:rsidRPr="005A10E8">
          <w:rPr>
            <w:rStyle w:val="Hyperlink1"/>
          </w:rPr>
          <w:t>have</w:t>
        </w:r>
        <w:proofErr w:type="spellEnd"/>
        <w:r w:rsidRPr="005A10E8">
          <w:rPr>
            <w:rStyle w:val="Hyperlink1"/>
          </w:rPr>
          <w:t xml:space="preserve"> </w:t>
        </w:r>
        <w:proofErr w:type="spellStart"/>
        <w:r w:rsidRPr="005A10E8">
          <w:rPr>
            <w:rStyle w:val="Hyperlink1"/>
          </w:rPr>
          <w:t>introduced</w:t>
        </w:r>
        <w:proofErr w:type="spellEnd"/>
        <w:r w:rsidRPr="005A10E8">
          <w:rPr>
            <w:rStyle w:val="Hyperlink1"/>
          </w:rPr>
          <w:t xml:space="preserve"> social-</w:t>
        </w:r>
        <w:proofErr w:type="spellStart"/>
        <w:r w:rsidRPr="005A10E8">
          <w:rPr>
            <w:rStyle w:val="Hyperlink1"/>
          </w:rPr>
          <w:t>desirability</w:t>
        </w:r>
        <w:proofErr w:type="spellEnd"/>
        <w:r w:rsidRPr="005A10E8">
          <w:rPr>
            <w:rStyle w:val="Hyperlink1"/>
          </w:rPr>
          <w:t xml:space="preserve"> </w:t>
        </w:r>
        <w:proofErr w:type="spellStart"/>
        <w:r w:rsidRPr="005A10E8">
          <w:rPr>
            <w:rStyle w:val="Hyperlink1"/>
          </w:rPr>
          <w:t>biases</w:t>
        </w:r>
        <w:proofErr w:type="spellEnd"/>
        <w:r w:rsidRPr="005A10E8">
          <w:rPr>
            <w:rStyle w:val="Hyperlink1"/>
          </w:rPr>
          <w:t xml:space="preserve"> </w:t>
        </w:r>
        <w:proofErr w:type="spellStart"/>
        <w:r w:rsidRPr="005A10E8">
          <w:rPr>
            <w:rStyle w:val="Hyperlink1"/>
          </w:rPr>
          <w:t>into</w:t>
        </w:r>
        <w:proofErr w:type="spellEnd"/>
        <w:r w:rsidRPr="005A10E8">
          <w:rPr>
            <w:rStyle w:val="Hyperlink1"/>
          </w:rPr>
          <w:t xml:space="preserve"> </w:t>
        </w:r>
        <w:proofErr w:type="spellStart"/>
        <w:r w:rsidRPr="005A10E8">
          <w:rPr>
            <w:rStyle w:val="Hyperlink1"/>
          </w:rPr>
          <w:t>our</w:t>
        </w:r>
        <w:proofErr w:type="spellEnd"/>
        <w:r w:rsidRPr="005A10E8">
          <w:rPr>
            <w:rStyle w:val="Hyperlink1"/>
          </w:rPr>
          <w:t xml:space="preserve"> responses. </w:t>
        </w:r>
        <w:proofErr w:type="spellStart"/>
        <w:r w:rsidRPr="005A10E8">
          <w:rPr>
            <w:rStyle w:val="Hyperlink1"/>
          </w:rPr>
          <w:t>This</w:t>
        </w:r>
        <w:proofErr w:type="spellEnd"/>
        <w:r w:rsidRPr="005A10E8">
          <w:rPr>
            <w:rStyle w:val="Hyperlink1"/>
          </w:rPr>
          <w:t xml:space="preserve"> </w:t>
        </w:r>
        <w:proofErr w:type="spellStart"/>
        <w:r w:rsidRPr="005A10E8">
          <w:rPr>
            <w:rStyle w:val="Hyperlink1"/>
          </w:rPr>
          <w:t>widely</w:t>
        </w:r>
        <w:proofErr w:type="spellEnd"/>
        <w:r w:rsidRPr="005A10E8">
          <w:rPr>
            <w:rStyle w:val="Hyperlink1"/>
          </w:rPr>
          <w:t xml:space="preserve"> </w:t>
        </w:r>
        <w:proofErr w:type="spellStart"/>
        <w:r w:rsidRPr="005A10E8">
          <w:rPr>
            <w:rStyle w:val="Hyperlink1"/>
          </w:rPr>
          <w:t>studied</w:t>
        </w:r>
        <w:proofErr w:type="spellEnd"/>
        <w:r w:rsidRPr="005A10E8">
          <w:rPr>
            <w:rStyle w:val="Hyperlink1"/>
          </w:rPr>
          <w:t xml:space="preserve"> </w:t>
        </w:r>
        <w:proofErr w:type="spellStart"/>
        <w:r w:rsidRPr="005A10E8">
          <w:rPr>
            <w:rStyle w:val="Hyperlink1"/>
          </w:rPr>
          <w:t>effect</w:t>
        </w:r>
        <w:proofErr w:type="spellEnd"/>
        <w:r w:rsidRPr="005A10E8">
          <w:rPr>
            <w:rStyle w:val="Hyperlink1"/>
          </w:rPr>
          <w:t xml:space="preserve"> </w:t>
        </w:r>
        <w:proofErr w:type="spellStart"/>
        <w:r w:rsidRPr="005A10E8">
          <w:rPr>
            <w:rStyle w:val="Hyperlink1"/>
          </w:rPr>
          <w:t>appears</w:t>
        </w:r>
        <w:proofErr w:type="spellEnd"/>
        <w:r w:rsidRPr="005A10E8">
          <w:rPr>
            <w:rStyle w:val="Hyperlink1"/>
          </w:rPr>
          <w:t xml:space="preserve"> in </w:t>
        </w:r>
        <w:proofErr w:type="spellStart"/>
        <w:r w:rsidRPr="005A10E8">
          <w:rPr>
            <w:rStyle w:val="Hyperlink1"/>
          </w:rPr>
          <w:t>other</w:t>
        </w:r>
        <w:proofErr w:type="spellEnd"/>
        <w:r w:rsidRPr="005A10E8">
          <w:rPr>
            <w:rStyle w:val="Hyperlink1"/>
          </w:rPr>
          <w:t xml:space="preserve"> </w:t>
        </w:r>
        <w:proofErr w:type="spellStart"/>
        <w:r w:rsidRPr="005A10E8">
          <w:rPr>
            <w:rStyle w:val="Hyperlink1"/>
          </w:rPr>
          <w:t>contexts</w:t>
        </w:r>
        <w:proofErr w:type="spellEnd"/>
        <w:r w:rsidRPr="005A10E8">
          <w:rPr>
            <w:rStyle w:val="Hyperlink1"/>
          </w:rPr>
          <w:t xml:space="preserve"> where </w:t>
        </w:r>
        <w:proofErr w:type="spellStart"/>
        <w:r w:rsidRPr="005A10E8">
          <w:rPr>
            <w:rStyle w:val="Hyperlink1"/>
          </w:rPr>
          <w:t>subjects</w:t>
        </w:r>
        <w:proofErr w:type="spellEnd"/>
        <w:r w:rsidRPr="005A10E8">
          <w:rPr>
            <w:rStyle w:val="Hyperlink1"/>
          </w:rPr>
          <w:t xml:space="preserve"> </w:t>
        </w:r>
        <w:proofErr w:type="spellStart"/>
        <w:r w:rsidRPr="005A10E8">
          <w:rPr>
            <w:rStyle w:val="Hyperlink1"/>
          </w:rPr>
          <w:t>avoid</w:t>
        </w:r>
        <w:proofErr w:type="spellEnd"/>
        <w:r w:rsidRPr="005A10E8">
          <w:rPr>
            <w:rStyle w:val="Hyperlink1"/>
          </w:rPr>
          <w:t xml:space="preserve"> </w:t>
        </w:r>
        <w:proofErr w:type="spellStart"/>
        <w:r w:rsidRPr="005A10E8">
          <w:rPr>
            <w:rStyle w:val="Hyperlink1"/>
          </w:rPr>
          <w:t>answering</w:t>
        </w:r>
        <w:proofErr w:type="spellEnd"/>
        <w:r w:rsidRPr="005A10E8">
          <w:rPr>
            <w:rStyle w:val="Hyperlink1"/>
          </w:rPr>
          <w:t xml:space="preserve"> </w:t>
        </w:r>
        <w:proofErr w:type="spellStart"/>
        <w:r w:rsidRPr="005A10E8">
          <w:rPr>
            <w:rStyle w:val="Hyperlink1"/>
          </w:rPr>
          <w:t>truthfully</w:t>
        </w:r>
        <w:proofErr w:type="spellEnd"/>
        <w:r w:rsidRPr="005A10E8">
          <w:rPr>
            <w:rStyle w:val="Hyperlink1"/>
          </w:rPr>
          <w:t xml:space="preserve">, </w:t>
        </w:r>
        <w:proofErr w:type="spellStart"/>
        <w:r w:rsidRPr="005A10E8">
          <w:rPr>
            <w:rStyle w:val="Hyperlink1"/>
          </w:rPr>
          <w:t>due</w:t>
        </w:r>
        <w:proofErr w:type="spellEnd"/>
        <w:r w:rsidRPr="005A10E8">
          <w:rPr>
            <w:rStyle w:val="Hyperlink1"/>
          </w:rPr>
          <w:t xml:space="preserve"> </w:t>
        </w:r>
        <w:proofErr w:type="spellStart"/>
        <w:r w:rsidRPr="005A10E8">
          <w:rPr>
            <w:rStyle w:val="Hyperlink1"/>
          </w:rPr>
          <w:t>to</w:t>
        </w:r>
        <w:proofErr w:type="spellEnd"/>
        <w:r w:rsidRPr="005A10E8">
          <w:rPr>
            <w:rStyle w:val="Hyperlink1"/>
          </w:rPr>
          <w:t xml:space="preserve"> social </w:t>
        </w:r>
        <w:proofErr w:type="spellStart"/>
        <w:r w:rsidRPr="005A10E8">
          <w:rPr>
            <w:rStyle w:val="Hyperlink1"/>
          </w:rPr>
          <w:t>pressure</w:t>
        </w:r>
        <w:proofErr w:type="spellEnd"/>
        <w:r w:rsidRPr="005A10E8">
          <w:rPr>
            <w:rStyle w:val="Hyperlink1"/>
          </w:rPr>
          <w:t xml:space="preserve">, </w:t>
        </w:r>
        <w:proofErr w:type="spellStart"/>
        <w:r w:rsidRPr="005A10E8">
          <w:rPr>
            <w:rStyle w:val="Hyperlink1"/>
          </w:rPr>
          <w:t>especially</w:t>
        </w:r>
        <w:proofErr w:type="spellEnd"/>
        <w:r w:rsidRPr="005A10E8">
          <w:rPr>
            <w:rStyle w:val="Hyperlink1"/>
          </w:rPr>
          <w:t xml:space="preserve"> </w:t>
        </w:r>
        <w:proofErr w:type="spellStart"/>
        <w:r w:rsidRPr="005A10E8">
          <w:rPr>
            <w:rStyle w:val="Hyperlink1"/>
          </w:rPr>
          <w:t>when</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questions</w:t>
        </w:r>
        <w:proofErr w:type="spellEnd"/>
        <w:r w:rsidRPr="005A10E8">
          <w:rPr>
            <w:rStyle w:val="Hyperlink1"/>
          </w:rPr>
          <w:t xml:space="preserve"> </w:t>
        </w:r>
        <w:proofErr w:type="spellStart"/>
        <w:r w:rsidRPr="005A10E8">
          <w:rPr>
            <w:rStyle w:val="Hyperlink1"/>
          </w:rPr>
          <w:t>ask</w:t>
        </w:r>
        <w:proofErr w:type="spellEnd"/>
        <w:r w:rsidRPr="005A10E8">
          <w:rPr>
            <w:rStyle w:val="Hyperlink1"/>
          </w:rPr>
          <w:t xml:space="preserve"> </w:t>
        </w:r>
        <w:proofErr w:type="spellStart"/>
        <w:r w:rsidRPr="005A10E8">
          <w:rPr>
            <w:rStyle w:val="Hyperlink1"/>
          </w:rPr>
          <w:t>about</w:t>
        </w:r>
        <w:proofErr w:type="spellEnd"/>
        <w:r w:rsidRPr="005A10E8">
          <w:rPr>
            <w:rStyle w:val="Hyperlink1"/>
          </w:rPr>
          <w:t xml:space="preserve"> </w:t>
        </w:r>
        <w:proofErr w:type="spellStart"/>
        <w:r w:rsidRPr="005A10E8">
          <w:rPr>
            <w:rStyle w:val="Hyperlink1"/>
          </w:rPr>
          <w:t>drug</w:t>
        </w:r>
        <w:proofErr w:type="spellEnd"/>
        <w:r w:rsidRPr="005A10E8">
          <w:rPr>
            <w:rStyle w:val="Hyperlink1"/>
          </w:rPr>
          <w:t xml:space="preserve"> use (Druckman et al., 2015), sexual </w:t>
        </w:r>
        <w:proofErr w:type="spellStart"/>
        <w:r w:rsidRPr="005A10E8">
          <w:rPr>
            <w:rStyle w:val="Hyperlink1"/>
          </w:rPr>
          <w:t>preferences</w:t>
        </w:r>
        <w:proofErr w:type="spellEnd"/>
        <w:r w:rsidRPr="005A10E8">
          <w:rPr>
            <w:rStyle w:val="Hyperlink1"/>
          </w:rPr>
          <w:t xml:space="preserve"> (LaBrie &amp; Earleywine, 2000), </w:t>
        </w:r>
        <w:proofErr w:type="spellStart"/>
        <w:r w:rsidRPr="005A10E8">
          <w:rPr>
            <w:rStyle w:val="Hyperlink1"/>
          </w:rPr>
          <w:t>attitudes</w:t>
        </w:r>
        <w:proofErr w:type="spellEnd"/>
        <w:r w:rsidRPr="005A10E8">
          <w:rPr>
            <w:rStyle w:val="Hyperlink1"/>
          </w:rPr>
          <w:t xml:space="preserve"> </w:t>
        </w:r>
        <w:proofErr w:type="spellStart"/>
        <w:r w:rsidRPr="005A10E8">
          <w:rPr>
            <w:rStyle w:val="Hyperlink1"/>
          </w:rPr>
          <w:t>toward</w:t>
        </w:r>
        <w:proofErr w:type="spellEnd"/>
        <w:r w:rsidRPr="005A10E8">
          <w:rPr>
            <w:rStyle w:val="Hyperlink1"/>
          </w:rPr>
          <w:t xml:space="preserve"> </w:t>
        </w:r>
        <w:proofErr w:type="spellStart"/>
        <w:r w:rsidRPr="005A10E8">
          <w:rPr>
            <w:rStyle w:val="Hyperlink1"/>
          </w:rPr>
          <w:t>race</w:t>
        </w:r>
        <w:proofErr w:type="spellEnd"/>
        <w:r w:rsidRPr="005A10E8">
          <w:rPr>
            <w:rStyle w:val="Hyperlink1"/>
          </w:rPr>
          <w:t xml:space="preserve"> (Kuklinski et al., 1997; Redlawsk et al., 2010) or vote </w:t>
        </w:r>
        <w:proofErr w:type="spellStart"/>
        <w:r w:rsidRPr="005A10E8">
          <w:rPr>
            <w:rStyle w:val="Hyperlink1"/>
          </w:rPr>
          <w:t>buying</w:t>
        </w:r>
        <w:proofErr w:type="spellEnd"/>
        <w:r w:rsidRPr="005A10E8">
          <w:rPr>
            <w:rStyle w:val="Hyperlink1"/>
          </w:rPr>
          <w:t xml:space="preserve"> (Blair &amp; Imai, 2012; González-Ocantos et al., 2012; Bahamonde, 2022). </w:t>
        </w:r>
        <w:proofErr w:type="spellStart"/>
        <w:r w:rsidRPr="005A10E8">
          <w:rPr>
            <w:rStyle w:val="Hyperlink1"/>
          </w:rPr>
          <w:t>We</w:t>
        </w:r>
        <w:proofErr w:type="spellEnd"/>
        <w:r w:rsidRPr="005A10E8">
          <w:rPr>
            <w:rStyle w:val="Hyperlink1"/>
          </w:rPr>
          <w:t xml:space="preserve"> </w:t>
        </w:r>
        <w:proofErr w:type="spellStart"/>
        <w:r w:rsidRPr="005A10E8">
          <w:rPr>
            <w:rStyle w:val="Hyperlink1"/>
          </w:rPr>
          <w:t>believe</w:t>
        </w:r>
        <w:proofErr w:type="spellEnd"/>
        <w:r w:rsidRPr="005A10E8">
          <w:rPr>
            <w:rStyle w:val="Hyperlink1"/>
          </w:rPr>
          <w:t xml:space="preserve"> </w:t>
        </w:r>
        <w:proofErr w:type="spellStart"/>
        <w:r w:rsidRPr="005A10E8">
          <w:rPr>
            <w:rStyle w:val="Hyperlink1"/>
          </w:rPr>
          <w:t>that</w:t>
        </w:r>
        <w:proofErr w:type="spellEnd"/>
        <w:r w:rsidRPr="005A10E8">
          <w:rPr>
            <w:rStyle w:val="Hyperlink1"/>
          </w:rPr>
          <w:t xml:space="preserve"> </w:t>
        </w:r>
        <w:proofErr w:type="spellStart"/>
        <w:r w:rsidRPr="005A10E8">
          <w:rPr>
            <w:rStyle w:val="Hyperlink1"/>
          </w:rPr>
          <w:t>directly</w:t>
        </w:r>
        <w:proofErr w:type="spellEnd"/>
        <w:r w:rsidRPr="005A10E8">
          <w:rPr>
            <w:rStyle w:val="Hyperlink1"/>
          </w:rPr>
          <w:t xml:space="preserve"> </w:t>
        </w:r>
        <w:proofErr w:type="spellStart"/>
        <w:r w:rsidRPr="005A10E8">
          <w:rPr>
            <w:rStyle w:val="Hyperlink1"/>
          </w:rPr>
          <w:t>asking</w:t>
        </w:r>
        <w:proofErr w:type="spellEnd"/>
        <w:r w:rsidRPr="005A10E8">
          <w:rPr>
            <w:rStyle w:val="Hyperlink1"/>
          </w:rPr>
          <w:t xml:space="preserve"> raters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make</w:t>
        </w:r>
        <w:proofErr w:type="spellEnd"/>
        <w:r w:rsidRPr="005A10E8">
          <w:rPr>
            <w:rStyle w:val="Hyperlink1"/>
          </w:rPr>
          <w:t xml:space="preserve"> </w:t>
        </w:r>
        <w:proofErr w:type="spellStart"/>
        <w:r w:rsidRPr="005A10E8">
          <w:rPr>
            <w:rStyle w:val="Hyperlink1"/>
          </w:rPr>
          <w:t>inferences</w:t>
        </w:r>
        <w:proofErr w:type="spellEnd"/>
        <w:r w:rsidRPr="005A10E8">
          <w:rPr>
            <w:rStyle w:val="Hyperlink1"/>
          </w:rPr>
          <w:t xml:space="preserve"> </w:t>
        </w:r>
        <w:proofErr w:type="spellStart"/>
        <w:r w:rsidRPr="005A10E8">
          <w:rPr>
            <w:rStyle w:val="Hyperlink1"/>
          </w:rPr>
          <w:t>about</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candidates'</w:t>
        </w:r>
        <w:r w:rsidRPr="005A10E8">
          <w:rPr>
            <w:rStyle w:val="Hyperlink1"/>
            <w:rtl/>
          </w:rPr>
          <w:t xml:space="preserve"> </w:t>
        </w:r>
        <w:r w:rsidRPr="005A10E8">
          <w:rPr>
            <w:rStyle w:val="Hyperlink1"/>
          </w:rPr>
          <w:t xml:space="preserve">social </w:t>
        </w:r>
        <w:proofErr w:type="spellStart"/>
        <w:r w:rsidRPr="005A10E8">
          <w:rPr>
            <w:rStyle w:val="Hyperlink1"/>
          </w:rPr>
          <w:t>classes</w:t>
        </w:r>
        <w:proofErr w:type="spellEnd"/>
        <w:r w:rsidRPr="005A10E8">
          <w:rPr>
            <w:rStyle w:val="Hyperlink1"/>
          </w:rPr>
          <w:t xml:space="preserve"> </w:t>
        </w:r>
        <w:proofErr w:type="spellStart"/>
        <w:r w:rsidRPr="005A10E8">
          <w:rPr>
            <w:rStyle w:val="Hyperlink1"/>
          </w:rPr>
          <w:t>based</w:t>
        </w:r>
        <w:proofErr w:type="spellEnd"/>
        <w:r w:rsidRPr="005A10E8">
          <w:rPr>
            <w:rStyle w:val="Hyperlink1"/>
          </w:rPr>
          <w:t xml:space="preserve"> </w:t>
        </w:r>
        <w:proofErr w:type="spellStart"/>
        <w:r w:rsidRPr="005A10E8">
          <w:rPr>
            <w:rStyle w:val="Hyperlink1"/>
          </w:rPr>
          <w:t>on</w:t>
        </w:r>
        <w:proofErr w:type="spellEnd"/>
        <w:r w:rsidRPr="005A10E8">
          <w:rPr>
            <w:rStyle w:val="Hyperlink1"/>
          </w:rPr>
          <w:t xml:space="preserve"> </w:t>
        </w:r>
        <w:proofErr w:type="spellStart"/>
        <w:r w:rsidRPr="005A10E8">
          <w:rPr>
            <w:rStyle w:val="Hyperlink1"/>
          </w:rPr>
          <w:t>physical</w:t>
        </w:r>
        <w:proofErr w:type="spellEnd"/>
        <w:r w:rsidRPr="005A10E8">
          <w:rPr>
            <w:rStyle w:val="Hyperlink1"/>
          </w:rPr>
          <w:t xml:space="preserve"> </w:t>
        </w:r>
        <w:proofErr w:type="spellStart"/>
        <w:r w:rsidRPr="005A10E8">
          <w:rPr>
            <w:rStyle w:val="Hyperlink1"/>
          </w:rPr>
          <w:t>appearances</w:t>
        </w:r>
        <w:proofErr w:type="spellEnd"/>
        <w:r w:rsidRPr="005A10E8">
          <w:rPr>
            <w:rStyle w:val="Hyperlink1"/>
          </w:rPr>
          <w:t xml:space="preserve"> </w:t>
        </w:r>
        <w:proofErr w:type="spellStart"/>
        <w:r w:rsidRPr="005A10E8">
          <w:rPr>
            <w:rStyle w:val="Hyperlink1"/>
          </w:rPr>
          <w:t>constituted</w:t>
        </w:r>
        <w:proofErr w:type="spellEnd"/>
        <w:r w:rsidRPr="005A10E8">
          <w:rPr>
            <w:rStyle w:val="Hyperlink1"/>
          </w:rPr>
          <w:t xml:space="preserve"> </w:t>
        </w:r>
        <w:proofErr w:type="spellStart"/>
        <w:r w:rsidRPr="005A10E8">
          <w:rPr>
            <w:rStyle w:val="Hyperlink1"/>
          </w:rPr>
          <w:t>an</w:t>
        </w:r>
        <w:proofErr w:type="spellEnd"/>
        <w:r w:rsidRPr="005A10E8">
          <w:rPr>
            <w:rStyle w:val="Hyperlink1"/>
          </w:rPr>
          <w:t xml:space="preserve"> </w:t>
        </w:r>
        <w:proofErr w:type="spellStart"/>
        <w:r w:rsidRPr="005A10E8">
          <w:rPr>
            <w:rStyle w:val="Hyperlink1"/>
          </w:rPr>
          <w:t>inappropriate</w:t>
        </w:r>
        <w:proofErr w:type="spellEnd"/>
        <w:r w:rsidRPr="005A10E8">
          <w:rPr>
            <w:rStyle w:val="Hyperlink1"/>
          </w:rPr>
          <w:t xml:space="preserve"> </w:t>
        </w:r>
        <w:proofErr w:type="spellStart"/>
        <w:r w:rsidRPr="005A10E8">
          <w:rPr>
            <w:rStyle w:val="Hyperlink1"/>
          </w:rPr>
          <w:t>question</w:t>
        </w:r>
        <w:proofErr w:type="spellEnd"/>
        <w:r w:rsidRPr="005A10E8">
          <w:rPr>
            <w:rStyle w:val="Hyperlink1"/>
          </w:rPr>
          <w:t xml:space="preserve"> in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Finnish</w:t>
        </w:r>
        <w:proofErr w:type="spellEnd"/>
        <w:r w:rsidRPr="005A10E8">
          <w:rPr>
            <w:rStyle w:val="Hyperlink1"/>
          </w:rPr>
          <w:t xml:space="preserve"> </w:t>
        </w:r>
        <w:proofErr w:type="spellStart"/>
        <w:r w:rsidRPr="005A10E8">
          <w:rPr>
            <w:rStyle w:val="Hyperlink1"/>
          </w:rPr>
          <w:t>context</w:t>
        </w:r>
        <w:proofErr w:type="spellEnd"/>
        <w:r w:rsidRPr="005A10E8">
          <w:rPr>
            <w:rStyle w:val="Hyperlink1"/>
          </w:rPr>
          <w:t xml:space="preserve">. </w:t>
        </w:r>
        <w:proofErr w:type="spellStart"/>
        <w:r w:rsidRPr="005A10E8">
          <w:rPr>
            <w:rStyle w:val="Hyperlink1"/>
          </w:rPr>
          <w:t>Furthermore</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term</w:t>
        </w:r>
        <w:proofErr w:type="spellEnd"/>
        <w:r w:rsidRPr="005A10E8">
          <w:rPr>
            <w:rStyle w:val="Hyperlink1"/>
          </w:rPr>
          <w:t xml:space="preserve"> </w:t>
        </w:r>
        <w:r w:rsidRPr="005A10E8">
          <w:rPr>
            <w:rStyle w:val="Hyperlink1"/>
            <w:rtl/>
          </w:rPr>
          <w:t>“</w:t>
        </w:r>
        <w:r w:rsidRPr="005A10E8">
          <w:rPr>
            <w:rStyle w:val="Hyperlink1"/>
          </w:rPr>
          <w:t xml:space="preserve">social </w:t>
        </w:r>
        <w:proofErr w:type="spellStart"/>
        <w:r w:rsidRPr="005A10E8">
          <w:rPr>
            <w:rStyle w:val="Hyperlink1"/>
          </w:rPr>
          <w:t>class</w:t>
        </w:r>
        <w:proofErr w:type="spellEnd"/>
        <w:r w:rsidRPr="005A10E8">
          <w:rPr>
            <w:rStyle w:val="Hyperlink1"/>
          </w:rPr>
          <w:t xml:space="preserve">” </w:t>
        </w:r>
        <w:proofErr w:type="spellStart"/>
        <w:r w:rsidRPr="005A10E8">
          <w:rPr>
            <w:rStyle w:val="Hyperlink1"/>
          </w:rPr>
          <w:t>is</w:t>
        </w:r>
        <w:proofErr w:type="spellEnd"/>
        <w:r w:rsidRPr="005A10E8">
          <w:rPr>
            <w:rStyle w:val="Hyperlink1"/>
          </w:rPr>
          <w:t xml:space="preserve"> </w:t>
        </w:r>
        <w:proofErr w:type="spellStart"/>
        <w:r w:rsidRPr="005A10E8">
          <w:rPr>
            <w:rStyle w:val="Hyperlink1"/>
          </w:rPr>
          <w:t>not</w:t>
        </w:r>
        <w:proofErr w:type="spellEnd"/>
        <w:r w:rsidRPr="005A10E8">
          <w:rPr>
            <w:rStyle w:val="Hyperlink1"/>
          </w:rPr>
          <w:t xml:space="preserve"> </w:t>
        </w:r>
        <w:proofErr w:type="spellStart"/>
        <w:r w:rsidRPr="005A10E8">
          <w:rPr>
            <w:rStyle w:val="Hyperlink1"/>
          </w:rPr>
          <w:t>very</w:t>
        </w:r>
        <w:proofErr w:type="spellEnd"/>
        <w:r w:rsidRPr="005A10E8">
          <w:rPr>
            <w:rStyle w:val="Hyperlink1"/>
          </w:rPr>
          <w:t xml:space="preserve"> </w:t>
        </w:r>
        <w:proofErr w:type="spellStart"/>
        <w:r w:rsidRPr="005A10E8">
          <w:rPr>
            <w:rStyle w:val="Hyperlink1"/>
          </w:rPr>
          <w:t>often</w:t>
        </w:r>
        <w:proofErr w:type="spellEnd"/>
        <w:r w:rsidRPr="005A10E8">
          <w:rPr>
            <w:rStyle w:val="Hyperlink1"/>
          </w:rPr>
          <w:t xml:space="preserve"> </w:t>
        </w:r>
        <w:proofErr w:type="spellStart"/>
        <w:r w:rsidRPr="005A10E8">
          <w:rPr>
            <w:rStyle w:val="Hyperlink1"/>
          </w:rPr>
          <w:t>used</w:t>
        </w:r>
        <w:proofErr w:type="spellEnd"/>
        <w:r w:rsidRPr="005A10E8">
          <w:rPr>
            <w:rStyle w:val="Hyperlink1"/>
          </w:rPr>
          <w:t xml:space="preserve"> </w:t>
        </w:r>
        <w:proofErr w:type="spellStart"/>
        <w:r w:rsidRPr="005A10E8">
          <w:rPr>
            <w:rStyle w:val="Hyperlink1"/>
          </w:rPr>
          <w:t>among</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general </w:t>
        </w:r>
        <w:proofErr w:type="spellStart"/>
        <w:r w:rsidRPr="005A10E8">
          <w:rPr>
            <w:rStyle w:val="Hyperlink1"/>
          </w:rPr>
          <w:t>population</w:t>
        </w:r>
        <w:proofErr w:type="spellEnd"/>
        <w:r w:rsidRPr="005A10E8">
          <w:rPr>
            <w:rStyle w:val="Hyperlink1"/>
          </w:rPr>
          <w:t xml:space="preserve"> </w:t>
        </w:r>
        <w:proofErr w:type="spellStart"/>
        <w:r w:rsidRPr="005A10E8">
          <w:rPr>
            <w:rStyle w:val="Hyperlink1"/>
          </w:rPr>
          <w:t>because</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r w:rsidRPr="005A10E8">
          <w:rPr>
            <w:rStyle w:val="Hyperlink1"/>
            <w:rtl/>
          </w:rPr>
          <w:t>“</w:t>
        </w:r>
        <w:proofErr w:type="spellStart"/>
        <w:r w:rsidRPr="005A10E8">
          <w:rPr>
            <w:rStyle w:val="Hyperlink1"/>
          </w:rPr>
          <w:t>equal</w:t>
        </w:r>
        <w:proofErr w:type="spellEnd"/>
        <w:r w:rsidRPr="005A10E8">
          <w:rPr>
            <w:rStyle w:val="Hyperlink1"/>
          </w:rPr>
          <w:t xml:space="preserve"> </w:t>
        </w:r>
        <w:proofErr w:type="spellStart"/>
        <w:r w:rsidRPr="005A10E8">
          <w:rPr>
            <w:rStyle w:val="Hyperlink1"/>
          </w:rPr>
          <w:t>Finland</w:t>
        </w:r>
        <w:proofErr w:type="spellEnd"/>
        <w:r w:rsidRPr="005A10E8">
          <w:rPr>
            <w:rStyle w:val="Hyperlink1"/>
          </w:rPr>
          <w:t xml:space="preserve">” narrative. </w:t>
        </w:r>
        <w:proofErr w:type="spellStart"/>
        <w:r w:rsidRPr="005A10E8">
          <w:rPr>
            <w:rStyle w:val="Hyperlink1"/>
          </w:rPr>
          <w:t>Thus</w:t>
        </w:r>
        <w:proofErr w:type="spellEnd"/>
        <w:r w:rsidRPr="005A10E8">
          <w:rPr>
            <w:rStyle w:val="Hyperlink1"/>
          </w:rPr>
          <w:t xml:space="preserve">,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elicit</w:t>
        </w:r>
        <w:proofErr w:type="spellEnd"/>
        <w:r w:rsidRPr="005A10E8">
          <w:rPr>
            <w:rStyle w:val="Hyperlink1"/>
          </w:rPr>
          <w:t xml:space="preserve"> </w:t>
        </w:r>
        <w:proofErr w:type="spellStart"/>
        <w:r w:rsidRPr="005A10E8">
          <w:rPr>
            <w:rStyle w:val="Hyperlink1"/>
          </w:rPr>
          <w:t>truthful</w:t>
        </w:r>
        <w:proofErr w:type="spellEnd"/>
        <w:r w:rsidRPr="005A10E8">
          <w:rPr>
            <w:rStyle w:val="Hyperlink1"/>
          </w:rPr>
          <w:t xml:space="preserve"> </w:t>
        </w:r>
        <w:proofErr w:type="spellStart"/>
        <w:r w:rsidRPr="005A10E8">
          <w:rPr>
            <w:rStyle w:val="Hyperlink1"/>
          </w:rPr>
          <w:t>answers</w:t>
        </w:r>
        <w:proofErr w:type="spellEnd"/>
        <w:r w:rsidRPr="005A10E8">
          <w:rPr>
            <w:rStyle w:val="Hyperlink1"/>
          </w:rPr>
          <w:t xml:space="preserve">, </w:t>
        </w:r>
        <w:proofErr w:type="spellStart"/>
        <w:r w:rsidRPr="005A10E8">
          <w:rPr>
            <w:rStyle w:val="Hyperlink1"/>
          </w:rPr>
          <w:t>our</w:t>
        </w:r>
        <w:proofErr w:type="spellEnd"/>
        <w:r w:rsidRPr="005A10E8">
          <w:rPr>
            <w:rStyle w:val="Hyperlink1"/>
          </w:rPr>
          <w:t xml:space="preserve"> </w:t>
        </w:r>
        <w:proofErr w:type="spellStart"/>
        <w:r w:rsidRPr="005A10E8">
          <w:rPr>
            <w:rStyle w:val="Hyperlink1"/>
          </w:rPr>
          <w:t>empirical</w:t>
        </w:r>
        <w:proofErr w:type="spellEnd"/>
        <w:r w:rsidRPr="005A10E8">
          <w:rPr>
            <w:rStyle w:val="Hyperlink1"/>
          </w:rPr>
          <w:t xml:space="preserve"> </w:t>
        </w:r>
        <w:proofErr w:type="spellStart"/>
        <w:r w:rsidRPr="005A10E8">
          <w:rPr>
            <w:rStyle w:val="Hyperlink1"/>
          </w:rPr>
          <w:t>strategy</w:t>
        </w:r>
        <w:proofErr w:type="spellEnd"/>
        <w:r w:rsidRPr="005A10E8">
          <w:rPr>
            <w:rStyle w:val="Hyperlink1"/>
          </w:rPr>
          <w:t xml:space="preserve"> </w:t>
        </w:r>
        <w:proofErr w:type="spellStart"/>
        <w:r w:rsidRPr="005A10E8">
          <w:rPr>
            <w:rStyle w:val="Hyperlink1"/>
          </w:rPr>
          <w:t>considered</w:t>
        </w:r>
        <w:proofErr w:type="spellEnd"/>
        <w:r w:rsidRPr="005A10E8">
          <w:rPr>
            <w:rStyle w:val="Hyperlink1"/>
          </w:rPr>
          <w:t xml:space="preserve"> </w:t>
        </w:r>
        <w:proofErr w:type="spellStart"/>
        <w:r w:rsidRPr="005A10E8">
          <w:rPr>
            <w:rStyle w:val="Hyperlink1"/>
          </w:rPr>
          <w:t>instead</w:t>
        </w:r>
        <w:proofErr w:type="spellEnd"/>
        <w:r w:rsidRPr="005A10E8">
          <w:rPr>
            <w:rStyle w:val="Hyperlink1"/>
          </w:rPr>
          <w:t xml:space="preserve"> </w:t>
        </w:r>
        <w:proofErr w:type="spellStart"/>
        <w:r w:rsidRPr="005A10E8">
          <w:rPr>
            <w:rStyle w:val="Hyperlink1"/>
          </w:rPr>
          <w:t>asking</w:t>
        </w:r>
        <w:proofErr w:type="spellEnd"/>
        <w:r w:rsidRPr="005A10E8">
          <w:rPr>
            <w:rStyle w:val="Hyperlink1"/>
          </w:rPr>
          <w:t xml:space="preserve"> </w:t>
        </w:r>
        <w:proofErr w:type="spellStart"/>
        <w:r w:rsidRPr="005A10E8">
          <w:rPr>
            <w:rStyle w:val="Hyperlink1"/>
          </w:rPr>
          <w:t>this</w:t>
        </w:r>
        <w:proofErr w:type="spellEnd"/>
        <w:r w:rsidRPr="005A10E8">
          <w:rPr>
            <w:rStyle w:val="Hyperlink1"/>
          </w:rPr>
          <w:t xml:space="preserve"> </w:t>
        </w:r>
        <w:proofErr w:type="spellStart"/>
        <w:r w:rsidRPr="005A10E8">
          <w:rPr>
            <w:rStyle w:val="Hyperlink1"/>
          </w:rPr>
          <w:t>question</w:t>
        </w:r>
        <w:proofErr w:type="spellEnd"/>
        <w:r w:rsidRPr="005A10E8">
          <w:rPr>
            <w:rStyle w:val="Hyperlink1"/>
          </w:rPr>
          <w:t xml:space="preserve"> </w:t>
        </w:r>
        <w:proofErr w:type="spellStart"/>
        <w:r w:rsidRPr="005A10E8">
          <w:rPr>
            <w:rStyle w:val="Hyperlink1"/>
          </w:rPr>
          <w:t>indirectly</w:t>
        </w:r>
        <w:proofErr w:type="spellEnd"/>
        <w:r w:rsidRPr="005A10E8">
          <w:rPr>
            <w:rStyle w:val="Hyperlink1"/>
          </w:rPr>
          <w:t xml:space="preserve">, </w:t>
        </w:r>
        <w:proofErr w:type="spellStart"/>
        <w:r w:rsidRPr="005A10E8">
          <w:rPr>
            <w:rStyle w:val="Hyperlink1"/>
          </w:rPr>
          <w:t>that</w:t>
        </w:r>
        <w:proofErr w:type="spellEnd"/>
        <w:r w:rsidRPr="005A10E8">
          <w:rPr>
            <w:rStyle w:val="Hyperlink1"/>
          </w:rPr>
          <w:t xml:space="preserve"> </w:t>
        </w:r>
        <w:proofErr w:type="spellStart"/>
        <w:r w:rsidRPr="005A10E8">
          <w:rPr>
            <w:rStyle w:val="Hyperlink1"/>
          </w:rPr>
          <w:t>is</w:t>
        </w:r>
        <w:proofErr w:type="spellEnd"/>
        <w:r w:rsidRPr="005A10E8">
          <w:rPr>
            <w:rStyle w:val="Hyperlink1"/>
          </w:rPr>
          <w:t xml:space="preserve">, </w:t>
        </w:r>
        <w:proofErr w:type="spellStart"/>
        <w:r w:rsidRPr="005A10E8">
          <w:rPr>
            <w:rStyle w:val="Hyperlink1"/>
          </w:rPr>
          <w:t>asking</w:t>
        </w:r>
        <w:proofErr w:type="spellEnd"/>
        <w:r w:rsidRPr="005A10E8">
          <w:rPr>
            <w:rStyle w:val="Hyperlink1"/>
          </w:rPr>
          <w:t xml:space="preserve"> </w:t>
        </w:r>
        <w:r>
          <w:rPr>
            <w:rStyle w:val="Hyperlink1"/>
          </w:rPr>
          <w:t xml:space="preserve">raters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evaluate</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extent</w:t>
        </w:r>
        <w:proofErr w:type="spellEnd"/>
        <w:r w:rsidRPr="005A10E8">
          <w:rPr>
            <w:rStyle w:val="Hyperlink1"/>
          </w:rPr>
          <w:t xml:space="preserve">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which</w:t>
        </w:r>
        <w:proofErr w:type="spellEnd"/>
        <w:r w:rsidRPr="005A10E8">
          <w:rPr>
            <w:rStyle w:val="Hyperlink1"/>
          </w:rPr>
          <w:t xml:space="preserve"> a </w:t>
        </w:r>
        <w:proofErr w:type="spellStart"/>
        <w:r w:rsidRPr="005A10E8">
          <w:rPr>
            <w:rStyle w:val="Hyperlink1"/>
          </w:rPr>
          <w:t>member</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a </w:t>
        </w:r>
        <w:proofErr w:type="spellStart"/>
        <w:r w:rsidRPr="005A10E8">
          <w:rPr>
            <w:rStyle w:val="Hyperlink1"/>
          </w:rPr>
          <w:t>category</w:t>
        </w:r>
        <w:proofErr w:type="spellEnd"/>
        <w:r w:rsidRPr="005A10E8">
          <w:rPr>
            <w:rStyle w:val="Hyperlink1"/>
          </w:rPr>
          <w:t xml:space="preserve"> (in </w:t>
        </w:r>
        <w:proofErr w:type="spellStart"/>
        <w:r w:rsidRPr="005A10E8">
          <w:rPr>
            <w:rStyle w:val="Hyperlink1"/>
          </w:rPr>
          <w:t>this</w:t>
        </w:r>
        <w:proofErr w:type="spellEnd"/>
        <w:r w:rsidRPr="005A10E8">
          <w:rPr>
            <w:rStyle w:val="Hyperlink1"/>
          </w:rPr>
          <w:t xml:space="preserve"> case, a </w:t>
        </w:r>
        <w:proofErr w:type="spellStart"/>
        <w:r w:rsidRPr="005A10E8">
          <w:rPr>
            <w:rStyle w:val="Hyperlink1"/>
          </w:rPr>
          <w:t>person</w:t>
        </w:r>
        <w:proofErr w:type="spellEnd"/>
        <w:r w:rsidRPr="005A10E8">
          <w:rPr>
            <w:rStyle w:val="Hyperlink1"/>
          </w:rPr>
          <w:t xml:space="preserve"> </w:t>
        </w:r>
        <w:proofErr w:type="spellStart"/>
        <w:r w:rsidRPr="005A10E8">
          <w:rPr>
            <w:rStyle w:val="Hyperlink1"/>
          </w:rPr>
          <w:t>representing</w:t>
        </w:r>
        <w:proofErr w:type="spellEnd"/>
        <w:r w:rsidRPr="005A10E8">
          <w:rPr>
            <w:rStyle w:val="Hyperlink1"/>
          </w:rPr>
          <w:t xml:space="preserve"> a </w:t>
        </w:r>
        <w:proofErr w:type="spellStart"/>
        <w:r w:rsidRPr="005A10E8">
          <w:rPr>
            <w:rStyle w:val="Hyperlink1"/>
          </w:rPr>
          <w:t>certain</w:t>
        </w:r>
        <w:proofErr w:type="spellEnd"/>
        <w:r w:rsidRPr="005A10E8">
          <w:rPr>
            <w:rStyle w:val="Hyperlink1"/>
          </w:rPr>
          <w:t xml:space="preserve"> </w:t>
        </w:r>
        <w:proofErr w:type="spellStart"/>
        <w:r w:rsidRPr="005A10E8">
          <w:rPr>
            <w:rStyle w:val="Hyperlink1"/>
          </w:rPr>
          <w:t>occupation</w:t>
        </w:r>
        <w:proofErr w:type="spellEnd"/>
        <w:r w:rsidRPr="005A10E8">
          <w:rPr>
            <w:rStyle w:val="Hyperlink1"/>
          </w:rPr>
          <w:t xml:space="preserve">) </w:t>
        </w:r>
        <w:proofErr w:type="spellStart"/>
        <w:r w:rsidRPr="005A10E8">
          <w:rPr>
            <w:rStyle w:val="Hyperlink1"/>
          </w:rPr>
          <w:t>fits</w:t>
        </w:r>
        <w:proofErr w:type="spellEnd"/>
        <w:r w:rsidRPr="005A10E8">
          <w:rPr>
            <w:rStyle w:val="Hyperlink1"/>
          </w:rPr>
          <w:t xml:space="preserve"> a more </w:t>
        </w:r>
        <w:proofErr w:type="spellStart"/>
        <w:r w:rsidRPr="005A10E8">
          <w:rPr>
            <w:rStyle w:val="Hyperlink1"/>
          </w:rPr>
          <w:t>generally</w:t>
        </w:r>
        <w:proofErr w:type="spellEnd"/>
        <w:r w:rsidRPr="005A10E8">
          <w:rPr>
            <w:rStyle w:val="Hyperlink1"/>
          </w:rPr>
          <w:t xml:space="preserve"> </w:t>
        </w:r>
        <w:proofErr w:type="spellStart"/>
        <w:r w:rsidRPr="005A10E8">
          <w:rPr>
            <w:rStyle w:val="Hyperlink1"/>
          </w:rPr>
          <w:t>shared</w:t>
        </w:r>
        <w:proofErr w:type="spellEnd"/>
        <w:r w:rsidRPr="005A10E8">
          <w:rPr>
            <w:rStyle w:val="Hyperlink1"/>
          </w:rPr>
          <w:t xml:space="preserve"> idea or </w:t>
        </w:r>
        <w:proofErr w:type="spellStart"/>
        <w:r w:rsidRPr="005A10E8">
          <w:rPr>
            <w:rStyle w:val="Hyperlink1"/>
          </w:rPr>
          <w:t>image</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meaning</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category</w:t>
        </w:r>
        <w:proofErr w:type="spellEnd"/>
        <w:r w:rsidRPr="005A10E8">
          <w:rPr>
            <w:rStyle w:val="Hyperlink1"/>
          </w:rPr>
          <w:t xml:space="preserve"> </w:t>
        </w:r>
        <w:proofErr w:type="spellStart"/>
        <w:r w:rsidRPr="005A10E8">
          <w:rPr>
            <w:rStyle w:val="Hyperlink1"/>
          </w:rPr>
          <w:t>name</w:t>
        </w:r>
        <w:proofErr w:type="spellEnd"/>
        <w:r w:rsidRPr="005A10E8">
          <w:rPr>
            <w:rStyle w:val="Hyperlink1"/>
          </w:rPr>
          <w:t xml:space="preserve"> (cf. </w:t>
        </w:r>
        <w:commentRangeStart w:id="52"/>
        <w:proofErr w:type="spellStart"/>
        <w:r w:rsidRPr="005A10E8">
          <w:rPr>
            <w:rStyle w:val="Hyperlink1"/>
          </w:rPr>
          <w:t>Rosch</w:t>
        </w:r>
        <w:proofErr w:type="spellEnd"/>
        <w:r w:rsidRPr="005A10E8">
          <w:rPr>
            <w:rStyle w:val="Hyperlink1"/>
          </w:rPr>
          <w:t xml:space="preserve"> &amp; </w:t>
        </w:r>
        <w:proofErr w:type="spellStart"/>
        <w:r w:rsidRPr="005A10E8">
          <w:rPr>
            <w:rStyle w:val="Hyperlink1"/>
          </w:rPr>
          <w:t>Mervis</w:t>
        </w:r>
        <w:proofErr w:type="spellEnd"/>
        <w:r w:rsidRPr="005A10E8">
          <w:rPr>
            <w:rStyle w:val="Hyperlink1"/>
          </w:rPr>
          <w:t>, 1975</w:t>
        </w:r>
        <w:commentRangeEnd w:id="52"/>
        <w:r>
          <w:rPr>
            <w:rStyle w:val="CommentReference"/>
            <w:rFonts w:ascii="Times New Roman" w:hAnsi="Times New Roman" w:cs="Times New Roman"/>
            <w:color w:val="auto"/>
            <w14:textOutline w14:w="0" w14:cap="rnd" w14:cmpd="sng" w14:algn="ctr">
              <w14:noFill/>
              <w14:prstDash w14:val="solid"/>
              <w14:bevel/>
            </w14:textOutline>
          </w:rPr>
          <w:commentReference w:id="52"/>
        </w:r>
        <w:r w:rsidRPr="005A10E8">
          <w:rPr>
            <w:rStyle w:val="Hyperlink1"/>
          </w:rPr>
          <w:t xml:space="preserve">), </w:t>
        </w:r>
        <w:proofErr w:type="spellStart"/>
        <w:r w:rsidRPr="005A10E8">
          <w:rPr>
            <w:rStyle w:val="Hyperlink1"/>
          </w:rPr>
          <w:t>only</w:t>
        </w:r>
        <w:proofErr w:type="spellEnd"/>
        <w:r w:rsidRPr="005A10E8">
          <w:rPr>
            <w:rStyle w:val="Hyperlink1"/>
          </w:rPr>
          <w:t xml:space="preserve"> </w:t>
        </w:r>
        <w:proofErr w:type="spellStart"/>
        <w:r w:rsidRPr="005A10E8">
          <w:rPr>
            <w:rStyle w:val="Hyperlink1"/>
          </w:rPr>
          <w:t>then</w:t>
        </w:r>
        <w:proofErr w:type="spellEnd"/>
        <w:r w:rsidRPr="005A10E8">
          <w:rPr>
            <w:rStyle w:val="Hyperlink1"/>
          </w:rPr>
          <w:t xml:space="preserve"> </w:t>
        </w:r>
        <w:proofErr w:type="spellStart"/>
        <w:r w:rsidRPr="005A10E8">
          <w:rPr>
            <w:rStyle w:val="Hyperlink1"/>
          </w:rPr>
          <w:t>matching</w:t>
        </w:r>
        <w:proofErr w:type="spellEnd"/>
        <w:r w:rsidRPr="005A10E8">
          <w:rPr>
            <w:rStyle w:val="Hyperlink1"/>
          </w:rPr>
          <w:t xml:space="preserve"> </w:t>
        </w:r>
        <w:proofErr w:type="spellStart"/>
        <w:r w:rsidRPr="005A10E8">
          <w:rPr>
            <w:rStyle w:val="Hyperlink1"/>
          </w:rPr>
          <w:t>those</w:t>
        </w:r>
        <w:proofErr w:type="spellEnd"/>
        <w:r w:rsidRPr="005A10E8">
          <w:rPr>
            <w:rStyle w:val="Hyperlink1"/>
          </w:rPr>
          <w:t xml:space="preserve"> </w:t>
        </w:r>
        <w:proofErr w:type="spellStart"/>
        <w:r w:rsidRPr="005A10E8">
          <w:rPr>
            <w:rStyle w:val="Hyperlink1"/>
          </w:rPr>
          <w:t>occupations</w:t>
        </w:r>
        <w:proofErr w:type="spellEnd"/>
        <w:r w:rsidRPr="005A10E8">
          <w:rPr>
            <w:rStyle w:val="Hyperlink1"/>
          </w:rPr>
          <w:t xml:space="preserve"> </w:t>
        </w:r>
        <w:proofErr w:type="spellStart"/>
        <w:r>
          <w:rPr>
            <w:rStyle w:val="Hyperlink1"/>
          </w:rPr>
          <w:t>within</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three</w:t>
        </w:r>
        <w:proofErr w:type="spellEnd"/>
        <w:r w:rsidRPr="005A10E8">
          <w:rPr>
            <w:rStyle w:val="Hyperlink1"/>
          </w:rPr>
          <w:t xml:space="preserve"> social </w:t>
        </w:r>
        <w:proofErr w:type="spellStart"/>
        <w:r w:rsidRPr="005A10E8">
          <w:rPr>
            <w:rStyle w:val="Hyperlink1"/>
          </w:rPr>
          <w:t>classes</w:t>
        </w:r>
        <w:proofErr w:type="spellEnd"/>
        <w:r w:rsidRPr="005A10E8">
          <w:rPr>
            <w:rStyle w:val="Hyperlink1"/>
          </w:rPr>
          <w:t>.</w:t>
        </w:r>
      </w:ins>
    </w:p>
    <w:p w14:paraId="03ABC75E" w14:textId="77777777" w:rsidR="004D571A" w:rsidRPr="005A10E8" w:rsidRDefault="00000000" w:rsidP="004D571A">
      <w:pPr>
        <w:pStyle w:val="Body"/>
        <w:spacing w:before="200" w:after="200"/>
        <w:jc w:val="both"/>
        <w:rPr>
          <w:ins w:id="53" w:author="Dr. Amy R." w:date="2023-01-28T14:22:00Z"/>
          <w:rStyle w:val="Hyperlink1"/>
        </w:rPr>
      </w:pPr>
      <w:del w:id="54" w:author="Dr. Amy R." w:date="2023-01-28T14:21:00Z">
        <w:r w:rsidDel="004D571A">
          <w:rPr>
            <w:rStyle w:val="Hyperlink0"/>
          </w:rPr>
          <w:delText xml:space="preserve">In addition, we constructed a novel dataset of physical appearance ratings using a representative sample of Finnish citizens. First, </w:delText>
        </w:r>
        <w:r w:rsidDel="004D571A">
          <w:rPr>
            <w:rStyle w:val="None"/>
            <w:b/>
            <w:bCs/>
            <w:color w:val="4A86E8"/>
            <w:u w:color="4A86E8"/>
          </w:rPr>
          <w:delText>a random sample of 26,500 Finnish-speaking Finns aged 18-64 years was drawn from the Finnish population census</w:delText>
        </w:r>
        <w:r w:rsidDel="004D571A">
          <w:rPr>
            <w:rStyle w:val="Hyperlink0"/>
          </w:rPr>
          <w:delText xml:space="preserve">. During the fall of 2020, these potential respondents were sent one postal invitation and one postal reminder to participate in an online survey. Respondents were given a different survey URL in the invitations. In total, </w:delText>
        </w:r>
        <w:r w:rsidDel="004D571A">
          <w:rPr>
            <w:rStyle w:val="None"/>
            <w:b/>
            <w:bCs/>
            <w:color w:val="4A86E8"/>
            <w:u w:color="4A86E8"/>
          </w:rPr>
          <w:delText>7,920 raters participated in the survey</w:delText>
        </w:r>
        <w:r w:rsidDel="004D571A">
          <w:rPr>
            <w:rStyle w:val="Hyperlink0"/>
          </w:rPr>
          <w:delText>.</w:delText>
        </w:r>
        <w:r w:rsidDel="004D571A">
          <w:rPr>
            <w:rStyle w:val="Hyperlink0"/>
          </w:rPr>
          <w:br/>
        </w:r>
        <w:r w:rsidDel="004D571A">
          <w:rPr>
            <w:rStyle w:val="Hyperlink0"/>
          </w:rPr>
          <w:br/>
        </w:r>
        <w:r w:rsidDel="004D571A">
          <w:rPr>
            <w:rStyle w:val="None"/>
            <w:b/>
            <w:bCs/>
            <w:color w:val="4A86E8"/>
            <w:u w:color="4A86E8"/>
          </w:rPr>
          <w:delText>Ideally, we would have directly asked the 7,920 raters to evaluate whether candidates looked working, middle or upper class. However, that would have introduced social-desirability biases in our responses</w:delText>
        </w:r>
        <w:r w:rsidDel="004D571A">
          <w:rPr>
            <w:rStyle w:val="Hyperlink0"/>
          </w:rPr>
          <w:delText>. This effect has been widely studied in other contexts where subjects avoid answering truthfully due to social pressure, specially when they are asked questions about drug use (Druckman et al., 2015), sexual preferences (LaBrie &amp; Earleywine, 2000), attitudes toward race (Kuklinski et al., 1997; Redlawsk et al., 2010) or vote buying (Blair &amp; Imai, 2012; Gonzá</w:delText>
        </w:r>
        <w:r w:rsidDel="004D571A">
          <w:rPr>
            <w:rStyle w:val="Hyperlink0"/>
            <w:lang w:val="fr-FR"/>
          </w:rPr>
          <w:delText xml:space="preserve">lez-Ocantos et al., 2012; Bahamonde, 2022). </w:delText>
        </w:r>
        <w:r w:rsidDel="004D571A">
          <w:rPr>
            <w:rStyle w:val="None"/>
            <w:b/>
            <w:bCs/>
            <w:color w:val="4A86E8"/>
            <w:u w:color="4A86E8"/>
          </w:rPr>
          <w:delText>We believe that directly asking raters to make inferences about the candidates</w:delText>
        </w:r>
        <w:r w:rsidDel="004D571A">
          <w:rPr>
            <w:rStyle w:val="None"/>
            <w:b/>
            <w:bCs/>
            <w:color w:val="4A86E8"/>
            <w:u w:color="4A86E8"/>
            <w:rtl/>
          </w:rPr>
          <w:delText xml:space="preserve">’ </w:delText>
        </w:r>
        <w:r w:rsidDel="004D571A">
          <w:rPr>
            <w:rStyle w:val="None"/>
            <w:b/>
            <w:bCs/>
            <w:color w:val="4A86E8"/>
            <w:u w:color="4A86E8"/>
          </w:rPr>
          <w:delText>social classes based on their physical appearances constituted an inappropriate question in the Finnish context</w:delText>
        </w:r>
        <w:r w:rsidDel="004D571A">
          <w:rPr>
            <w:rStyle w:val="Hyperlink0"/>
          </w:rPr>
          <w:delText xml:space="preserve">. Furthermore, the term </w:delText>
        </w:r>
        <w:r w:rsidDel="004D571A">
          <w:rPr>
            <w:rStyle w:val="Hyperlink0"/>
            <w:rtl/>
            <w:lang w:val="ar-SA"/>
          </w:rPr>
          <w:delText>“</w:delText>
        </w:r>
        <w:r w:rsidDel="004D571A">
          <w:rPr>
            <w:rStyle w:val="Hyperlink0"/>
            <w:lang w:val="it-IT"/>
          </w:rPr>
          <w:delText>social class</w:delText>
        </w:r>
        <w:r w:rsidDel="004D571A">
          <w:rPr>
            <w:rStyle w:val="Hyperlink0"/>
          </w:rPr>
          <w:delText xml:space="preserve">” is not very often used among the general population because of the </w:delText>
        </w:r>
        <w:r w:rsidDel="004D571A">
          <w:rPr>
            <w:rStyle w:val="Hyperlink0"/>
            <w:rtl/>
            <w:lang w:val="ar-SA"/>
          </w:rPr>
          <w:delText>“</w:delText>
        </w:r>
        <w:r w:rsidDel="004D571A">
          <w:rPr>
            <w:rStyle w:val="Hyperlink0"/>
            <w:lang w:val="pt-PT"/>
          </w:rPr>
          <w:delText>equal Finland</w:delText>
        </w:r>
        <w:r w:rsidDel="004D571A">
          <w:rPr>
            <w:rStyle w:val="Hyperlink0"/>
          </w:rPr>
          <w:delText>” narrative. Thus, to elicit truthful answers, our empirical strategy considered instead asking this question indirectly, that is, asking to evaluate the extent to which a member of a category (in this case, a person representing a certain occupation) fits a more generally shared idea or image of the meaning of the category name (cf. Rosch &amp; Mervis, 1975). And only then match those occupations with the three social classes (as explained above).</w:delText>
        </w:r>
      </w:del>
      <w:r>
        <w:rPr>
          <w:rStyle w:val="Hyperlink0"/>
        </w:rPr>
        <w:br/>
      </w:r>
      <w:r>
        <w:rPr>
          <w:rStyle w:val="Hyperlink0"/>
        </w:rPr>
        <w:br/>
      </w:r>
    </w:p>
    <w:p w14:paraId="3E54F6D2" w14:textId="77777777" w:rsidR="004D571A" w:rsidRPr="005A10E8" w:rsidRDefault="004D571A" w:rsidP="004D571A">
      <w:pPr>
        <w:pStyle w:val="Body"/>
        <w:spacing w:before="200" w:after="200"/>
        <w:jc w:val="both"/>
        <w:rPr>
          <w:ins w:id="55" w:author="Dr. Amy R." w:date="2023-01-28T14:22:00Z"/>
        </w:rPr>
      </w:pPr>
      <w:proofErr w:type="spellStart"/>
      <w:ins w:id="56" w:author="Dr. Amy R." w:date="2023-01-28T14:22:00Z">
        <w:r w:rsidRPr="005A10E8">
          <w:rPr>
            <w:rStyle w:val="Hyperlink1"/>
          </w:rPr>
          <w:t>To</w:t>
        </w:r>
        <w:proofErr w:type="spellEnd"/>
        <w:r w:rsidRPr="005A10E8">
          <w:rPr>
            <w:rStyle w:val="Hyperlink1"/>
          </w:rPr>
          <w:t xml:space="preserve"> </w:t>
        </w:r>
        <w:proofErr w:type="spellStart"/>
        <w:r w:rsidRPr="005A10E8">
          <w:rPr>
            <w:rStyle w:val="Hyperlink1"/>
          </w:rPr>
          <w:t>avoid</w:t>
        </w:r>
        <w:proofErr w:type="spellEnd"/>
        <w:r w:rsidRPr="005A10E8">
          <w:rPr>
            <w:rStyle w:val="Hyperlink1"/>
          </w:rPr>
          <w:t xml:space="preserve"> fatigue </w:t>
        </w:r>
        <w:proofErr w:type="spellStart"/>
        <w:r w:rsidRPr="005A10E8">
          <w:rPr>
            <w:rStyle w:val="Hyperlink1"/>
          </w:rPr>
          <w:t>effects</w:t>
        </w:r>
        <w:proofErr w:type="spellEnd"/>
        <w:r w:rsidRPr="005A10E8">
          <w:rPr>
            <w:rStyle w:val="Hyperlink1"/>
          </w:rPr>
          <w:t xml:space="preserve">, </w:t>
        </w:r>
        <w:proofErr w:type="spellStart"/>
        <w:r w:rsidRPr="005A10E8">
          <w:rPr>
            <w:rStyle w:val="Hyperlink1"/>
          </w:rPr>
          <w:t>we</w:t>
        </w:r>
        <w:proofErr w:type="spellEnd"/>
        <w:r w:rsidRPr="005A10E8">
          <w:rPr>
            <w:rStyle w:val="Hyperlink1"/>
          </w:rPr>
          <w:t xml:space="preserve"> </w:t>
        </w:r>
        <w:proofErr w:type="spellStart"/>
        <w:r w:rsidRPr="005A10E8">
          <w:rPr>
            <w:rStyle w:val="Hyperlink1"/>
          </w:rPr>
          <w:t>asked</w:t>
        </w:r>
        <w:proofErr w:type="spellEnd"/>
        <w:r w:rsidRPr="005A10E8">
          <w:rPr>
            <w:rStyle w:val="Hyperlink1"/>
          </w:rPr>
          <w:t xml:space="preserve"> raters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assess</w:t>
        </w:r>
        <w:proofErr w:type="spellEnd"/>
        <w:r w:rsidRPr="005A10E8">
          <w:rPr>
            <w:rStyle w:val="Hyperlink1"/>
          </w:rPr>
          <w:t xml:space="preserve"> a </w:t>
        </w:r>
        <w:proofErr w:type="spellStart"/>
        <w:r w:rsidRPr="005A10E8">
          <w:rPr>
            <w:rStyle w:val="Hyperlink1"/>
          </w:rPr>
          <w:t>random</w:t>
        </w:r>
        <w:proofErr w:type="spellEnd"/>
        <w:r w:rsidRPr="005A10E8">
          <w:rPr>
            <w:rStyle w:val="Hyperlink1"/>
          </w:rPr>
          <w:t xml:space="preserve"> </w:t>
        </w:r>
        <w:proofErr w:type="spellStart"/>
        <w:r w:rsidRPr="005A10E8">
          <w:rPr>
            <w:rStyle w:val="Hyperlink1"/>
          </w:rPr>
          <w:t>subsample</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candidates </w:t>
        </w:r>
        <w:proofErr w:type="spellStart"/>
        <w:r w:rsidRPr="005A10E8">
          <w:rPr>
            <w:rStyle w:val="Hyperlink1"/>
          </w:rPr>
          <w:t>according</w:t>
        </w:r>
        <w:proofErr w:type="spellEnd"/>
        <w:r w:rsidRPr="005A10E8">
          <w:rPr>
            <w:rStyle w:val="Hyperlink1"/>
          </w:rPr>
          <w:t xml:space="preserve">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several</w:t>
        </w:r>
        <w:proofErr w:type="spellEnd"/>
        <w:r w:rsidRPr="005A10E8">
          <w:rPr>
            <w:rStyle w:val="Hyperlink1"/>
          </w:rPr>
          <w:t xml:space="preserve"> </w:t>
        </w:r>
        <w:proofErr w:type="spellStart"/>
        <w:r w:rsidRPr="005A10E8">
          <w:rPr>
            <w:rStyle w:val="Hyperlink1"/>
          </w:rPr>
          <w:t>attributes</w:t>
        </w:r>
        <w:proofErr w:type="spellEnd"/>
        <w:r w:rsidRPr="005A10E8">
          <w:rPr>
            <w:rStyle w:val="Hyperlink1"/>
          </w:rPr>
          <w:t xml:space="preserve"> (</w:t>
        </w:r>
        <w:proofErr w:type="spellStart"/>
        <w:r w:rsidRPr="005A10E8">
          <w:rPr>
            <w:rStyle w:val="Hyperlink1"/>
          </w:rPr>
          <w:t>see</w:t>
        </w:r>
        <w:proofErr w:type="spellEnd"/>
        <w:r w:rsidRPr="005A10E8">
          <w:rPr>
            <w:rStyle w:val="Hyperlink1"/>
          </w:rPr>
          <w:t xml:space="preserve"> </w:t>
        </w:r>
        <w:commentRangeStart w:id="57"/>
        <w:r w:rsidRPr="005A10E8">
          <w:rPr>
            <w:rStyle w:val="Hyperlink1"/>
          </w:rPr>
          <w:t>Table</w:t>
        </w:r>
        <w:commentRangeEnd w:id="57"/>
        <w:r w:rsidRPr="005A10E8">
          <w:rPr>
            <w:rStyle w:val="CommentReference"/>
            <w:rFonts w:ascii="Times New Roman" w:hAnsi="Times New Roman" w:cs="Times New Roman"/>
            <w:color w:val="auto"/>
            <w14:textOutline w14:w="0" w14:cap="rnd" w14:cmpd="sng" w14:algn="ctr">
              <w14:noFill/>
              <w14:prstDash w14:val="solid"/>
              <w14:bevel/>
            </w14:textOutline>
          </w:rPr>
          <w:commentReference w:id="57"/>
        </w:r>
        <w:r w:rsidRPr="005A10E8">
          <w:rPr>
            <w:rStyle w:val="Hyperlink1"/>
          </w:rPr>
          <w:t xml:space="preserve"> 1)</w:t>
        </w:r>
        <w:r>
          <w:rPr>
            <w:rStyle w:val="Hyperlink1"/>
          </w:rPr>
          <w:t>.</w:t>
        </w:r>
        <w:r w:rsidRPr="005A10E8">
          <w:rPr>
            <w:rStyle w:val="Hyperlink1"/>
          </w:rPr>
          <w:t xml:space="preserve"> </w:t>
        </w:r>
        <w:proofErr w:type="spellStart"/>
        <w:r w:rsidRPr="005A10E8">
          <w:rPr>
            <w:rStyle w:val="Hyperlink1"/>
          </w:rPr>
          <w:t>Sample</w:t>
        </w:r>
        <w:proofErr w:type="spellEnd"/>
        <w:r w:rsidRPr="005A10E8">
          <w:rPr>
            <w:rStyle w:val="Hyperlink1"/>
          </w:rPr>
          <w:t xml:space="preserve"> 1 </w:t>
        </w:r>
        <w:proofErr w:type="spellStart"/>
        <w:r w:rsidRPr="005A10E8">
          <w:rPr>
            <w:rStyle w:val="Hyperlink1"/>
          </w:rPr>
          <w:t>evaluated</w:t>
        </w:r>
        <w:proofErr w:type="spellEnd"/>
        <w:r w:rsidRPr="005A10E8">
          <w:rPr>
            <w:rStyle w:val="Hyperlink1"/>
          </w:rPr>
          <w:t xml:space="preserve"> </w:t>
        </w:r>
        <w:proofErr w:type="spellStart"/>
        <w:proofErr w:type="gramStart"/>
        <w:r w:rsidRPr="005A10E8">
          <w:rPr>
            <w:rStyle w:val="Hyperlink1"/>
          </w:rPr>
          <w:t>the</w:t>
        </w:r>
        <w:proofErr w:type="spellEnd"/>
        <w:r w:rsidRPr="005A10E8">
          <w:rPr>
            <w:rStyle w:val="Hyperlink1"/>
          </w:rPr>
          <w:t xml:space="preserve">  </w:t>
        </w:r>
        <w:proofErr w:type="spellStart"/>
        <w:r w:rsidRPr="005A10E8">
          <w:rPr>
            <w:rStyle w:val="Hyperlink1"/>
          </w:rPr>
          <w:t>congruence</w:t>
        </w:r>
        <w:proofErr w:type="spellEnd"/>
        <w:proofErr w:type="gramEnd"/>
        <w:r w:rsidRPr="005A10E8">
          <w:rPr>
            <w:rStyle w:val="Hyperlink1"/>
          </w:rPr>
          <w:t xml:space="preserve"> </w:t>
        </w:r>
        <w:proofErr w:type="spellStart"/>
        <w:r w:rsidRPr="005A10E8">
          <w:rPr>
            <w:rStyle w:val="Hyperlink1"/>
          </w:rPr>
          <w:t>between</w:t>
        </w:r>
        <w:proofErr w:type="spellEnd"/>
        <w:r w:rsidRPr="005A10E8">
          <w:rPr>
            <w:rStyle w:val="Hyperlink1"/>
          </w:rPr>
          <w:t xml:space="preserve"> </w:t>
        </w:r>
        <w:proofErr w:type="spellStart"/>
        <w:r>
          <w:rPr>
            <w:rStyle w:val="Hyperlink1"/>
          </w:rPr>
          <w:t>the</w:t>
        </w:r>
        <w:proofErr w:type="spellEnd"/>
        <w:r>
          <w:rPr>
            <w:rStyle w:val="Hyperlink1"/>
          </w:rPr>
          <w:t xml:space="preserve"> </w:t>
        </w:r>
        <w:proofErr w:type="spellStart"/>
        <w:r>
          <w:rPr>
            <w:rStyle w:val="Hyperlink1"/>
          </w:rPr>
          <w:t>candidate’s</w:t>
        </w:r>
        <w:proofErr w:type="spellEnd"/>
        <w:r w:rsidRPr="005A10E8">
          <w:rPr>
            <w:rStyle w:val="Hyperlink1"/>
          </w:rPr>
          <w:t xml:space="preserve"> </w:t>
        </w:r>
        <w:proofErr w:type="spellStart"/>
        <w:r w:rsidRPr="005A10E8">
          <w:rPr>
            <w:rStyle w:val="Hyperlink1"/>
          </w:rPr>
          <w:t>physical</w:t>
        </w:r>
        <w:proofErr w:type="spellEnd"/>
        <w:r w:rsidRPr="005A10E8">
          <w:rPr>
            <w:rStyle w:val="Hyperlink1"/>
          </w:rPr>
          <w:t xml:space="preserve"> </w:t>
        </w:r>
        <w:proofErr w:type="spellStart"/>
        <w:r w:rsidRPr="005A10E8">
          <w:rPr>
            <w:rStyle w:val="Hyperlink1"/>
          </w:rPr>
          <w:t>appearance</w:t>
        </w:r>
        <w:proofErr w:type="spellEnd"/>
        <w:r w:rsidRPr="005A10E8">
          <w:rPr>
            <w:rStyle w:val="Hyperlink1"/>
          </w:rPr>
          <w:t xml:space="preserve"> and </w:t>
        </w:r>
        <w:proofErr w:type="spellStart"/>
        <w:r w:rsidRPr="005A10E8">
          <w:rPr>
            <w:rStyle w:val="Hyperlink1"/>
          </w:rPr>
          <w:t>occupation</w:t>
        </w:r>
        <w:proofErr w:type="spellEnd"/>
        <w:r w:rsidRPr="005A10E8">
          <w:rPr>
            <w:rStyle w:val="Hyperlink1"/>
          </w:rPr>
          <w:t xml:space="preserve">, </w:t>
        </w:r>
        <w:proofErr w:type="spellStart"/>
        <w:r w:rsidRPr="005A10E8">
          <w:rPr>
            <w:rStyle w:val="Hyperlink1"/>
          </w:rPr>
          <w:t>Sample</w:t>
        </w:r>
        <w:proofErr w:type="spellEnd"/>
        <w:r w:rsidRPr="005A10E8">
          <w:rPr>
            <w:rStyle w:val="Hyperlink1"/>
          </w:rPr>
          <w:t xml:space="preserve"> 2 </w:t>
        </w:r>
        <w:proofErr w:type="spellStart"/>
        <w:r w:rsidRPr="005A10E8">
          <w:rPr>
            <w:rStyle w:val="Hyperlink1"/>
          </w:rPr>
          <w:t>evaluated</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candidate</w:t>
        </w:r>
        <w:r w:rsidRPr="005A10E8">
          <w:rPr>
            <w:rStyle w:val="Hyperlink1"/>
            <w:rtl/>
          </w:rPr>
          <w:t>’</w:t>
        </w:r>
        <w:r w:rsidRPr="005A10E8">
          <w:rPr>
            <w:rStyle w:val="Hyperlink1"/>
          </w:rPr>
          <w:t xml:space="preserve">s </w:t>
        </w:r>
        <w:proofErr w:type="spellStart"/>
        <w:r w:rsidRPr="005A10E8">
          <w:rPr>
            <w:rStyle w:val="Hyperlink1"/>
          </w:rPr>
          <w:lastRenderedPageBreak/>
          <w:t>attractiveness</w:t>
        </w:r>
        <w:proofErr w:type="spellEnd"/>
        <w:r>
          <w:rPr>
            <w:rStyle w:val="Hyperlink1"/>
          </w:rPr>
          <w:t>;</w:t>
        </w:r>
        <w:r w:rsidRPr="005A10E8">
          <w:rPr>
            <w:rStyle w:val="Hyperlink1"/>
          </w:rPr>
          <w:t xml:space="preserve"> </w:t>
        </w:r>
        <w:proofErr w:type="spellStart"/>
        <w:r w:rsidRPr="005A10E8">
          <w:rPr>
            <w:rStyle w:val="Hyperlink1"/>
          </w:rPr>
          <w:t>Sample</w:t>
        </w:r>
        <w:proofErr w:type="spellEnd"/>
        <w:r w:rsidRPr="005A10E8">
          <w:rPr>
            <w:rStyle w:val="Hyperlink1"/>
          </w:rPr>
          <w:t xml:space="preserve"> 3 </w:t>
        </w:r>
        <w:proofErr w:type="spellStart"/>
        <w:r w:rsidRPr="005A10E8">
          <w:rPr>
            <w:rStyle w:val="Hyperlink1"/>
          </w:rPr>
          <w:t>evaluated</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candidate</w:t>
        </w:r>
        <w:r w:rsidRPr="005A10E8">
          <w:rPr>
            <w:rStyle w:val="Hyperlink1"/>
            <w:rtl/>
          </w:rPr>
          <w:t>’</w:t>
        </w:r>
        <w:r w:rsidRPr="005A10E8">
          <w:rPr>
            <w:rStyle w:val="Hyperlink1"/>
          </w:rPr>
          <w:t xml:space="preserve">s </w:t>
        </w:r>
        <w:proofErr w:type="spellStart"/>
        <w:r w:rsidRPr="005A10E8">
          <w:rPr>
            <w:rStyle w:val="Hyperlink1"/>
          </w:rPr>
          <w:t>masculinity</w:t>
        </w:r>
        <w:proofErr w:type="spellEnd"/>
        <w:r>
          <w:rPr>
            <w:rStyle w:val="Hyperlink1"/>
          </w:rPr>
          <w:t>;</w:t>
        </w:r>
        <w:r w:rsidRPr="005A10E8">
          <w:rPr>
            <w:rStyle w:val="None"/>
            <w:vertAlign w:val="superscript"/>
          </w:rPr>
          <w:footnoteReference w:id="8"/>
        </w:r>
        <w:r w:rsidRPr="005A10E8">
          <w:rPr>
            <w:rStyle w:val="Hyperlink1"/>
          </w:rPr>
          <w:t xml:space="preserve"> </w:t>
        </w:r>
        <w:proofErr w:type="spellStart"/>
        <w:r w:rsidRPr="005A10E8">
          <w:rPr>
            <w:rStyle w:val="Hyperlink1"/>
          </w:rPr>
          <w:t>Sample</w:t>
        </w:r>
        <w:proofErr w:type="spellEnd"/>
        <w:r w:rsidRPr="005A10E8">
          <w:rPr>
            <w:rStyle w:val="Hyperlink1"/>
          </w:rPr>
          <w:t xml:space="preserve"> 4 </w:t>
        </w:r>
        <w:proofErr w:type="spellStart"/>
        <w:r w:rsidRPr="005A10E8">
          <w:rPr>
            <w:rStyle w:val="Hyperlink1"/>
          </w:rPr>
          <w:t>evaluated</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candidate</w:t>
        </w:r>
        <w:r w:rsidRPr="005A10E8">
          <w:rPr>
            <w:rStyle w:val="Hyperlink1"/>
            <w:rtl/>
          </w:rPr>
          <w:t>’</w:t>
        </w:r>
        <w:r w:rsidRPr="005A10E8">
          <w:rPr>
            <w:rStyle w:val="Hyperlink1"/>
          </w:rPr>
          <w:t xml:space="preserve">s </w:t>
        </w:r>
        <w:proofErr w:type="spellStart"/>
        <w:r w:rsidRPr="005A10E8">
          <w:rPr>
            <w:rStyle w:val="Hyperlink1"/>
          </w:rPr>
          <w:t>femininity</w:t>
        </w:r>
        <w:proofErr w:type="spellEnd"/>
        <w:r w:rsidRPr="005A10E8">
          <w:rPr>
            <w:rStyle w:val="Hyperlink1"/>
          </w:rPr>
          <w:t>.</w:t>
        </w:r>
        <w:r w:rsidRPr="005A10E8">
          <w:rPr>
            <w:rStyle w:val="None"/>
            <w:vertAlign w:val="superscript"/>
          </w:rPr>
          <w:footnoteReference w:id="9"/>
        </w:r>
        <w:r w:rsidRPr="005A10E8">
          <w:rPr>
            <w:rStyle w:val="Hyperlink1"/>
          </w:rPr>
          <w:t xml:space="preserve"> </w:t>
        </w:r>
        <w:proofErr w:type="spellStart"/>
        <w:r w:rsidRPr="005A10E8">
          <w:rPr>
            <w:rStyle w:val="Hyperlink1"/>
          </w:rPr>
          <w:t>Consequently</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attribute</w:t>
        </w:r>
        <w:proofErr w:type="spellEnd"/>
        <w:r w:rsidRPr="005A10E8">
          <w:rPr>
            <w:rStyle w:val="Hyperlink1"/>
          </w:rPr>
          <w:t xml:space="preserve"> </w:t>
        </w:r>
        <w:proofErr w:type="spellStart"/>
        <w:r w:rsidRPr="005A10E8">
          <w:rPr>
            <w:rStyle w:val="Hyperlink1"/>
          </w:rPr>
          <w:t>on</w:t>
        </w:r>
        <w:proofErr w:type="spellEnd"/>
        <w:r w:rsidRPr="005A10E8">
          <w:rPr>
            <w:rStyle w:val="Hyperlink1"/>
          </w:rPr>
          <w:t xml:space="preserve"> </w:t>
        </w:r>
        <w:proofErr w:type="spellStart"/>
        <w:r w:rsidRPr="005A10E8">
          <w:rPr>
            <w:rStyle w:val="Hyperlink1"/>
          </w:rPr>
          <w:t>which</w:t>
        </w:r>
        <w:proofErr w:type="spellEnd"/>
        <w:r w:rsidRPr="005A10E8">
          <w:rPr>
            <w:rStyle w:val="Hyperlink1"/>
          </w:rPr>
          <w:t xml:space="preserve"> raters </w:t>
        </w:r>
        <w:proofErr w:type="spellStart"/>
        <w:r w:rsidRPr="005A10E8">
          <w:rPr>
            <w:rStyle w:val="Hyperlink1"/>
          </w:rPr>
          <w:t>evaluated</w:t>
        </w:r>
        <w:proofErr w:type="spellEnd"/>
        <w:r w:rsidRPr="005A10E8">
          <w:rPr>
            <w:rStyle w:val="Hyperlink1"/>
          </w:rPr>
          <w:t xml:space="preserve"> their </w:t>
        </w:r>
        <w:proofErr w:type="spellStart"/>
        <w:r w:rsidRPr="005A10E8">
          <w:rPr>
            <w:rStyle w:val="Hyperlink1"/>
          </w:rPr>
          <w:t>random</w:t>
        </w:r>
        <w:proofErr w:type="spellEnd"/>
        <w:r w:rsidRPr="005A10E8">
          <w:rPr>
            <w:rStyle w:val="Hyperlink1"/>
          </w:rPr>
          <w:t xml:space="preserve"> </w:t>
        </w:r>
        <w:proofErr w:type="spellStart"/>
        <w:r w:rsidRPr="005A10E8">
          <w:rPr>
            <w:rStyle w:val="Hyperlink1"/>
          </w:rPr>
          <w:t>sample</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w:t>
        </w:r>
        <w:proofErr w:type="spellStart"/>
        <w:r w:rsidRPr="005A10E8">
          <w:rPr>
            <w:rStyle w:val="Hyperlink1"/>
          </w:rPr>
          <w:t>photographs</w:t>
        </w:r>
        <w:proofErr w:type="spellEnd"/>
        <w:r w:rsidRPr="005A10E8">
          <w:rPr>
            <w:rStyle w:val="Hyperlink1"/>
          </w:rPr>
          <w:t xml:space="preserve"> </w:t>
        </w:r>
        <w:proofErr w:type="spellStart"/>
        <w:r w:rsidRPr="005A10E8">
          <w:rPr>
            <w:rStyle w:val="Hyperlink1"/>
          </w:rPr>
          <w:t>differed</w:t>
        </w:r>
        <w:proofErr w:type="spellEnd"/>
        <w:r w:rsidRPr="005A10E8">
          <w:rPr>
            <w:rStyle w:val="Hyperlink1"/>
          </w:rPr>
          <w:t xml:space="preserve"> </w:t>
        </w:r>
        <w:proofErr w:type="spellStart"/>
        <w:r>
          <w:rPr>
            <w:rStyle w:val="Hyperlink1"/>
          </w:rPr>
          <w:t>among</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four</w:t>
        </w:r>
        <w:proofErr w:type="spellEnd"/>
        <w:r w:rsidRPr="005A10E8">
          <w:rPr>
            <w:rStyle w:val="Hyperlink1"/>
          </w:rPr>
          <w:t xml:space="preserve"> </w:t>
        </w:r>
        <w:proofErr w:type="spellStart"/>
        <w:r w:rsidRPr="005A10E8">
          <w:rPr>
            <w:rStyle w:val="Hyperlink1"/>
          </w:rPr>
          <w:t>samples</w:t>
        </w:r>
        <w:proofErr w:type="spellEnd"/>
        <w:r w:rsidRPr="005A10E8">
          <w:rPr>
            <w:rStyle w:val="Hyperlink1"/>
          </w:rPr>
          <w:t xml:space="preserve">. In </w:t>
        </w:r>
        <w:proofErr w:type="spellStart"/>
        <w:r w:rsidRPr="005A10E8">
          <w:rPr>
            <w:rStyle w:val="Hyperlink1"/>
          </w:rPr>
          <w:t>practice</w:t>
        </w:r>
        <w:proofErr w:type="spellEnd"/>
        <w:r w:rsidRPr="005A10E8">
          <w:rPr>
            <w:rStyle w:val="Hyperlink1"/>
          </w:rPr>
          <w:t xml:space="preserve">, </w:t>
        </w:r>
        <w:proofErr w:type="spellStart"/>
        <w:r w:rsidRPr="005A10E8">
          <w:rPr>
            <w:rStyle w:val="Hyperlink1"/>
          </w:rPr>
          <w:t>each</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7,920 raters </w:t>
        </w:r>
        <w:proofErr w:type="spellStart"/>
        <w:r w:rsidRPr="005A10E8">
          <w:rPr>
            <w:rStyle w:val="Hyperlink1"/>
          </w:rPr>
          <w:t>evaluated</w:t>
        </w:r>
        <w:proofErr w:type="spellEnd"/>
        <w:r w:rsidRPr="005A10E8">
          <w:rPr>
            <w:rStyle w:val="Hyperlink1"/>
          </w:rPr>
          <w:t xml:space="preserve"> 50 candidate </w:t>
        </w:r>
        <w:proofErr w:type="spellStart"/>
        <w:r w:rsidRPr="005A10E8">
          <w:rPr>
            <w:rStyle w:val="Hyperlink1"/>
          </w:rPr>
          <w:t>photographs</w:t>
        </w:r>
        <w:proofErr w:type="spellEnd"/>
        <w:r w:rsidRPr="005A10E8">
          <w:rPr>
            <w:rStyle w:val="Hyperlink1"/>
          </w:rPr>
          <w:t xml:space="preserve"> </w:t>
        </w:r>
        <w:proofErr w:type="spellStart"/>
        <w:r w:rsidRPr="005A10E8">
          <w:rPr>
            <w:rStyle w:val="Hyperlink1"/>
          </w:rPr>
          <w:t>assigned</w:t>
        </w:r>
        <w:proofErr w:type="spellEnd"/>
        <w:r w:rsidRPr="005A10E8">
          <w:rPr>
            <w:rStyle w:val="Hyperlink1"/>
          </w:rPr>
          <w:t xml:space="preserve"> at </w:t>
        </w:r>
        <w:proofErr w:type="spellStart"/>
        <w:r w:rsidRPr="005A10E8">
          <w:rPr>
            <w:rStyle w:val="Hyperlink1"/>
          </w:rPr>
          <w:t>random</w:t>
        </w:r>
        <w:proofErr w:type="spellEnd"/>
        <w:r w:rsidRPr="005A10E8">
          <w:rPr>
            <w:rStyle w:val="Hyperlink1"/>
          </w:rPr>
          <w:t xml:space="preserve">. </w:t>
        </w:r>
      </w:ins>
    </w:p>
    <w:p w14:paraId="76949FF8" w14:textId="5C8DBBBE" w:rsidR="005C385A" w:rsidRDefault="004D571A" w:rsidP="004D571A">
      <w:pPr>
        <w:pStyle w:val="Body"/>
        <w:spacing w:before="200" w:after="200"/>
        <w:ind w:left="720"/>
        <w:jc w:val="both"/>
      </w:pPr>
      <w:proofErr w:type="spellStart"/>
      <w:ins w:id="62" w:author="Dr. Amy R." w:date="2023-01-28T14:22:00Z">
        <w:r w:rsidRPr="005A10E8">
          <w:rPr>
            <w:rStyle w:val="Hyperlink1"/>
          </w:rPr>
          <w:t>Importantly</w:t>
        </w:r>
        <w:proofErr w:type="spellEnd"/>
        <w:r w:rsidRPr="005A10E8">
          <w:rPr>
            <w:rStyle w:val="Hyperlink1"/>
          </w:rPr>
          <w:t>, data</w:t>
        </w:r>
        <w:r>
          <w:rPr>
            <w:rStyle w:val="Hyperlink1"/>
          </w:rPr>
          <w:t xml:space="preserve"> </w:t>
        </w:r>
        <w:proofErr w:type="spellStart"/>
        <w:r>
          <w:rPr>
            <w:rStyle w:val="Hyperlink1"/>
          </w:rPr>
          <w:t>from</w:t>
        </w:r>
        <w:proofErr w:type="spellEnd"/>
        <w:r>
          <w:rPr>
            <w:rStyle w:val="Hyperlink1"/>
          </w:rPr>
          <w:t xml:space="preserve"> </w:t>
        </w:r>
        <w:proofErr w:type="spellStart"/>
        <w:r w:rsidRPr="005A10E8">
          <w:rPr>
            <w:rStyle w:val="Hyperlink1"/>
          </w:rPr>
          <w:t>the</w:t>
        </w:r>
        <w:proofErr w:type="spellEnd"/>
        <w:r w:rsidRPr="005A10E8">
          <w:rPr>
            <w:rStyle w:val="Hyperlink1"/>
          </w:rPr>
          <w:t xml:space="preserve"> raters </w:t>
        </w:r>
        <w:proofErr w:type="gramStart"/>
        <w:r w:rsidRPr="005A10E8">
          <w:rPr>
            <w:rStyle w:val="Hyperlink1"/>
          </w:rPr>
          <w:t>show</w:t>
        </w:r>
        <w:proofErr w:type="gramEnd"/>
        <w:r w:rsidRPr="005A10E8">
          <w:rPr>
            <w:rStyle w:val="Hyperlink1"/>
          </w:rPr>
          <w:t xml:space="preserve"> </w:t>
        </w:r>
        <w:proofErr w:type="spellStart"/>
        <w:r w:rsidRPr="005A10E8">
          <w:rPr>
            <w:rStyle w:val="Hyperlink1"/>
          </w:rPr>
          <w:t>high</w:t>
        </w:r>
        <w:proofErr w:type="spellEnd"/>
        <w:r w:rsidRPr="005A10E8">
          <w:rPr>
            <w:rStyle w:val="Hyperlink1"/>
          </w:rPr>
          <w:t xml:space="preserve"> </w:t>
        </w:r>
        <w:proofErr w:type="spellStart"/>
        <w:r w:rsidRPr="005A10E8">
          <w:rPr>
            <w:rStyle w:val="Hyperlink1"/>
          </w:rPr>
          <w:t>levels</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w:t>
        </w:r>
        <w:commentRangeStart w:id="63"/>
        <w:proofErr w:type="spellStart"/>
        <w:r w:rsidRPr="005A10E8">
          <w:rPr>
            <w:rStyle w:val="Hyperlink1"/>
          </w:rPr>
          <w:t>intraclass</w:t>
        </w:r>
        <w:commentRangeEnd w:id="63"/>
        <w:proofErr w:type="spellEnd"/>
        <w:r>
          <w:rPr>
            <w:rStyle w:val="CommentReference"/>
            <w:rFonts w:ascii="Times New Roman" w:hAnsi="Times New Roman" w:cs="Times New Roman"/>
            <w:color w:val="auto"/>
            <w14:textOutline w14:w="0" w14:cap="rnd" w14:cmpd="sng" w14:algn="ctr">
              <w14:noFill/>
              <w14:prstDash w14:val="solid"/>
              <w14:bevel/>
            </w14:textOutline>
          </w:rPr>
          <w:commentReference w:id="63"/>
        </w:r>
        <w:r w:rsidRPr="005A10E8">
          <w:rPr>
            <w:rStyle w:val="Hyperlink1"/>
          </w:rPr>
          <w:t xml:space="preserve"> </w:t>
        </w:r>
        <w:proofErr w:type="spellStart"/>
        <w:r w:rsidRPr="005A10E8">
          <w:rPr>
            <w:rStyle w:val="Hyperlink1"/>
          </w:rPr>
          <w:t>correlation</w:t>
        </w:r>
        <w:proofErr w:type="spellEnd"/>
        <w:r w:rsidRPr="005A10E8">
          <w:rPr>
            <w:rStyle w:val="Hyperlink1"/>
          </w:rPr>
          <w:t xml:space="preserve">: 0.24 </w:t>
        </w:r>
        <w:proofErr w:type="spellStart"/>
        <w:r w:rsidRPr="005A10E8">
          <w:rPr>
            <w:rStyle w:val="Hyperlink1"/>
          </w:rPr>
          <w:t>for</w:t>
        </w:r>
        <w:proofErr w:type="spellEnd"/>
        <w:r w:rsidRPr="005A10E8">
          <w:rPr>
            <w:rStyle w:val="Hyperlink1"/>
          </w:rPr>
          <w:t xml:space="preserve"> male and 0.22 </w:t>
        </w:r>
        <w:proofErr w:type="spellStart"/>
        <w:r w:rsidRPr="005A10E8">
          <w:rPr>
            <w:rStyle w:val="Hyperlink1"/>
          </w:rPr>
          <w:t>for</w:t>
        </w:r>
        <w:proofErr w:type="spellEnd"/>
        <w:r w:rsidRPr="005A10E8">
          <w:rPr>
            <w:rStyle w:val="Hyperlink1"/>
          </w:rPr>
          <w:t xml:space="preserve"> </w:t>
        </w:r>
        <w:proofErr w:type="spellStart"/>
        <w:r w:rsidRPr="005A10E8">
          <w:rPr>
            <w:rStyle w:val="Hyperlink1"/>
          </w:rPr>
          <w:t>female</w:t>
        </w:r>
        <w:proofErr w:type="spellEnd"/>
        <w:r w:rsidRPr="005A10E8">
          <w:rPr>
            <w:rStyle w:val="Hyperlink1"/>
          </w:rPr>
          <w:t xml:space="preserve"> candidates </w:t>
        </w:r>
        <w:proofErr w:type="spellStart"/>
        <w:r w:rsidRPr="005A10E8">
          <w:rPr>
            <w:rStyle w:val="Hyperlink1"/>
          </w:rPr>
          <w:t>for</w:t>
        </w:r>
        <w:proofErr w:type="spellEnd"/>
        <w:r w:rsidRPr="005A10E8">
          <w:rPr>
            <w:rStyle w:val="Hyperlink1"/>
          </w:rPr>
          <w:t xml:space="preserve"> </w:t>
        </w:r>
        <w:proofErr w:type="spellStart"/>
        <w:r w:rsidRPr="005A10E8">
          <w:rPr>
            <w:rStyle w:val="Hyperlink1"/>
          </w:rPr>
          <w:t>occupation-congruent</w:t>
        </w:r>
        <w:proofErr w:type="spellEnd"/>
        <w:r w:rsidRPr="005A10E8">
          <w:rPr>
            <w:rStyle w:val="Hyperlink1"/>
          </w:rPr>
          <w:t xml:space="preserve"> </w:t>
        </w:r>
        <w:proofErr w:type="spellStart"/>
        <w:r w:rsidRPr="005A10E8">
          <w:rPr>
            <w:rStyle w:val="Hyperlink1"/>
          </w:rPr>
          <w:t>appearance</w:t>
        </w:r>
        <w:proofErr w:type="spellEnd"/>
        <w:r w:rsidRPr="005A10E8">
          <w:rPr>
            <w:rStyle w:val="Hyperlink1"/>
          </w:rPr>
          <w:t xml:space="preserve">, 0.14 </w:t>
        </w:r>
        <w:proofErr w:type="spellStart"/>
        <w:r w:rsidRPr="005A10E8">
          <w:rPr>
            <w:rStyle w:val="Hyperlink1"/>
          </w:rPr>
          <w:t>for</w:t>
        </w:r>
        <w:proofErr w:type="spellEnd"/>
        <w:r w:rsidRPr="005A10E8">
          <w:rPr>
            <w:rStyle w:val="Hyperlink1"/>
          </w:rPr>
          <w:t xml:space="preserve"> male and 0.22 </w:t>
        </w:r>
        <w:proofErr w:type="spellStart"/>
        <w:r w:rsidRPr="005A10E8">
          <w:rPr>
            <w:rStyle w:val="Hyperlink1"/>
          </w:rPr>
          <w:t>for</w:t>
        </w:r>
        <w:proofErr w:type="spellEnd"/>
        <w:r w:rsidRPr="005A10E8">
          <w:rPr>
            <w:rStyle w:val="Hyperlink1"/>
          </w:rPr>
          <w:t xml:space="preserve"> </w:t>
        </w:r>
        <w:proofErr w:type="spellStart"/>
        <w:r w:rsidRPr="005A10E8">
          <w:rPr>
            <w:rStyle w:val="Hyperlink1"/>
          </w:rPr>
          <w:t>female</w:t>
        </w:r>
        <w:proofErr w:type="spellEnd"/>
        <w:r>
          <w:rPr>
            <w:rStyle w:val="Hyperlink1"/>
          </w:rPr>
          <w:t xml:space="preserve"> candidates</w:t>
        </w:r>
        <w:r w:rsidRPr="005A10E8">
          <w:rPr>
            <w:rStyle w:val="Hyperlink1"/>
          </w:rPr>
          <w:t xml:space="preserve"> </w:t>
        </w:r>
        <w:proofErr w:type="spellStart"/>
        <w:r w:rsidRPr="005A10E8">
          <w:rPr>
            <w:rStyle w:val="Hyperlink1"/>
          </w:rPr>
          <w:t>for</w:t>
        </w:r>
        <w:proofErr w:type="spellEnd"/>
        <w:r w:rsidRPr="005A10E8">
          <w:rPr>
            <w:rStyle w:val="Hyperlink1"/>
          </w:rPr>
          <w:t xml:space="preserve"> </w:t>
        </w:r>
        <w:proofErr w:type="spellStart"/>
        <w:r w:rsidRPr="005A10E8">
          <w:rPr>
            <w:rStyle w:val="Hyperlink1"/>
          </w:rPr>
          <w:t>femininity</w:t>
        </w:r>
        <w:proofErr w:type="spellEnd"/>
        <w:r w:rsidRPr="005A10E8">
          <w:rPr>
            <w:rStyle w:val="Hyperlink1"/>
          </w:rPr>
          <w:t xml:space="preserve">, 0.15 </w:t>
        </w:r>
        <w:proofErr w:type="spellStart"/>
        <w:r w:rsidRPr="005A10E8">
          <w:rPr>
            <w:rStyle w:val="Hyperlink1"/>
          </w:rPr>
          <w:t>for</w:t>
        </w:r>
        <w:proofErr w:type="spellEnd"/>
        <w:r w:rsidRPr="005A10E8">
          <w:rPr>
            <w:rStyle w:val="Hyperlink1"/>
          </w:rPr>
          <w:t xml:space="preserve"> male and 0.10 </w:t>
        </w:r>
        <w:proofErr w:type="spellStart"/>
        <w:r w:rsidRPr="005A10E8">
          <w:rPr>
            <w:rStyle w:val="Hyperlink1"/>
          </w:rPr>
          <w:t>for</w:t>
        </w:r>
        <w:proofErr w:type="spellEnd"/>
        <w:r w:rsidRPr="005A10E8">
          <w:rPr>
            <w:rStyle w:val="Hyperlink1"/>
          </w:rPr>
          <w:t xml:space="preserve"> </w:t>
        </w:r>
        <w:proofErr w:type="spellStart"/>
        <w:r w:rsidRPr="005A10E8">
          <w:rPr>
            <w:rStyle w:val="Hyperlink1"/>
          </w:rPr>
          <w:t>female</w:t>
        </w:r>
        <w:proofErr w:type="spellEnd"/>
        <w:r>
          <w:rPr>
            <w:rStyle w:val="Hyperlink1"/>
          </w:rPr>
          <w:t xml:space="preserve"> candidates</w:t>
        </w:r>
        <w:r w:rsidRPr="005A10E8">
          <w:rPr>
            <w:rStyle w:val="Hyperlink1"/>
          </w:rPr>
          <w:t xml:space="preserve"> </w:t>
        </w:r>
        <w:proofErr w:type="spellStart"/>
        <w:r w:rsidRPr="005A10E8">
          <w:rPr>
            <w:rStyle w:val="Hyperlink1"/>
          </w:rPr>
          <w:t>for</w:t>
        </w:r>
        <w:proofErr w:type="spellEnd"/>
        <w:r w:rsidRPr="005A10E8">
          <w:rPr>
            <w:rStyle w:val="Hyperlink1"/>
          </w:rPr>
          <w:t xml:space="preserve"> </w:t>
        </w:r>
        <w:proofErr w:type="spellStart"/>
        <w:r w:rsidRPr="005A10E8">
          <w:rPr>
            <w:rStyle w:val="Hyperlink1"/>
          </w:rPr>
          <w:t>masculinity</w:t>
        </w:r>
        <w:proofErr w:type="spellEnd"/>
        <w:r w:rsidRPr="005A10E8">
          <w:rPr>
            <w:rStyle w:val="Hyperlink1"/>
          </w:rPr>
          <w:t xml:space="preserve">, and 0.28 </w:t>
        </w:r>
        <w:proofErr w:type="spellStart"/>
        <w:r w:rsidRPr="005A10E8">
          <w:rPr>
            <w:rStyle w:val="Hyperlink1"/>
          </w:rPr>
          <w:t>for</w:t>
        </w:r>
        <w:proofErr w:type="spellEnd"/>
        <w:r w:rsidRPr="005A10E8">
          <w:rPr>
            <w:rStyle w:val="Hyperlink1"/>
          </w:rPr>
          <w:t xml:space="preserve"> male and 0.35 </w:t>
        </w:r>
        <w:proofErr w:type="spellStart"/>
        <w:r w:rsidRPr="005A10E8">
          <w:rPr>
            <w:rStyle w:val="Hyperlink1"/>
          </w:rPr>
          <w:t>for</w:t>
        </w:r>
        <w:proofErr w:type="spellEnd"/>
        <w:r w:rsidRPr="005A10E8">
          <w:rPr>
            <w:rStyle w:val="Hyperlink1"/>
          </w:rPr>
          <w:t xml:space="preserve"> </w:t>
        </w:r>
        <w:proofErr w:type="spellStart"/>
        <w:r w:rsidRPr="005A10E8">
          <w:rPr>
            <w:rStyle w:val="Hyperlink1"/>
          </w:rPr>
          <w:t>female</w:t>
        </w:r>
        <w:proofErr w:type="spellEnd"/>
        <w:r>
          <w:rPr>
            <w:rStyle w:val="Hyperlink1"/>
          </w:rPr>
          <w:t xml:space="preserve"> candidates</w:t>
        </w:r>
        <w:r w:rsidRPr="005A10E8">
          <w:rPr>
            <w:rStyle w:val="Hyperlink1"/>
          </w:rPr>
          <w:t xml:space="preserve"> </w:t>
        </w:r>
        <w:proofErr w:type="spellStart"/>
        <w:r w:rsidRPr="005A10E8">
          <w:rPr>
            <w:rStyle w:val="Hyperlink1"/>
          </w:rPr>
          <w:t>for</w:t>
        </w:r>
        <w:proofErr w:type="spellEnd"/>
        <w:r w:rsidRPr="005A10E8">
          <w:rPr>
            <w:rStyle w:val="Hyperlink1"/>
          </w:rPr>
          <w:t xml:space="preserve"> </w:t>
        </w:r>
        <w:proofErr w:type="spellStart"/>
        <w:r w:rsidRPr="005A10E8">
          <w:rPr>
            <w:rStyle w:val="Hyperlink1"/>
          </w:rPr>
          <w:t>attractiveness</w:t>
        </w:r>
        <w:proofErr w:type="spellEnd"/>
        <w:r w:rsidRPr="005A10E8">
          <w:rPr>
            <w:rStyle w:val="Hyperlink1"/>
          </w:rPr>
          <w:t xml:space="preserve"> (</w:t>
        </w:r>
        <w:proofErr w:type="spellStart"/>
        <w:r w:rsidRPr="005A10E8">
          <w:rPr>
            <w:rStyle w:val="Hyperlink1"/>
          </w:rPr>
          <w:t>anonymized</w:t>
        </w:r>
        <w:proofErr w:type="spellEnd"/>
        <w:r w:rsidRPr="005A10E8">
          <w:rPr>
            <w:rStyle w:val="Hyperlink1"/>
          </w:rPr>
          <w:t xml:space="preserve">). </w:t>
        </w:r>
        <w:proofErr w:type="spellStart"/>
        <w:r w:rsidRPr="005A10E8">
          <w:rPr>
            <w:rStyle w:val="Hyperlink1"/>
          </w:rPr>
          <w:t>All</w:t>
        </w:r>
        <w:proofErr w:type="spellEnd"/>
        <w:r w:rsidRPr="005A10E8">
          <w:rPr>
            <w:rStyle w:val="Hyperlink1"/>
          </w:rPr>
          <w:t xml:space="preserve"> in </w:t>
        </w:r>
        <w:proofErr w:type="spellStart"/>
        <w:r w:rsidRPr="005A10E8">
          <w:rPr>
            <w:rStyle w:val="Hyperlink1"/>
          </w:rPr>
          <w:t>all</w:t>
        </w:r>
        <w:proofErr w:type="spellEnd"/>
        <w:r w:rsidRPr="005A10E8">
          <w:rPr>
            <w:rStyle w:val="Hyperlink1"/>
          </w:rPr>
          <w:t xml:space="preserve">, </w:t>
        </w:r>
        <w:proofErr w:type="spellStart"/>
        <w:r w:rsidRPr="005A10E8">
          <w:rPr>
            <w:rStyle w:val="Hyperlink1"/>
          </w:rPr>
          <w:t>correlations</w:t>
        </w:r>
        <w:proofErr w:type="spellEnd"/>
        <w:r w:rsidRPr="005A10E8">
          <w:rPr>
            <w:rStyle w:val="Hyperlink1"/>
          </w:rPr>
          <w:t xml:space="preserve"> are </w:t>
        </w:r>
        <w:proofErr w:type="spellStart"/>
        <w:r w:rsidRPr="005A10E8">
          <w:rPr>
            <w:rStyle w:val="Hyperlink1"/>
          </w:rPr>
          <w:t>consistent</w:t>
        </w:r>
        <w:proofErr w:type="spellEnd"/>
        <w:r w:rsidRPr="005A10E8">
          <w:rPr>
            <w:rStyle w:val="Hyperlink1"/>
          </w:rPr>
          <w:t xml:space="preserve"> </w:t>
        </w:r>
        <w:proofErr w:type="spellStart"/>
        <w:r w:rsidRPr="005A10E8">
          <w:rPr>
            <w:rStyle w:val="Hyperlink1"/>
          </w:rPr>
          <w:t>with</w:t>
        </w:r>
        <w:proofErr w:type="spellEnd"/>
        <w:r w:rsidRPr="005A10E8">
          <w:rPr>
            <w:rStyle w:val="Hyperlink1"/>
          </w:rPr>
          <w:t xml:space="preserve"> </w:t>
        </w:r>
        <w:proofErr w:type="spellStart"/>
        <w:r w:rsidRPr="005A10E8">
          <w:rPr>
            <w:rStyle w:val="Hyperlink1"/>
          </w:rPr>
          <w:t>those</w:t>
        </w:r>
        <w:proofErr w:type="spellEnd"/>
        <w:r w:rsidRPr="005A10E8">
          <w:rPr>
            <w:rStyle w:val="Hyperlink1"/>
          </w:rPr>
          <w:t xml:space="preserve"> in </w:t>
        </w:r>
        <w:proofErr w:type="spellStart"/>
        <w:r w:rsidRPr="005A10E8">
          <w:rPr>
            <w:rStyle w:val="Hyperlink1"/>
          </w:rPr>
          <w:t>widely</w:t>
        </w:r>
        <w:proofErr w:type="spellEnd"/>
        <w:r w:rsidRPr="005A10E8">
          <w:rPr>
            <w:rStyle w:val="Hyperlink1"/>
          </w:rPr>
          <w:t xml:space="preserve"> </w:t>
        </w:r>
        <w:proofErr w:type="spellStart"/>
        <w:r w:rsidRPr="005A10E8">
          <w:rPr>
            <w:rStyle w:val="Hyperlink1"/>
          </w:rPr>
          <w:t>used</w:t>
        </w:r>
        <w:proofErr w:type="spellEnd"/>
        <w:r w:rsidRPr="005A10E8">
          <w:rPr>
            <w:rStyle w:val="Hyperlink1"/>
          </w:rPr>
          <w:t xml:space="preserve"> data, </w:t>
        </w:r>
        <w:proofErr w:type="spellStart"/>
        <w:r w:rsidRPr="005A10E8">
          <w:rPr>
            <w:rStyle w:val="Hyperlink1"/>
          </w:rPr>
          <w:t>such</w:t>
        </w:r>
        <w:proofErr w:type="spellEnd"/>
        <w:r w:rsidRPr="005A10E8">
          <w:rPr>
            <w:rStyle w:val="Hyperlink1"/>
          </w:rPr>
          <w:t xml:space="preserve"> as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Add</w:t>
        </w:r>
        <w:proofErr w:type="spellEnd"/>
        <w:r w:rsidRPr="005A10E8">
          <w:rPr>
            <w:rStyle w:val="Hyperlink1"/>
          </w:rPr>
          <w:t xml:space="preserve"> </w:t>
        </w:r>
        <w:proofErr w:type="spellStart"/>
        <w:r w:rsidRPr="005A10E8">
          <w:rPr>
            <w:rStyle w:val="Hyperlink1"/>
          </w:rPr>
          <w:t>Health</w:t>
        </w:r>
        <w:proofErr w:type="spellEnd"/>
        <w:r w:rsidRPr="005A10E8">
          <w:rPr>
            <w:rStyle w:val="Hyperlink1"/>
          </w:rPr>
          <w:t xml:space="preserve"> data, where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attractiveness</w:t>
        </w:r>
        <w:proofErr w:type="spellEnd"/>
        <w:r w:rsidRPr="005A10E8">
          <w:rPr>
            <w:rStyle w:val="Hyperlink1"/>
          </w:rPr>
          <w:t xml:space="preserve"> </w:t>
        </w:r>
        <w:proofErr w:type="spellStart"/>
        <w:r w:rsidRPr="005A10E8">
          <w:rPr>
            <w:rStyle w:val="Hyperlink1"/>
          </w:rPr>
          <w:t>correlations</w:t>
        </w:r>
        <w:proofErr w:type="spellEnd"/>
        <w:r w:rsidRPr="005A10E8">
          <w:rPr>
            <w:rStyle w:val="Hyperlink1"/>
          </w:rPr>
          <w:t xml:space="preserve"> </w:t>
        </w:r>
        <w:proofErr w:type="spellStart"/>
        <w:r w:rsidRPr="005A10E8">
          <w:rPr>
            <w:rStyle w:val="Hyperlink1"/>
          </w:rPr>
          <w:t>range</w:t>
        </w:r>
        <w:proofErr w:type="spellEnd"/>
        <w:r w:rsidRPr="005A10E8">
          <w:rPr>
            <w:rStyle w:val="Hyperlink1"/>
          </w:rPr>
          <w:t xml:space="preserve"> </w:t>
        </w:r>
        <w:proofErr w:type="spellStart"/>
        <w:r w:rsidRPr="005A10E8">
          <w:rPr>
            <w:rStyle w:val="Hyperlink1"/>
          </w:rPr>
          <w:t>between</w:t>
        </w:r>
        <w:proofErr w:type="spellEnd"/>
        <w:r w:rsidRPr="005A10E8">
          <w:rPr>
            <w:rStyle w:val="Hyperlink1"/>
          </w:rPr>
          <w:t xml:space="preserve"> 0.17 and 0.20 (</w:t>
        </w:r>
        <w:proofErr w:type="spellStart"/>
        <w:r w:rsidRPr="005A10E8">
          <w:rPr>
            <w:rStyle w:val="Hyperlink1"/>
          </w:rPr>
          <w:t>McClintock</w:t>
        </w:r>
        <w:proofErr w:type="spellEnd"/>
        <w:r w:rsidRPr="005A10E8">
          <w:rPr>
            <w:rStyle w:val="Hyperlink1"/>
          </w:rPr>
          <w:t>, 2014).</w:t>
        </w:r>
      </w:ins>
      <w:del w:id="64" w:author="Dr. Amy R." w:date="2023-01-28T14:22:00Z">
        <w:r w:rsidR="00000000" w:rsidDel="004D571A">
          <w:rPr>
            <w:rStyle w:val="Hyperlink0"/>
          </w:rPr>
          <w:delText xml:space="preserve">To avoid </w:delText>
        </w:r>
        <w:r w:rsidR="00000000" w:rsidDel="004D571A">
          <w:rPr>
            <w:rStyle w:val="None"/>
            <w:b/>
            <w:bCs/>
            <w:color w:val="4A86E8"/>
            <w:u w:color="4A86E8"/>
          </w:rPr>
          <w:delText>fatigue effects</w:delText>
        </w:r>
        <w:r w:rsidR="00000000" w:rsidDel="004D571A">
          <w:rPr>
            <w:rStyle w:val="Hyperlink0"/>
          </w:rPr>
          <w:delText>, raters were asked to assess a random subsample of candidates according to several attributes (see Table 1): Sample 1 evaluated the candidate</w:delText>
        </w:r>
        <w:r w:rsidR="00000000" w:rsidDel="004D571A">
          <w:rPr>
            <w:rStyle w:val="Hyperlink0"/>
            <w:rtl/>
          </w:rPr>
          <w:delText>’</w:delText>
        </w:r>
        <w:r w:rsidR="00000000" w:rsidDel="004D571A">
          <w:rPr>
            <w:rStyle w:val="Hyperlink0"/>
          </w:rPr>
          <w:delText>s congruence between his/her physical appearance and his/her occupation, Sample 2 evaluated the candidate</w:delText>
        </w:r>
        <w:r w:rsidR="00000000" w:rsidDel="004D571A">
          <w:rPr>
            <w:rStyle w:val="Hyperlink0"/>
            <w:rtl/>
          </w:rPr>
          <w:delText>’</w:delText>
        </w:r>
        <w:r w:rsidR="00000000" w:rsidDel="004D571A">
          <w:rPr>
            <w:rStyle w:val="Hyperlink0"/>
          </w:rPr>
          <w:delText>s attractiveness, Sample 3 evaluated the candidate</w:delText>
        </w:r>
        <w:r w:rsidR="00000000" w:rsidDel="004D571A">
          <w:rPr>
            <w:rStyle w:val="Hyperlink0"/>
            <w:rtl/>
          </w:rPr>
          <w:delText>’</w:delText>
        </w:r>
        <w:r w:rsidR="00000000" w:rsidDel="004D571A">
          <w:rPr>
            <w:rStyle w:val="Hyperlink0"/>
            <w:lang w:val="es-ES_tradnl"/>
          </w:rPr>
          <w:delText>s masculinity,</w:delText>
        </w:r>
        <w:r w:rsidR="00000000" w:rsidDel="004D571A">
          <w:rPr>
            <w:rStyle w:val="None"/>
            <w:color w:val="4A86E8"/>
            <w:u w:color="4A86E8"/>
            <w:vertAlign w:val="superscript"/>
          </w:rPr>
          <w:footnoteReference w:id="10"/>
        </w:r>
        <w:r w:rsidR="00000000" w:rsidDel="004D571A">
          <w:rPr>
            <w:rStyle w:val="Hyperlink0"/>
          </w:rPr>
          <w:delText xml:space="preserve"> and Sample 4 evaluated the candidate</w:delText>
        </w:r>
        <w:r w:rsidR="00000000" w:rsidDel="004D571A">
          <w:rPr>
            <w:rStyle w:val="Hyperlink0"/>
            <w:rtl/>
          </w:rPr>
          <w:delText>’</w:delText>
        </w:r>
        <w:r w:rsidR="00000000" w:rsidDel="004D571A">
          <w:rPr>
            <w:rStyle w:val="Hyperlink0"/>
            <w:lang w:val="pt-PT"/>
          </w:rPr>
          <w:delText>s femininity.</w:delText>
        </w:r>
        <w:r w:rsidR="00000000" w:rsidDel="004D571A">
          <w:rPr>
            <w:rStyle w:val="None"/>
            <w:color w:val="4A86E8"/>
            <w:u w:color="4A86E8"/>
            <w:vertAlign w:val="superscript"/>
          </w:rPr>
          <w:footnoteReference w:id="11"/>
        </w:r>
        <w:r w:rsidR="00000000" w:rsidDel="004D571A">
          <w:rPr>
            <w:rStyle w:val="Hyperlink0"/>
          </w:rPr>
          <w:delText xml:space="preserve"> Consequently, the attribute on which raters evaluated their random sample of photographs differed between the four samples. In practice, each of the 7,920 raters evaluated 50 candidate photographs assigned at random. </w:delText>
        </w:r>
        <w:r w:rsidR="00000000" w:rsidDel="004D571A">
          <w:rPr>
            <w:rStyle w:val="Hyperlink0"/>
          </w:rPr>
          <w:br/>
        </w:r>
        <w:r w:rsidR="00000000" w:rsidDel="004D571A">
          <w:rPr>
            <w:rStyle w:val="Hyperlink0"/>
          </w:rPr>
          <w:br/>
          <w:delText xml:space="preserve">Importantly, the raters data show </w:delText>
        </w:r>
        <w:r w:rsidR="00000000" w:rsidDel="004D571A">
          <w:rPr>
            <w:rStyle w:val="None"/>
            <w:b/>
            <w:bCs/>
            <w:color w:val="4A86E8"/>
            <w:u w:color="4A86E8"/>
          </w:rPr>
          <w:delText>high levels of intra-class correlation</w:delText>
        </w:r>
        <w:r w:rsidR="00000000" w:rsidDel="004D571A">
          <w:rPr>
            <w:rStyle w:val="Hyperlink0"/>
          </w:rPr>
          <w:delText xml:space="preserve">: 0.24 for male and 0.22 for female candidates for occupation-congruent appearance, 0.14 for male and 0.22 for female for femininity,  0.15 for male and 0.10 for female for masculinity, and 0.28 for male and 0.35 for female for attractiveness (anonymized). All in all, </w:delText>
        </w:r>
        <w:r w:rsidR="00000000" w:rsidDel="004D571A">
          <w:rPr>
            <w:rStyle w:val="None"/>
            <w:b/>
            <w:bCs/>
            <w:color w:val="4A86E8"/>
            <w:u w:color="4A86E8"/>
          </w:rPr>
          <w:delText>correlations are consistent with the ones in widely used data such as the Add Health data, where the attractiveness correlations range between 0.17 and 0.20</w:delText>
        </w:r>
        <w:r w:rsidR="00000000" w:rsidDel="004D571A">
          <w:rPr>
            <w:rStyle w:val="Hyperlink0"/>
          </w:rPr>
          <w:delText xml:space="preserve"> (McClintock, 2014)</w:delText>
        </w:r>
        <w:r w:rsidR="00000000" w:rsidDel="004D571A">
          <w:rPr>
            <w:rStyle w:val="None"/>
          </w:rPr>
          <w:delText>.</w:delText>
        </w:r>
      </w:del>
      <w:r w:rsidR="00000000">
        <w:rPr>
          <w:rStyle w:val="None"/>
        </w:rPr>
        <w:t>”</w:t>
      </w:r>
      <w:r w:rsidR="00000000">
        <w:rPr>
          <w:rStyle w:val="None"/>
        </w:rPr>
        <w:br/>
      </w:r>
      <w:r w:rsidR="00000000">
        <w:rPr>
          <w:rStyle w:val="None"/>
        </w:rPr>
        <w:br/>
        <w:t>We really hope the added paragraph and these detailed responses are good enough in the eyes of R1. However, if you think we should clarify things even more, we would happily do so. Thanks again for your constructive criticism.</w:t>
      </w:r>
    </w:p>
    <w:p w14:paraId="3EC9E834" w14:textId="77777777" w:rsidR="005C385A" w:rsidRDefault="00000000">
      <w:pPr>
        <w:pStyle w:val="Body"/>
        <w:numPr>
          <w:ilvl w:val="0"/>
          <w:numId w:val="3"/>
        </w:numPr>
        <w:spacing w:before="200" w:after="200"/>
        <w:jc w:val="both"/>
      </w:pPr>
      <w:r>
        <w:rPr>
          <w:rStyle w:val="None"/>
          <w:b/>
          <w:bCs/>
        </w:rPr>
        <w:t>What is the connection between perceived occupational status and real occupational status? In other words, do working class candidates also look more working class?</w:t>
      </w:r>
      <w:r>
        <w:rPr>
          <w:rStyle w:val="None"/>
        </w:rPr>
        <w:t xml:space="preserve"> </w:t>
      </w:r>
      <w:r>
        <w:rPr>
          <w:rStyle w:val="None"/>
        </w:rPr>
        <w:br/>
      </w:r>
      <w:r>
        <w:rPr>
          <w:rStyle w:val="None"/>
        </w:rPr>
        <w:br/>
        <w:t xml:space="preserve">Thank you. We think this is an excellent clarificatory question, and we see it as an opportunity to provide greater internal validity to our claims. Ideally, we would like to see two things. First, (1) Finnish voters perceive working class candidates as </w:t>
      </w:r>
      <w:proofErr w:type="gramStart"/>
      <w:r>
        <w:rPr>
          <w:rStyle w:val="None"/>
        </w:rPr>
        <w:t>working class</w:t>
      </w:r>
      <w:proofErr w:type="gramEnd"/>
      <w:r>
        <w:rPr>
          <w:rStyle w:val="None"/>
        </w:rPr>
        <w:t xml:space="preserve"> individuals, middle class candidates as middle class individuals, and so on. Otherwise, it would mean that voters have wrong perceptions of Finnish candidates. If that were the case, that would seriously compromise our empirical claims. Second, (2) we would like to see that candidates that look like they have working class occupations are actually </w:t>
      </w:r>
      <w:proofErr w:type="gramStart"/>
      <w:r>
        <w:rPr>
          <w:rStyle w:val="None"/>
        </w:rPr>
        <w:t>working class</w:t>
      </w:r>
      <w:proofErr w:type="gramEnd"/>
      <w:r>
        <w:rPr>
          <w:rStyle w:val="None"/>
        </w:rPr>
        <w:t xml:space="preserve"> individuals, and so on. Similarly, having otherwise would mean that there is a serious mismatch between class and appearance, again, compromising our empirical claims. </w:t>
      </w:r>
      <w:r>
        <w:rPr>
          <w:rStyle w:val="None"/>
        </w:rPr>
        <w:br/>
      </w:r>
      <w:r>
        <w:rPr>
          <w:rStyle w:val="None"/>
        </w:rPr>
        <w:br/>
        <w:t xml:space="preserve">To make sure that (1) and (2) hold, we show in a new added figure that Finnish candidates are scored with an average of 3.3 (a score of 5 is the maximum congruence between physical appearance and occupation). In simple, Finnish voters find that 66% of the time, candidates do look like they belong to the class the candidates actually belong to. If we take the r2 statistic as a reference, this would be similar to an r2 of .66, a score traditionally considered </w:t>
      </w:r>
      <w:r>
        <w:rPr>
          <w:rStyle w:val="None"/>
          <w:rtl/>
          <w:lang w:val="ar-SA"/>
        </w:rPr>
        <w:t>“</w:t>
      </w:r>
      <w:r>
        <w:rPr>
          <w:rStyle w:val="None"/>
        </w:rPr>
        <w:t xml:space="preserve">high.” The figure also shows that candidates that look like they have working class occupations are actually </w:t>
      </w:r>
      <w:proofErr w:type="gramStart"/>
      <w:r>
        <w:rPr>
          <w:rStyle w:val="None"/>
        </w:rPr>
        <w:t>working class</w:t>
      </w:r>
      <w:proofErr w:type="gramEnd"/>
      <w:r>
        <w:rPr>
          <w:rStyle w:val="None"/>
        </w:rPr>
        <w:t xml:space="preserve"> individuals, and so on. Importantly, these levels are consistent for both male and female candidates.</w:t>
      </w:r>
      <w:r>
        <w:rPr>
          <w:rStyle w:val="None"/>
        </w:rPr>
        <w:br/>
      </w:r>
      <w:r>
        <w:rPr>
          <w:rStyle w:val="None"/>
        </w:rPr>
        <w:br/>
      </w:r>
      <w:r>
        <w:rPr>
          <w:rStyle w:val="None"/>
        </w:rPr>
        <w:lastRenderedPageBreak/>
        <w:t>Thus, to answer R1</w:t>
      </w:r>
      <w:r>
        <w:rPr>
          <w:rStyle w:val="None"/>
          <w:rtl/>
        </w:rPr>
        <w:t>’</w:t>
      </w:r>
      <w:r>
        <w:rPr>
          <w:rStyle w:val="None"/>
        </w:rPr>
        <w:t xml:space="preserve">s question more directly (i.e., </w:t>
      </w:r>
      <w:r>
        <w:rPr>
          <w:rStyle w:val="None"/>
          <w:rtl/>
          <w:lang w:val="ar-SA"/>
        </w:rPr>
        <w:t>“</w:t>
      </w:r>
      <w:r>
        <w:rPr>
          <w:rStyle w:val="None"/>
          <w:b/>
          <w:bCs/>
        </w:rPr>
        <w:t>do working class candidates also look more working class”</w:t>
      </w:r>
      <w:r>
        <w:rPr>
          <w:rStyle w:val="None"/>
        </w:rPr>
        <w:t>), the answer is yes: working class candidates (X-axis) look more working class (Y-axis); the same applies to the other two classes.</w:t>
      </w:r>
      <w:r>
        <w:rPr>
          <w:rStyle w:val="None"/>
        </w:rPr>
        <w:br/>
      </w:r>
      <w:r>
        <w:rPr>
          <w:rStyle w:val="None"/>
        </w:rPr>
        <w:br/>
        <w:t>We sincerely hope that this new figure, the additional paragraph in the revised version of the paper (see below in blue) and the explanatory figure note answers R1</w:t>
      </w:r>
      <w:r>
        <w:rPr>
          <w:rStyle w:val="None"/>
          <w:rtl/>
        </w:rPr>
        <w:t>’</w:t>
      </w:r>
      <w:r>
        <w:rPr>
          <w:rStyle w:val="None"/>
        </w:rPr>
        <w:t xml:space="preserve">s question. Now, if you think additional analyses are required to make a stronger case for consistency, we </w:t>
      </w:r>
      <w:proofErr w:type="gramStart"/>
      <w:r>
        <w:rPr>
          <w:rStyle w:val="None"/>
        </w:rPr>
        <w:t>would</w:t>
      </w:r>
      <w:proofErr w:type="gramEnd"/>
      <w:r>
        <w:rPr>
          <w:rStyle w:val="None"/>
        </w:rPr>
        <w:t xml:space="preserve"> gladly provide it. We thank you once again for the comment.</w:t>
      </w:r>
      <w:r>
        <w:rPr>
          <w:rStyle w:val="None"/>
        </w:rPr>
        <w:br/>
      </w:r>
      <w:r>
        <w:rPr>
          <w:rStyle w:val="None"/>
        </w:rPr>
        <w:br/>
      </w:r>
      <w:r>
        <w:rPr>
          <w:rStyle w:val="None"/>
          <w:b/>
          <w:bCs/>
          <w:u w:val="single"/>
        </w:rPr>
        <w:t>Added Figure 2 and an additional explanation in the edited version of the paper (p. 11)</w:t>
      </w:r>
      <w:r>
        <w:rPr>
          <w:rStyle w:val="None"/>
        </w:rPr>
        <w:t>:</w:t>
      </w:r>
    </w:p>
    <w:p w14:paraId="62DDD726" w14:textId="77777777" w:rsidR="005C385A" w:rsidRDefault="00000000">
      <w:pPr>
        <w:pStyle w:val="Body"/>
        <w:spacing w:before="200" w:after="200"/>
        <w:jc w:val="center"/>
      </w:pPr>
      <w:r>
        <w:rPr>
          <w:rStyle w:val="None"/>
          <w:noProof/>
        </w:rPr>
        <w:drawing>
          <wp:inline distT="0" distB="0" distL="0" distR="0" wp14:anchorId="4207F380" wp14:editId="46154034">
            <wp:extent cx="4762500" cy="4762500"/>
            <wp:effectExtent l="0" t="0" r="0" b="0"/>
            <wp:docPr id="1073741828" name="officeArt object" descr="image2.jpg"/>
            <wp:cNvGraphicFramePr/>
            <a:graphic xmlns:a="http://schemas.openxmlformats.org/drawingml/2006/main">
              <a:graphicData uri="http://schemas.openxmlformats.org/drawingml/2006/picture">
                <pic:pic xmlns:pic="http://schemas.openxmlformats.org/drawingml/2006/picture">
                  <pic:nvPicPr>
                    <pic:cNvPr id="1073741828" name="image2.jpg" descr="image2.jpg"/>
                    <pic:cNvPicPr>
                      <a:picLocks noChangeAspect="1"/>
                    </pic:cNvPicPr>
                  </pic:nvPicPr>
                  <pic:blipFill>
                    <a:blip r:embed="rId12"/>
                    <a:stretch>
                      <a:fillRect/>
                    </a:stretch>
                  </pic:blipFill>
                  <pic:spPr>
                    <a:xfrm>
                      <a:off x="0" y="0"/>
                      <a:ext cx="4762500" cy="4762500"/>
                    </a:xfrm>
                    <a:prstGeom prst="rect">
                      <a:avLst/>
                    </a:prstGeom>
                    <a:ln w="12700" cap="flat">
                      <a:noFill/>
                      <a:miter lim="400000"/>
                    </a:ln>
                    <a:effectLst/>
                  </pic:spPr>
                </pic:pic>
              </a:graphicData>
            </a:graphic>
          </wp:inline>
        </w:drawing>
      </w:r>
    </w:p>
    <w:p w14:paraId="7393B8D9" w14:textId="77777777" w:rsidR="005C385A" w:rsidRDefault="00000000">
      <w:pPr>
        <w:pStyle w:val="Body"/>
        <w:spacing w:before="200" w:after="200"/>
        <w:ind w:left="720"/>
        <w:jc w:val="both"/>
      </w:pPr>
      <w:r>
        <w:rPr>
          <w:rStyle w:val="None"/>
          <w:b/>
          <w:bCs/>
          <w:u w:val="single"/>
        </w:rPr>
        <w:t>Added paragraph in the edited version of the paper (p. 11-12)</w:t>
      </w:r>
      <w:r>
        <w:rPr>
          <w:rStyle w:val="None"/>
        </w:rPr>
        <w:t>:</w:t>
      </w:r>
    </w:p>
    <w:p w14:paraId="2B061363" w14:textId="77777777" w:rsidR="004D571A" w:rsidRPr="005A10E8" w:rsidRDefault="00000000" w:rsidP="004D571A">
      <w:pPr>
        <w:pStyle w:val="Body"/>
        <w:spacing w:before="200" w:after="200"/>
        <w:jc w:val="both"/>
        <w:rPr>
          <w:ins w:id="69" w:author="Dr. Amy R." w:date="2023-01-28T14:24:00Z"/>
          <w:rStyle w:val="Hyperlink1"/>
        </w:rPr>
      </w:pPr>
      <w:r>
        <w:rPr>
          <w:rStyle w:val="Hyperlink0"/>
          <w:rtl/>
          <w:lang w:val="ar-SA"/>
        </w:rPr>
        <w:t>“</w:t>
      </w:r>
    </w:p>
    <w:p w14:paraId="53EBF64B" w14:textId="77777777" w:rsidR="004D571A" w:rsidRPr="005A10E8" w:rsidRDefault="004D571A" w:rsidP="004D571A">
      <w:pPr>
        <w:pStyle w:val="Body"/>
        <w:spacing w:before="200" w:after="200"/>
        <w:jc w:val="both"/>
        <w:rPr>
          <w:ins w:id="70" w:author="Dr. Amy R." w:date="2023-01-28T14:24:00Z"/>
        </w:rPr>
      </w:pPr>
      <w:proofErr w:type="spellStart"/>
      <w:ins w:id="71" w:author="Dr. Amy R." w:date="2023-01-28T14:24:00Z">
        <w:r w:rsidRPr="005A10E8">
          <w:rPr>
            <w:rStyle w:val="Hyperlink1"/>
          </w:rPr>
          <w:t>For</w:t>
        </w:r>
        <w:proofErr w:type="spellEnd"/>
        <w:r w:rsidRPr="005A10E8">
          <w:rPr>
            <w:rStyle w:val="Hyperlink1"/>
          </w:rPr>
          <w:t xml:space="preserve"> </w:t>
        </w:r>
        <w:proofErr w:type="spellStart"/>
        <w:r w:rsidRPr="005A10E8">
          <w:rPr>
            <w:rStyle w:val="Hyperlink1"/>
          </w:rPr>
          <w:t>internal</w:t>
        </w:r>
        <w:proofErr w:type="spellEnd"/>
        <w:r w:rsidRPr="005A10E8">
          <w:rPr>
            <w:rStyle w:val="Hyperlink1"/>
          </w:rPr>
          <w:t xml:space="preserve"> </w:t>
        </w:r>
        <w:proofErr w:type="spellStart"/>
        <w:r w:rsidRPr="005A10E8">
          <w:rPr>
            <w:rStyle w:val="Hyperlink1"/>
          </w:rPr>
          <w:t>consistency</w:t>
        </w:r>
        <w:proofErr w:type="spellEnd"/>
        <w:r w:rsidRPr="005A10E8">
          <w:rPr>
            <w:rStyle w:val="Hyperlink1"/>
          </w:rPr>
          <w:t xml:space="preserve">, </w:t>
        </w:r>
        <w:proofErr w:type="spellStart"/>
        <w:r w:rsidRPr="005A10E8">
          <w:rPr>
            <w:rStyle w:val="Hyperlink1"/>
          </w:rPr>
          <w:t>we</w:t>
        </w:r>
        <w:proofErr w:type="spellEnd"/>
        <w:r w:rsidRPr="005A10E8">
          <w:rPr>
            <w:rStyle w:val="Hyperlink1"/>
          </w:rPr>
          <w:t xml:space="preserve"> </w:t>
        </w:r>
        <w:proofErr w:type="spellStart"/>
        <w:r w:rsidRPr="005A10E8">
          <w:rPr>
            <w:rStyle w:val="Hyperlink1"/>
          </w:rPr>
          <w:t>would</w:t>
        </w:r>
        <w:proofErr w:type="spellEnd"/>
        <w:r w:rsidRPr="005A10E8">
          <w:rPr>
            <w:rStyle w:val="Hyperlink1"/>
          </w:rPr>
          <w:t xml:space="preserve"> </w:t>
        </w:r>
        <w:proofErr w:type="spellStart"/>
        <w:r w:rsidRPr="005A10E8">
          <w:rPr>
            <w:rStyle w:val="Hyperlink1"/>
          </w:rPr>
          <w:t>also</w:t>
        </w:r>
        <w:proofErr w:type="spellEnd"/>
        <w:r w:rsidRPr="005A10E8">
          <w:rPr>
            <w:rStyle w:val="Hyperlink1"/>
          </w:rPr>
          <w:t xml:space="preserve"> </w:t>
        </w:r>
        <w:proofErr w:type="spellStart"/>
        <w:r w:rsidRPr="005A10E8">
          <w:rPr>
            <w:rStyle w:val="Hyperlink1"/>
          </w:rPr>
          <w:t>like</w:t>
        </w:r>
        <w:proofErr w:type="spellEnd"/>
        <w:r w:rsidRPr="005A10E8">
          <w:rPr>
            <w:rStyle w:val="Hyperlink1"/>
          </w:rPr>
          <w:t xml:space="preserve">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see</w:t>
        </w:r>
        <w:proofErr w:type="spellEnd"/>
        <w:r w:rsidRPr="005A10E8">
          <w:rPr>
            <w:rStyle w:val="Hyperlink1"/>
          </w:rPr>
          <w:t xml:space="preserve"> </w:t>
        </w:r>
        <w:proofErr w:type="spellStart"/>
        <w:r w:rsidRPr="005A10E8">
          <w:rPr>
            <w:rStyle w:val="Hyperlink1"/>
          </w:rPr>
          <w:t>Finnish</w:t>
        </w:r>
        <w:proofErr w:type="spellEnd"/>
        <w:r w:rsidRPr="005A10E8">
          <w:rPr>
            <w:rStyle w:val="Hyperlink1"/>
          </w:rPr>
          <w:t xml:space="preserve"> </w:t>
        </w:r>
        <w:proofErr w:type="spellStart"/>
        <w:r w:rsidRPr="005A10E8">
          <w:rPr>
            <w:rStyle w:val="Hyperlink1"/>
          </w:rPr>
          <w:t>voters</w:t>
        </w:r>
        <w:proofErr w:type="spellEnd"/>
        <w:r w:rsidRPr="005A10E8">
          <w:rPr>
            <w:rStyle w:val="Hyperlink1"/>
          </w:rPr>
          <w:t xml:space="preserve"> </w:t>
        </w:r>
        <w:proofErr w:type="spellStart"/>
        <w:r w:rsidRPr="005A10E8">
          <w:rPr>
            <w:rStyle w:val="Hyperlink1"/>
          </w:rPr>
          <w:t>perceiv</w:t>
        </w:r>
        <w:r>
          <w:rPr>
            <w:rStyle w:val="Hyperlink1"/>
          </w:rPr>
          <w:t>ing</w:t>
        </w:r>
        <w:proofErr w:type="spellEnd"/>
        <w:r w:rsidRPr="005A10E8">
          <w:rPr>
            <w:rStyle w:val="Hyperlink1"/>
          </w:rPr>
          <w:t xml:space="preserve"> </w:t>
        </w:r>
        <w:proofErr w:type="spellStart"/>
        <w:r w:rsidRPr="005A10E8">
          <w:rPr>
            <w:rStyle w:val="Hyperlink1"/>
          </w:rPr>
          <w:t>working-class</w:t>
        </w:r>
        <w:proofErr w:type="spellEnd"/>
        <w:r w:rsidRPr="005A10E8">
          <w:rPr>
            <w:rStyle w:val="Hyperlink1"/>
          </w:rPr>
          <w:t xml:space="preserve"> candidates as </w:t>
        </w:r>
        <w:proofErr w:type="spellStart"/>
        <w:r w:rsidRPr="005A10E8">
          <w:rPr>
            <w:rStyle w:val="Hyperlink1"/>
          </w:rPr>
          <w:t>working-class</w:t>
        </w:r>
        <w:proofErr w:type="spellEnd"/>
        <w:r w:rsidRPr="005A10E8">
          <w:rPr>
            <w:rStyle w:val="Hyperlink1"/>
          </w:rPr>
          <w:t xml:space="preserve"> </w:t>
        </w:r>
        <w:proofErr w:type="spellStart"/>
        <w:r w:rsidRPr="005A10E8">
          <w:rPr>
            <w:rStyle w:val="Hyperlink1"/>
          </w:rPr>
          <w:t>individuals</w:t>
        </w:r>
        <w:proofErr w:type="spellEnd"/>
        <w:r w:rsidRPr="005A10E8">
          <w:rPr>
            <w:rStyle w:val="Hyperlink1"/>
          </w:rPr>
          <w:t xml:space="preserve">, </w:t>
        </w:r>
        <w:proofErr w:type="spellStart"/>
        <w:r w:rsidRPr="005A10E8">
          <w:rPr>
            <w:rStyle w:val="Hyperlink1"/>
          </w:rPr>
          <w:t>middle-class</w:t>
        </w:r>
        <w:proofErr w:type="spellEnd"/>
        <w:r w:rsidRPr="005A10E8">
          <w:rPr>
            <w:rStyle w:val="Hyperlink1"/>
          </w:rPr>
          <w:t xml:space="preserve"> candidates as </w:t>
        </w:r>
        <w:proofErr w:type="spellStart"/>
        <w:r w:rsidRPr="005A10E8">
          <w:rPr>
            <w:rStyle w:val="Hyperlink1"/>
          </w:rPr>
          <w:t>middle-class</w:t>
        </w:r>
        <w:proofErr w:type="spellEnd"/>
        <w:r w:rsidRPr="005A10E8">
          <w:rPr>
            <w:rStyle w:val="Hyperlink1"/>
          </w:rPr>
          <w:t xml:space="preserve"> </w:t>
        </w:r>
        <w:proofErr w:type="spellStart"/>
        <w:r w:rsidRPr="005A10E8">
          <w:rPr>
            <w:rStyle w:val="Hyperlink1"/>
          </w:rPr>
          <w:t>individuals</w:t>
        </w:r>
        <w:proofErr w:type="spellEnd"/>
        <w:r w:rsidRPr="005A10E8">
          <w:rPr>
            <w:rStyle w:val="Hyperlink1"/>
          </w:rPr>
          <w:t xml:space="preserve">, and so </w:t>
        </w:r>
        <w:proofErr w:type="spellStart"/>
        <w:r w:rsidRPr="005A10E8">
          <w:rPr>
            <w:rStyle w:val="Hyperlink1"/>
          </w:rPr>
          <w:t>on</w:t>
        </w:r>
        <w:proofErr w:type="spellEnd"/>
        <w:r w:rsidRPr="005A10E8">
          <w:rPr>
            <w:rStyle w:val="Hyperlink1"/>
          </w:rPr>
          <w:t xml:space="preserve">. </w:t>
        </w:r>
        <w:proofErr w:type="spellStart"/>
        <w:r w:rsidRPr="005A10E8">
          <w:rPr>
            <w:rStyle w:val="Hyperlink1"/>
          </w:rPr>
          <w:t>Similarly</w:t>
        </w:r>
        <w:proofErr w:type="spellEnd"/>
        <w:r w:rsidRPr="005A10E8">
          <w:rPr>
            <w:rStyle w:val="Hyperlink1"/>
          </w:rPr>
          <w:t xml:space="preserve">, </w:t>
        </w:r>
        <w:proofErr w:type="spellStart"/>
        <w:r w:rsidRPr="005A10E8">
          <w:rPr>
            <w:rStyle w:val="Hyperlink1"/>
          </w:rPr>
          <w:t>we</w:t>
        </w:r>
        <w:proofErr w:type="spellEnd"/>
        <w:r w:rsidRPr="005A10E8">
          <w:rPr>
            <w:rStyle w:val="Hyperlink1"/>
          </w:rPr>
          <w:t xml:space="preserve"> </w:t>
        </w:r>
        <w:proofErr w:type="spellStart"/>
        <w:r w:rsidRPr="005A10E8">
          <w:rPr>
            <w:rStyle w:val="Hyperlink1"/>
          </w:rPr>
          <w:t>would</w:t>
        </w:r>
        <w:proofErr w:type="spellEnd"/>
        <w:r w:rsidRPr="005A10E8">
          <w:rPr>
            <w:rStyle w:val="Hyperlink1"/>
          </w:rPr>
          <w:t xml:space="preserve"> </w:t>
        </w:r>
        <w:proofErr w:type="spellStart"/>
        <w:r w:rsidRPr="005A10E8">
          <w:rPr>
            <w:rStyle w:val="Hyperlink1"/>
          </w:rPr>
          <w:t>like</w:t>
        </w:r>
        <w:proofErr w:type="spellEnd"/>
        <w:r w:rsidRPr="005A10E8">
          <w:rPr>
            <w:rStyle w:val="Hyperlink1"/>
          </w:rPr>
          <w:t xml:space="preserve">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see</w:t>
        </w:r>
        <w:proofErr w:type="spellEnd"/>
        <w:r w:rsidRPr="005A10E8">
          <w:rPr>
            <w:rStyle w:val="Hyperlink1"/>
          </w:rPr>
          <w:t xml:space="preserve"> </w:t>
        </w:r>
        <w:proofErr w:type="spellStart"/>
        <w:r w:rsidRPr="005A10E8">
          <w:rPr>
            <w:rStyle w:val="Hyperlink1"/>
          </w:rPr>
          <w:t>that</w:t>
        </w:r>
        <w:proofErr w:type="spellEnd"/>
        <w:r w:rsidRPr="005A10E8">
          <w:rPr>
            <w:rStyle w:val="Hyperlink1"/>
          </w:rPr>
          <w:t xml:space="preserve"> </w:t>
        </w:r>
        <w:proofErr w:type="spellStart"/>
        <w:r w:rsidRPr="005A10E8">
          <w:rPr>
            <w:rStyle w:val="Hyperlink1"/>
          </w:rPr>
          <w:t>Finnish</w:t>
        </w:r>
        <w:proofErr w:type="spellEnd"/>
        <w:r w:rsidRPr="005A10E8">
          <w:rPr>
            <w:rStyle w:val="Hyperlink1"/>
          </w:rPr>
          <w:t xml:space="preserve"> candidates </w:t>
        </w:r>
        <w:proofErr w:type="spellStart"/>
        <w:r>
          <w:rPr>
            <w:rStyle w:val="Hyperlink1"/>
          </w:rPr>
          <w:t>who</w:t>
        </w:r>
        <w:proofErr w:type="spellEnd"/>
        <w:r>
          <w:rPr>
            <w:rStyle w:val="Hyperlink1"/>
          </w:rPr>
          <w:t xml:space="preserve"> </w:t>
        </w:r>
        <w:proofErr w:type="gramStart"/>
        <w:r w:rsidRPr="005A10E8">
          <w:rPr>
            <w:rStyle w:val="Hyperlink1"/>
          </w:rPr>
          <w:t>look</w:t>
        </w:r>
        <w:proofErr w:type="gramEnd"/>
        <w:r w:rsidRPr="005A10E8">
          <w:rPr>
            <w:rStyle w:val="Hyperlink1"/>
          </w:rPr>
          <w:t xml:space="preserve"> as </w:t>
        </w:r>
        <w:proofErr w:type="spellStart"/>
        <w:r w:rsidRPr="005A10E8">
          <w:rPr>
            <w:rStyle w:val="Hyperlink1"/>
          </w:rPr>
          <w:t>though</w:t>
        </w:r>
        <w:proofErr w:type="spellEnd"/>
        <w:r w:rsidRPr="005A10E8">
          <w:rPr>
            <w:rStyle w:val="Hyperlink1"/>
          </w:rPr>
          <w:t xml:space="preserve"> </w:t>
        </w:r>
        <w:proofErr w:type="spellStart"/>
        <w:r w:rsidRPr="005A10E8">
          <w:rPr>
            <w:rStyle w:val="Hyperlink1"/>
          </w:rPr>
          <w:t>they</w:t>
        </w:r>
        <w:proofErr w:type="spellEnd"/>
        <w:r w:rsidRPr="005A10E8">
          <w:rPr>
            <w:rStyle w:val="Hyperlink1"/>
          </w:rPr>
          <w:t xml:space="preserve"> </w:t>
        </w:r>
        <w:proofErr w:type="spellStart"/>
        <w:r w:rsidRPr="005A10E8">
          <w:rPr>
            <w:rStyle w:val="Hyperlink1"/>
          </w:rPr>
          <w:t>have</w:t>
        </w:r>
        <w:proofErr w:type="spellEnd"/>
        <w:r w:rsidRPr="005A10E8">
          <w:rPr>
            <w:rStyle w:val="Hyperlink1"/>
          </w:rPr>
          <w:t xml:space="preserve"> </w:t>
        </w:r>
        <w:proofErr w:type="spellStart"/>
        <w:r w:rsidRPr="005A10E8">
          <w:rPr>
            <w:rStyle w:val="Hyperlink1"/>
          </w:rPr>
          <w:t>working-class</w:t>
        </w:r>
        <w:proofErr w:type="spellEnd"/>
        <w:r w:rsidRPr="005A10E8">
          <w:rPr>
            <w:rStyle w:val="Hyperlink1"/>
          </w:rPr>
          <w:t xml:space="preserve"> </w:t>
        </w:r>
        <w:proofErr w:type="spellStart"/>
        <w:r w:rsidRPr="005A10E8">
          <w:rPr>
            <w:rStyle w:val="Hyperlink1"/>
          </w:rPr>
          <w:t>occupations</w:t>
        </w:r>
        <w:proofErr w:type="spellEnd"/>
        <w:r w:rsidRPr="005A10E8">
          <w:rPr>
            <w:rStyle w:val="Hyperlink1"/>
          </w:rPr>
          <w:t xml:space="preserve"> </w:t>
        </w:r>
        <w:proofErr w:type="spellStart"/>
        <w:r w:rsidRPr="005A10E8">
          <w:rPr>
            <w:rStyle w:val="Hyperlink1"/>
          </w:rPr>
          <w:t>actually</w:t>
        </w:r>
        <w:proofErr w:type="spellEnd"/>
        <w:r>
          <w:rPr>
            <w:rStyle w:val="Hyperlink1"/>
          </w:rPr>
          <w:t xml:space="preserve"> are</w:t>
        </w:r>
        <w:r w:rsidRPr="005A10E8">
          <w:rPr>
            <w:rStyle w:val="Hyperlink1"/>
          </w:rPr>
          <w:t xml:space="preserve"> </w:t>
        </w:r>
        <w:proofErr w:type="spellStart"/>
        <w:r w:rsidRPr="005A10E8">
          <w:rPr>
            <w:rStyle w:val="Hyperlink1"/>
          </w:rPr>
          <w:t>working-class</w:t>
        </w:r>
        <w:proofErr w:type="spellEnd"/>
        <w:r w:rsidRPr="005A10E8">
          <w:rPr>
            <w:rStyle w:val="Hyperlink1"/>
          </w:rPr>
          <w:t xml:space="preserve"> </w:t>
        </w:r>
        <w:proofErr w:type="spellStart"/>
        <w:r w:rsidRPr="005A10E8">
          <w:rPr>
            <w:rStyle w:val="Hyperlink1"/>
          </w:rPr>
          <w:t>individuals</w:t>
        </w:r>
        <w:proofErr w:type="spellEnd"/>
        <w:r>
          <w:rPr>
            <w:rStyle w:val="Hyperlink1"/>
          </w:rPr>
          <w:t>,</w:t>
        </w:r>
        <w:r w:rsidRPr="005A10E8">
          <w:rPr>
            <w:rStyle w:val="Hyperlink1"/>
          </w:rPr>
          <w:t xml:space="preserve"> candidates</w:t>
        </w:r>
        <w:r>
          <w:rPr>
            <w:rStyle w:val="Hyperlink1"/>
          </w:rPr>
          <w:t xml:space="preserve"> </w:t>
        </w:r>
        <w:proofErr w:type="spellStart"/>
        <w:r>
          <w:rPr>
            <w:rStyle w:val="Hyperlink1"/>
          </w:rPr>
          <w:t>who</w:t>
        </w:r>
        <w:proofErr w:type="spellEnd"/>
        <w:r w:rsidRPr="005A10E8">
          <w:rPr>
            <w:rStyle w:val="Hyperlink1"/>
          </w:rPr>
          <w:t xml:space="preserve"> look as </w:t>
        </w:r>
        <w:proofErr w:type="spellStart"/>
        <w:r w:rsidRPr="005A10E8">
          <w:rPr>
            <w:rStyle w:val="Hyperlink1"/>
          </w:rPr>
          <w:t>though</w:t>
        </w:r>
        <w:proofErr w:type="spellEnd"/>
        <w:r w:rsidRPr="005A10E8">
          <w:rPr>
            <w:rStyle w:val="Hyperlink1"/>
          </w:rPr>
          <w:t xml:space="preserve"> </w:t>
        </w:r>
        <w:proofErr w:type="spellStart"/>
        <w:r w:rsidRPr="005A10E8">
          <w:rPr>
            <w:rStyle w:val="Hyperlink1"/>
          </w:rPr>
          <w:t>they</w:t>
        </w:r>
        <w:proofErr w:type="spellEnd"/>
        <w:r w:rsidRPr="005A10E8">
          <w:rPr>
            <w:rStyle w:val="Hyperlink1"/>
          </w:rPr>
          <w:t xml:space="preserve"> </w:t>
        </w:r>
        <w:proofErr w:type="spellStart"/>
        <w:r w:rsidRPr="005A10E8">
          <w:rPr>
            <w:rStyle w:val="Hyperlink1"/>
          </w:rPr>
          <w:t>have</w:t>
        </w:r>
        <w:proofErr w:type="spellEnd"/>
        <w:r w:rsidRPr="005A10E8">
          <w:rPr>
            <w:rStyle w:val="Hyperlink1"/>
          </w:rPr>
          <w:t xml:space="preserve"> </w:t>
        </w:r>
        <w:proofErr w:type="spellStart"/>
        <w:r w:rsidRPr="005A10E8">
          <w:rPr>
            <w:rStyle w:val="Hyperlink1"/>
          </w:rPr>
          <w:t>middle-class</w:t>
        </w:r>
        <w:proofErr w:type="spellEnd"/>
        <w:r w:rsidRPr="005A10E8">
          <w:rPr>
            <w:rStyle w:val="Hyperlink1"/>
          </w:rPr>
          <w:t xml:space="preserve"> </w:t>
        </w:r>
        <w:proofErr w:type="spellStart"/>
        <w:r w:rsidRPr="005A10E8">
          <w:rPr>
            <w:rStyle w:val="Hyperlink1"/>
          </w:rPr>
          <w:t>occupations</w:t>
        </w:r>
        <w:proofErr w:type="spellEnd"/>
        <w:r w:rsidRPr="005A10E8">
          <w:rPr>
            <w:rStyle w:val="Hyperlink1"/>
          </w:rPr>
          <w:t xml:space="preserve"> </w:t>
        </w:r>
        <w:proofErr w:type="spellStart"/>
        <w:r w:rsidRPr="005A10E8">
          <w:rPr>
            <w:rStyle w:val="Hyperlink1"/>
          </w:rPr>
          <w:t>actually</w:t>
        </w:r>
        <w:proofErr w:type="spellEnd"/>
        <w:r w:rsidRPr="005A10E8">
          <w:rPr>
            <w:rStyle w:val="Hyperlink1"/>
          </w:rPr>
          <w:t xml:space="preserve"> are </w:t>
        </w:r>
        <w:proofErr w:type="spellStart"/>
        <w:r w:rsidRPr="005A10E8">
          <w:rPr>
            <w:rStyle w:val="Hyperlink1"/>
          </w:rPr>
          <w:t>middle-class</w:t>
        </w:r>
        <w:proofErr w:type="spellEnd"/>
        <w:r w:rsidRPr="005A10E8">
          <w:rPr>
            <w:rStyle w:val="Hyperlink1"/>
          </w:rPr>
          <w:t xml:space="preserve"> </w:t>
        </w:r>
        <w:proofErr w:type="spellStart"/>
        <w:r w:rsidRPr="005A10E8">
          <w:rPr>
            <w:rStyle w:val="Hyperlink1"/>
          </w:rPr>
          <w:t>individuals</w:t>
        </w:r>
        <w:proofErr w:type="spellEnd"/>
        <w:r w:rsidRPr="005A10E8">
          <w:rPr>
            <w:rStyle w:val="Hyperlink1"/>
          </w:rPr>
          <w:t xml:space="preserve">, and so </w:t>
        </w:r>
        <w:proofErr w:type="spellStart"/>
        <w:r w:rsidRPr="005A10E8">
          <w:rPr>
            <w:rStyle w:val="Hyperlink1"/>
          </w:rPr>
          <w:lastRenderedPageBreak/>
          <w:t>on</w:t>
        </w:r>
        <w:proofErr w:type="spellEnd"/>
        <w:r w:rsidRPr="005A10E8">
          <w:rPr>
            <w:rStyle w:val="Hyperlink1"/>
          </w:rPr>
          <w:t>.</w:t>
        </w:r>
        <w:r w:rsidRPr="005A10E8">
          <w:rPr>
            <w:rStyle w:val="None"/>
            <w:vertAlign w:val="superscript"/>
          </w:rPr>
          <w:footnoteReference w:id="12"/>
        </w:r>
        <w:r w:rsidRPr="005A10E8">
          <w:rPr>
            <w:rStyle w:val="Hyperlink1"/>
          </w:rPr>
          <w:t xml:space="preserve"> </w:t>
        </w:r>
        <w:proofErr w:type="spellStart"/>
        <w:r w:rsidRPr="005A10E8">
          <w:rPr>
            <w:rStyle w:val="Hyperlink1"/>
          </w:rPr>
          <w:t>Other</w:t>
        </w:r>
        <w:proofErr w:type="spellEnd"/>
        <w:r w:rsidRPr="005A10E8">
          <w:rPr>
            <w:rStyle w:val="Hyperlink1"/>
          </w:rPr>
          <w:t xml:space="preserve"> </w:t>
        </w:r>
        <w:proofErr w:type="spellStart"/>
        <w:r w:rsidRPr="005A10E8">
          <w:rPr>
            <w:rStyle w:val="Hyperlink1"/>
          </w:rPr>
          <w:t>results</w:t>
        </w:r>
        <w:proofErr w:type="spellEnd"/>
        <w:r w:rsidRPr="005A10E8">
          <w:rPr>
            <w:rStyle w:val="Hyperlink1"/>
          </w:rPr>
          <w:t xml:space="preserve"> </w:t>
        </w:r>
        <w:proofErr w:type="spellStart"/>
        <w:r w:rsidRPr="005A10E8">
          <w:rPr>
            <w:rStyle w:val="Hyperlink1"/>
          </w:rPr>
          <w:t>would</w:t>
        </w:r>
        <w:proofErr w:type="spellEnd"/>
        <w:r w:rsidRPr="005A10E8">
          <w:rPr>
            <w:rStyle w:val="Hyperlink1"/>
          </w:rPr>
          <w:t xml:space="preserve"> mean </w:t>
        </w:r>
        <w:proofErr w:type="spellStart"/>
        <w:r w:rsidRPr="005A10E8">
          <w:rPr>
            <w:rStyle w:val="Hyperlink1"/>
          </w:rPr>
          <w:t>that</w:t>
        </w:r>
        <w:proofErr w:type="spellEnd"/>
        <w:r w:rsidRPr="005A10E8">
          <w:rPr>
            <w:rStyle w:val="Hyperlink1"/>
          </w:rPr>
          <w:t xml:space="preserve"> </w:t>
        </w:r>
        <w:proofErr w:type="spellStart"/>
        <w:r w:rsidRPr="005A10E8">
          <w:rPr>
            <w:rStyle w:val="Hyperlink1"/>
          </w:rPr>
          <w:t>either</w:t>
        </w:r>
        <w:proofErr w:type="spellEnd"/>
        <w:r w:rsidRPr="005A10E8">
          <w:rPr>
            <w:rStyle w:val="Hyperlink1"/>
          </w:rPr>
          <w:t xml:space="preserve"> </w:t>
        </w:r>
        <w:proofErr w:type="spellStart"/>
        <w:r w:rsidRPr="005A10E8">
          <w:rPr>
            <w:rStyle w:val="Hyperlink1"/>
          </w:rPr>
          <w:t>Finnish</w:t>
        </w:r>
        <w:proofErr w:type="spellEnd"/>
        <w:r w:rsidRPr="005A10E8">
          <w:rPr>
            <w:rStyle w:val="Hyperlink1"/>
          </w:rPr>
          <w:t xml:space="preserve"> </w:t>
        </w:r>
        <w:proofErr w:type="spellStart"/>
        <w:r w:rsidRPr="005A10E8">
          <w:rPr>
            <w:rStyle w:val="Hyperlink1"/>
          </w:rPr>
          <w:t>voters</w:t>
        </w:r>
        <w:proofErr w:type="spellEnd"/>
        <w:r w:rsidRPr="005A10E8">
          <w:rPr>
            <w:rStyle w:val="Hyperlink1"/>
          </w:rPr>
          <w:t xml:space="preserve"> </w:t>
        </w:r>
        <w:proofErr w:type="spellStart"/>
        <w:r w:rsidRPr="005A10E8">
          <w:rPr>
            <w:rStyle w:val="Hyperlink1"/>
          </w:rPr>
          <w:t>have</w:t>
        </w:r>
        <w:proofErr w:type="spellEnd"/>
        <w:r w:rsidRPr="005A10E8">
          <w:rPr>
            <w:rStyle w:val="Hyperlink1"/>
          </w:rPr>
          <w:t xml:space="preserve"> a </w:t>
        </w:r>
        <w:proofErr w:type="spellStart"/>
        <w:r w:rsidRPr="005A10E8">
          <w:rPr>
            <w:rStyle w:val="Hyperlink1"/>
          </w:rPr>
          <w:t>hard</w:t>
        </w:r>
        <w:proofErr w:type="spellEnd"/>
        <w:r w:rsidRPr="005A10E8">
          <w:rPr>
            <w:rStyle w:val="Hyperlink1"/>
          </w:rPr>
          <w:t xml:space="preserve"> time </w:t>
        </w:r>
        <w:proofErr w:type="spellStart"/>
        <w:r w:rsidRPr="005A10E8">
          <w:rPr>
            <w:rStyle w:val="Hyperlink1"/>
          </w:rPr>
          <w:t>assessing</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occupation</w:t>
        </w:r>
        <w:proofErr w:type="spellEnd"/>
        <w:r w:rsidRPr="005A10E8">
          <w:rPr>
            <w:rStyle w:val="Hyperlink1"/>
          </w:rPr>
          <w:t xml:space="preserve"> (</w:t>
        </w:r>
        <w:proofErr w:type="spellStart"/>
        <w:r w:rsidRPr="005A10E8">
          <w:rPr>
            <w:rStyle w:val="Hyperlink1"/>
          </w:rPr>
          <w:t>class</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candidate </w:t>
        </w:r>
        <w:proofErr w:type="spellStart"/>
        <w:r w:rsidRPr="005A10E8">
          <w:rPr>
            <w:rStyle w:val="Hyperlink1"/>
          </w:rPr>
          <w:t>based</w:t>
        </w:r>
        <w:proofErr w:type="spellEnd"/>
        <w:r w:rsidRPr="005A10E8">
          <w:rPr>
            <w:rStyle w:val="Hyperlink1"/>
          </w:rPr>
          <w:t xml:space="preserve"> </w:t>
        </w:r>
        <w:proofErr w:type="spellStart"/>
        <w:r w:rsidRPr="005A10E8">
          <w:rPr>
            <w:rStyle w:val="Hyperlink1"/>
          </w:rPr>
          <w:t>on</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candidate</w:t>
        </w:r>
        <w:r w:rsidRPr="005A10E8">
          <w:rPr>
            <w:rStyle w:val="Hyperlink1"/>
            <w:rtl/>
          </w:rPr>
          <w:t>’</w:t>
        </w:r>
        <w:r w:rsidRPr="005A10E8">
          <w:rPr>
            <w:rStyle w:val="Hyperlink1"/>
          </w:rPr>
          <w:t xml:space="preserve">s </w:t>
        </w:r>
        <w:proofErr w:type="spellStart"/>
        <w:r w:rsidRPr="005A10E8">
          <w:rPr>
            <w:rStyle w:val="Hyperlink1"/>
          </w:rPr>
          <w:t>appearance</w:t>
        </w:r>
        <w:proofErr w:type="spellEnd"/>
        <w:r w:rsidRPr="005A10E8">
          <w:rPr>
            <w:rStyle w:val="Hyperlink1"/>
          </w:rPr>
          <w:t xml:space="preserve">, or candidates </w:t>
        </w:r>
        <w:proofErr w:type="spellStart"/>
        <w:r w:rsidRPr="005A10E8">
          <w:rPr>
            <w:rStyle w:val="Hyperlink1"/>
          </w:rPr>
          <w:t>systematically</w:t>
        </w:r>
        <w:proofErr w:type="spellEnd"/>
        <w:r w:rsidRPr="005A10E8">
          <w:rPr>
            <w:rStyle w:val="Hyperlink1"/>
          </w:rPr>
          <w:t xml:space="preserve"> look </w:t>
        </w:r>
        <w:proofErr w:type="spellStart"/>
        <w:r w:rsidRPr="005A10E8">
          <w:rPr>
            <w:rStyle w:val="Hyperlink1"/>
          </w:rPr>
          <w:t>different</w:t>
        </w:r>
        <w:proofErr w:type="spellEnd"/>
        <w:r w:rsidRPr="005A10E8">
          <w:rPr>
            <w:rStyle w:val="Hyperlink1"/>
          </w:rPr>
          <w:t xml:space="preserve"> </w:t>
        </w:r>
        <w:proofErr w:type="spellStart"/>
        <w:r w:rsidRPr="005A10E8">
          <w:rPr>
            <w:rStyle w:val="Hyperlink1"/>
          </w:rPr>
          <w:t>from</w:t>
        </w:r>
        <w:proofErr w:type="spellEnd"/>
        <w:r w:rsidRPr="005A10E8">
          <w:rPr>
            <w:rStyle w:val="Hyperlink1"/>
          </w:rPr>
          <w:t xml:space="preserve"> </w:t>
        </w:r>
        <w:proofErr w:type="spellStart"/>
        <w:r w:rsidRPr="005A10E8">
          <w:rPr>
            <w:rStyle w:val="Hyperlink1"/>
          </w:rPr>
          <w:t>what</w:t>
        </w:r>
        <w:proofErr w:type="spellEnd"/>
        <w:r w:rsidRPr="005A10E8">
          <w:rPr>
            <w:rStyle w:val="Hyperlink1"/>
          </w:rPr>
          <w:t xml:space="preserve"> </w:t>
        </w:r>
        <w:proofErr w:type="spellStart"/>
        <w:r w:rsidRPr="005A10E8">
          <w:rPr>
            <w:rStyle w:val="Hyperlink1"/>
          </w:rPr>
          <w:t>they</w:t>
        </w:r>
        <w:proofErr w:type="spellEnd"/>
        <w:r w:rsidRPr="005A10E8">
          <w:rPr>
            <w:rStyle w:val="Hyperlink1"/>
          </w:rPr>
          <w:t xml:space="preserve"> are. </w:t>
        </w:r>
        <w:proofErr w:type="spellStart"/>
        <w:r w:rsidRPr="005A10E8">
          <w:rPr>
            <w:rStyle w:val="Hyperlink1"/>
          </w:rPr>
          <w:t>Either</w:t>
        </w:r>
        <w:proofErr w:type="spellEnd"/>
        <w:r w:rsidRPr="005A10E8">
          <w:rPr>
            <w:rStyle w:val="Hyperlink1"/>
          </w:rPr>
          <w:t xml:space="preserve"> </w:t>
        </w:r>
        <w:proofErr w:type="spellStart"/>
        <w:r w:rsidRPr="005A10E8">
          <w:rPr>
            <w:rStyle w:val="Hyperlink1"/>
          </w:rPr>
          <w:t>way</w:t>
        </w:r>
        <w:proofErr w:type="spellEnd"/>
        <w:r w:rsidRPr="005A10E8">
          <w:rPr>
            <w:rStyle w:val="Hyperlink1"/>
          </w:rPr>
          <w:t xml:space="preserve">, </w:t>
        </w:r>
        <w:proofErr w:type="spellStart"/>
        <w:r>
          <w:rPr>
            <w:rStyle w:val="Hyperlink1"/>
          </w:rPr>
          <w:t>one</w:t>
        </w:r>
        <w:proofErr w:type="spellEnd"/>
        <w:r>
          <w:rPr>
            <w:rStyle w:val="Hyperlink1"/>
          </w:rPr>
          <w:t xml:space="preserve"> or </w:t>
        </w:r>
        <w:proofErr w:type="spellStart"/>
        <w:r>
          <w:rPr>
            <w:rStyle w:val="Hyperlink1"/>
          </w:rPr>
          <w:t>both</w:t>
        </w:r>
        <w:proofErr w:type="spellEnd"/>
        <w:r>
          <w:rPr>
            <w:rStyle w:val="Hyperlink1"/>
          </w:rPr>
          <w:t xml:space="preserve"> </w:t>
        </w:r>
        <w:proofErr w:type="spellStart"/>
        <w:r w:rsidRPr="005A10E8">
          <w:rPr>
            <w:rStyle w:val="Hyperlink1"/>
          </w:rPr>
          <w:t>assumptions</w:t>
        </w:r>
        <w:proofErr w:type="spellEnd"/>
        <w:r w:rsidRPr="005A10E8">
          <w:rPr>
            <w:rStyle w:val="Hyperlink1"/>
          </w:rPr>
          <w:t xml:space="preserve"> </w:t>
        </w:r>
        <w:proofErr w:type="spellStart"/>
        <w:r>
          <w:rPr>
            <w:rStyle w:val="Hyperlink1"/>
          </w:rPr>
          <w:t>failing</w:t>
        </w:r>
        <w:proofErr w:type="spellEnd"/>
        <w:r>
          <w:rPr>
            <w:rStyle w:val="Hyperlink1"/>
          </w:rPr>
          <w:t xml:space="preserve"> </w:t>
        </w:r>
        <w:proofErr w:type="spellStart"/>
        <w:r>
          <w:rPr>
            <w:rStyle w:val="Hyperlink1"/>
          </w:rPr>
          <w:t>to</w:t>
        </w:r>
        <w:proofErr w:type="spellEnd"/>
        <w:r>
          <w:rPr>
            <w:rStyle w:val="Hyperlink1"/>
          </w:rPr>
          <w:t xml:space="preserve"> </w:t>
        </w:r>
        <w:proofErr w:type="spellStart"/>
        <w:r w:rsidRPr="005A10E8">
          <w:rPr>
            <w:rStyle w:val="Hyperlink1"/>
          </w:rPr>
          <w:t>hold</w:t>
        </w:r>
        <w:proofErr w:type="spellEnd"/>
        <w:r w:rsidRPr="005A10E8">
          <w:rPr>
            <w:rStyle w:val="Hyperlink1"/>
          </w:rPr>
          <w:t xml:space="preserve"> </w:t>
        </w:r>
        <w:proofErr w:type="spellStart"/>
        <w:r w:rsidRPr="005A10E8">
          <w:rPr>
            <w:rStyle w:val="Hyperlink1"/>
          </w:rPr>
          <w:t>would</w:t>
        </w:r>
        <w:proofErr w:type="spellEnd"/>
        <w:r w:rsidRPr="005A10E8">
          <w:rPr>
            <w:rStyle w:val="Hyperlink1"/>
          </w:rPr>
          <w:t xml:space="preserve"> </w:t>
        </w:r>
        <w:proofErr w:type="spellStart"/>
        <w:r w:rsidRPr="005A10E8">
          <w:rPr>
            <w:rStyle w:val="Hyperlink1"/>
          </w:rPr>
          <w:t>seriously</w:t>
        </w:r>
        <w:proofErr w:type="spellEnd"/>
        <w:r w:rsidRPr="005A10E8">
          <w:rPr>
            <w:rStyle w:val="Hyperlink1"/>
          </w:rPr>
          <w:t xml:space="preserve"> </w:t>
        </w:r>
        <w:proofErr w:type="spellStart"/>
        <w:r w:rsidRPr="005A10E8">
          <w:rPr>
            <w:rStyle w:val="Hyperlink1"/>
          </w:rPr>
          <w:t>compromise</w:t>
        </w:r>
        <w:proofErr w:type="spellEnd"/>
        <w:r w:rsidRPr="005A10E8">
          <w:rPr>
            <w:rStyle w:val="Hyperlink1"/>
          </w:rPr>
          <w:t xml:space="preserve"> </w:t>
        </w:r>
        <w:proofErr w:type="spellStart"/>
        <w:r w:rsidRPr="005A10E8">
          <w:rPr>
            <w:rStyle w:val="Hyperlink1"/>
          </w:rPr>
          <w:t>our</w:t>
        </w:r>
        <w:proofErr w:type="spellEnd"/>
        <w:r w:rsidRPr="005A10E8">
          <w:rPr>
            <w:rStyle w:val="Hyperlink1"/>
          </w:rPr>
          <w:t xml:space="preserve"> </w:t>
        </w:r>
        <w:proofErr w:type="spellStart"/>
        <w:r w:rsidRPr="005A10E8">
          <w:rPr>
            <w:rStyle w:val="Hyperlink1"/>
          </w:rPr>
          <w:t>empirical</w:t>
        </w:r>
        <w:proofErr w:type="spellEnd"/>
        <w:r w:rsidRPr="005A10E8">
          <w:rPr>
            <w:rStyle w:val="Hyperlink1"/>
          </w:rPr>
          <w:t xml:space="preserve"> </w:t>
        </w:r>
        <w:proofErr w:type="spellStart"/>
        <w:r w:rsidRPr="005A10E8">
          <w:rPr>
            <w:rStyle w:val="Hyperlink1"/>
          </w:rPr>
          <w:t>claims</w:t>
        </w:r>
        <w:proofErr w:type="spellEnd"/>
        <w:r w:rsidRPr="005A10E8">
          <w:rPr>
            <w:rStyle w:val="Hyperlink1"/>
          </w:rPr>
          <w:t>.</w:t>
        </w:r>
      </w:ins>
    </w:p>
    <w:p w14:paraId="05275A31" w14:textId="4E0B52BA" w:rsidR="005C385A" w:rsidRDefault="00000000">
      <w:pPr>
        <w:pStyle w:val="Body"/>
        <w:spacing w:before="200" w:after="200"/>
        <w:ind w:left="720"/>
        <w:jc w:val="both"/>
        <w:rPr>
          <w:rStyle w:val="Hyperlink0"/>
        </w:rPr>
      </w:pPr>
      <w:del w:id="74" w:author="Dr. Amy R." w:date="2023-01-28T14:24:00Z">
        <w:r w:rsidDel="004D571A">
          <w:rPr>
            <w:rStyle w:val="Hyperlink0"/>
          </w:rPr>
          <w:delText>For internal consistency also we would like to see that Finnish voters perceive working class candidates as working class individuals, middle class candidates as middle class individuals, and so on. Similarly, we would like to see that Finnish candidates that look like  they have working class occupations are actually working class individuals, and that candidates that look like  they have middle class occupations are actually middle class individuals, and so on.</w:delText>
        </w:r>
        <w:r w:rsidDel="004D571A">
          <w:rPr>
            <w:rStyle w:val="None"/>
            <w:color w:val="4A86E8"/>
            <w:u w:color="4A86E8"/>
            <w:vertAlign w:val="superscript"/>
          </w:rPr>
          <w:footnoteReference w:id="13"/>
        </w:r>
        <w:r w:rsidDel="004D571A">
          <w:rPr>
            <w:rStyle w:val="Hyperlink0"/>
          </w:rPr>
          <w:delText xml:space="preserve"> Having otherwise would mean that either Finnish voters have a hard time assessing the occupation (class) of the candidate based on the candidate</w:delText>
        </w:r>
        <w:r w:rsidDel="004D571A">
          <w:rPr>
            <w:rStyle w:val="Hyperlink0"/>
            <w:rtl/>
          </w:rPr>
          <w:delText>’</w:delText>
        </w:r>
        <w:r w:rsidDel="004D571A">
          <w:rPr>
            <w:rStyle w:val="Hyperlink0"/>
          </w:rPr>
          <w:delText>s appearance, and/or that candidates systematically look different from what they are. Either way, if both assumptions do not hold it would seriously compromise our empirical claims.</w:delText>
        </w:r>
      </w:del>
      <w:r>
        <w:rPr>
          <w:rStyle w:val="Hyperlink0"/>
        </w:rPr>
        <w:br/>
      </w:r>
      <w:r>
        <w:rPr>
          <w:rStyle w:val="Hyperlink0"/>
        </w:rPr>
        <w:br/>
      </w:r>
      <w:proofErr w:type="spellStart"/>
      <w:ins w:id="77" w:author="Dr. Amy R." w:date="2023-01-28T14:24:00Z">
        <w:r w:rsidR="00AD410E" w:rsidRPr="005A10E8">
          <w:rPr>
            <w:rStyle w:val="Hyperlink1"/>
          </w:rPr>
          <w:t>To</w:t>
        </w:r>
        <w:proofErr w:type="spellEnd"/>
        <w:r w:rsidR="00AD410E" w:rsidRPr="005A10E8">
          <w:rPr>
            <w:rStyle w:val="Hyperlink1"/>
          </w:rPr>
          <w:t xml:space="preserve"> </w:t>
        </w:r>
        <w:proofErr w:type="spellStart"/>
        <w:r w:rsidR="00AD410E" w:rsidRPr="005A10E8">
          <w:rPr>
            <w:rStyle w:val="Hyperlink1"/>
          </w:rPr>
          <w:t>verify</w:t>
        </w:r>
        <w:proofErr w:type="spellEnd"/>
        <w:r w:rsidR="00AD410E" w:rsidRPr="005A10E8">
          <w:rPr>
            <w:rStyle w:val="Hyperlink1"/>
          </w:rPr>
          <w:t xml:space="preserve"> </w:t>
        </w:r>
        <w:proofErr w:type="spellStart"/>
        <w:r w:rsidR="00AD410E" w:rsidRPr="005A10E8">
          <w:rPr>
            <w:rStyle w:val="Hyperlink1"/>
          </w:rPr>
          <w:t>these</w:t>
        </w:r>
        <w:proofErr w:type="spellEnd"/>
        <w:r w:rsidR="00AD410E" w:rsidRPr="005A10E8">
          <w:rPr>
            <w:rStyle w:val="Hyperlink1"/>
          </w:rPr>
          <w:t xml:space="preserve"> </w:t>
        </w:r>
        <w:proofErr w:type="spellStart"/>
        <w:r w:rsidR="00AD410E" w:rsidRPr="005A10E8">
          <w:rPr>
            <w:rStyle w:val="Hyperlink1"/>
          </w:rPr>
          <w:t>assumptions</w:t>
        </w:r>
        <w:proofErr w:type="spellEnd"/>
        <w:r w:rsidR="00AD410E" w:rsidRPr="005A10E8">
          <w:rPr>
            <w:rStyle w:val="Hyperlink1"/>
          </w:rPr>
          <w:t xml:space="preserve">, </w:t>
        </w:r>
        <w:proofErr w:type="spellStart"/>
        <w:r w:rsidR="00AD410E" w:rsidRPr="005A10E8">
          <w:rPr>
            <w:rStyle w:val="Hyperlink1"/>
          </w:rPr>
          <w:t>we</w:t>
        </w:r>
        <w:proofErr w:type="spellEnd"/>
        <w:r w:rsidR="00AD410E" w:rsidRPr="005A10E8">
          <w:rPr>
            <w:rStyle w:val="Hyperlink1"/>
          </w:rPr>
          <w:t xml:space="preserve"> </w:t>
        </w:r>
        <w:proofErr w:type="gramStart"/>
        <w:r w:rsidR="00AD410E" w:rsidRPr="005A10E8">
          <w:rPr>
            <w:rStyle w:val="Hyperlink1"/>
          </w:rPr>
          <w:t>show</w:t>
        </w:r>
        <w:proofErr w:type="gramEnd"/>
        <w:r w:rsidR="00AD410E" w:rsidRPr="005A10E8">
          <w:rPr>
            <w:rStyle w:val="Hyperlink1"/>
          </w:rPr>
          <w:t xml:space="preserve"> in Figure 2 </w:t>
        </w:r>
        <w:proofErr w:type="spellStart"/>
        <w:r w:rsidR="00AD410E" w:rsidRPr="005A10E8">
          <w:rPr>
            <w:rStyle w:val="Hyperlink1"/>
          </w:rPr>
          <w:t>that</w:t>
        </w:r>
        <w:proofErr w:type="spellEnd"/>
        <w:r w:rsidR="00AD410E" w:rsidRPr="005A10E8">
          <w:rPr>
            <w:rStyle w:val="Hyperlink1"/>
          </w:rPr>
          <w:t xml:space="preserve"> </w:t>
        </w:r>
        <w:proofErr w:type="spellStart"/>
        <w:r w:rsidR="00AD410E" w:rsidRPr="005A10E8">
          <w:rPr>
            <w:rStyle w:val="Hyperlink1"/>
          </w:rPr>
          <w:t>Finnish</w:t>
        </w:r>
        <w:proofErr w:type="spellEnd"/>
        <w:r w:rsidR="00AD410E" w:rsidRPr="005A10E8">
          <w:rPr>
            <w:rStyle w:val="Hyperlink1"/>
          </w:rPr>
          <w:t xml:space="preserve"> candidates </w:t>
        </w:r>
        <w:proofErr w:type="spellStart"/>
        <w:r w:rsidR="00AD410E" w:rsidRPr="005A10E8">
          <w:rPr>
            <w:rStyle w:val="Hyperlink1"/>
          </w:rPr>
          <w:t>scored</w:t>
        </w:r>
        <w:proofErr w:type="spellEnd"/>
        <w:r w:rsidR="00AD410E" w:rsidRPr="005A10E8">
          <w:rPr>
            <w:rStyle w:val="Hyperlink1"/>
          </w:rPr>
          <w:t xml:space="preserve"> </w:t>
        </w:r>
        <w:proofErr w:type="spellStart"/>
        <w:r w:rsidR="00AD410E" w:rsidRPr="005A10E8">
          <w:rPr>
            <w:rStyle w:val="Hyperlink1"/>
          </w:rPr>
          <w:t>an</w:t>
        </w:r>
        <w:proofErr w:type="spellEnd"/>
        <w:r w:rsidR="00AD410E" w:rsidRPr="005A10E8">
          <w:rPr>
            <w:rStyle w:val="Hyperlink1"/>
          </w:rPr>
          <w:t xml:space="preserve"> </w:t>
        </w:r>
        <w:proofErr w:type="spellStart"/>
        <w:r w:rsidR="00AD410E" w:rsidRPr="005A10E8">
          <w:rPr>
            <w:rStyle w:val="Hyperlink1"/>
          </w:rPr>
          <w:t>average</w:t>
        </w:r>
        <w:proofErr w:type="spellEnd"/>
        <w:r w:rsidR="00AD410E" w:rsidRPr="005A10E8">
          <w:rPr>
            <w:rStyle w:val="Hyperlink1"/>
          </w:rPr>
          <w:t xml:space="preserve"> </w:t>
        </w:r>
        <w:proofErr w:type="spellStart"/>
        <w:r w:rsidR="00AD410E" w:rsidRPr="005A10E8">
          <w:rPr>
            <w:rStyle w:val="Hyperlink1"/>
          </w:rPr>
          <w:t>of</w:t>
        </w:r>
        <w:proofErr w:type="spellEnd"/>
        <w:r w:rsidR="00AD410E" w:rsidRPr="005A10E8">
          <w:rPr>
            <w:rStyle w:val="Hyperlink1"/>
          </w:rPr>
          <w:t xml:space="preserve"> 3.3 (</w:t>
        </w:r>
        <w:proofErr w:type="spellStart"/>
        <w:r w:rsidR="00AD410E">
          <w:rPr>
            <w:rStyle w:val="Hyperlink1"/>
          </w:rPr>
          <w:t>see</w:t>
        </w:r>
        <w:proofErr w:type="spellEnd"/>
        <w:r w:rsidR="00AD410E" w:rsidRPr="005A10E8">
          <w:rPr>
            <w:rStyle w:val="Hyperlink1"/>
          </w:rPr>
          <w:t xml:space="preserve"> Table 1</w:t>
        </w:r>
        <w:r w:rsidR="00AD410E">
          <w:rPr>
            <w:rStyle w:val="Hyperlink1"/>
          </w:rPr>
          <w:t>;</w:t>
        </w:r>
        <w:r w:rsidR="00AD410E" w:rsidRPr="005A10E8">
          <w:rPr>
            <w:rStyle w:val="Hyperlink1"/>
          </w:rPr>
          <w:t xml:space="preserve"> a score </w:t>
        </w:r>
        <w:proofErr w:type="spellStart"/>
        <w:r w:rsidR="00AD410E" w:rsidRPr="005A10E8">
          <w:rPr>
            <w:rStyle w:val="Hyperlink1"/>
          </w:rPr>
          <w:t>of</w:t>
        </w:r>
        <w:proofErr w:type="spellEnd"/>
        <w:r w:rsidR="00AD410E" w:rsidRPr="005A10E8">
          <w:rPr>
            <w:rStyle w:val="Hyperlink1"/>
          </w:rPr>
          <w:t xml:space="preserve"> 5 </w:t>
        </w:r>
        <w:proofErr w:type="spellStart"/>
        <w:r w:rsidR="00AD410E" w:rsidRPr="005A10E8">
          <w:rPr>
            <w:rStyle w:val="Hyperlink1"/>
          </w:rPr>
          <w:t>is</w:t>
        </w:r>
        <w:proofErr w:type="spellEnd"/>
        <w:r w:rsidR="00AD410E" w:rsidRPr="005A10E8">
          <w:rPr>
            <w:rStyle w:val="Hyperlink1"/>
          </w:rPr>
          <w:t xml:space="preserve"> </w:t>
        </w:r>
        <w:proofErr w:type="spellStart"/>
        <w:r w:rsidR="00AD410E" w:rsidRPr="005A10E8">
          <w:rPr>
            <w:rStyle w:val="Hyperlink1"/>
          </w:rPr>
          <w:t>the</w:t>
        </w:r>
        <w:proofErr w:type="spellEnd"/>
        <w:r w:rsidR="00AD410E" w:rsidRPr="005A10E8">
          <w:rPr>
            <w:rStyle w:val="Hyperlink1"/>
          </w:rPr>
          <w:t xml:space="preserve"> </w:t>
        </w:r>
        <w:proofErr w:type="spellStart"/>
        <w:r w:rsidR="00AD410E" w:rsidRPr="005A10E8">
          <w:rPr>
            <w:rStyle w:val="Hyperlink1"/>
          </w:rPr>
          <w:t>maximum</w:t>
        </w:r>
        <w:proofErr w:type="spellEnd"/>
        <w:r w:rsidR="00AD410E" w:rsidRPr="005A10E8">
          <w:rPr>
            <w:rStyle w:val="Hyperlink1"/>
          </w:rPr>
          <w:t xml:space="preserve"> </w:t>
        </w:r>
        <w:proofErr w:type="spellStart"/>
        <w:r w:rsidR="00AD410E" w:rsidRPr="005A10E8">
          <w:rPr>
            <w:rStyle w:val="Hyperlink1"/>
          </w:rPr>
          <w:t>congruence</w:t>
        </w:r>
        <w:proofErr w:type="spellEnd"/>
        <w:r w:rsidR="00AD410E" w:rsidRPr="005A10E8">
          <w:rPr>
            <w:rStyle w:val="Hyperlink1"/>
          </w:rPr>
          <w:t xml:space="preserve"> </w:t>
        </w:r>
        <w:proofErr w:type="spellStart"/>
        <w:r w:rsidR="00AD410E" w:rsidRPr="005A10E8">
          <w:rPr>
            <w:rStyle w:val="Hyperlink1"/>
          </w:rPr>
          <w:t>between</w:t>
        </w:r>
        <w:proofErr w:type="spellEnd"/>
        <w:r w:rsidR="00AD410E" w:rsidRPr="005A10E8">
          <w:rPr>
            <w:rStyle w:val="Hyperlink1"/>
          </w:rPr>
          <w:t xml:space="preserve"> </w:t>
        </w:r>
        <w:proofErr w:type="spellStart"/>
        <w:r w:rsidR="00AD410E" w:rsidRPr="005A10E8">
          <w:rPr>
            <w:rStyle w:val="Hyperlink1"/>
          </w:rPr>
          <w:t>physical</w:t>
        </w:r>
        <w:proofErr w:type="spellEnd"/>
        <w:r w:rsidR="00AD410E" w:rsidRPr="005A10E8">
          <w:rPr>
            <w:rStyle w:val="Hyperlink1"/>
          </w:rPr>
          <w:t xml:space="preserve"> </w:t>
        </w:r>
        <w:proofErr w:type="spellStart"/>
        <w:r w:rsidR="00AD410E" w:rsidRPr="005A10E8">
          <w:rPr>
            <w:rStyle w:val="Hyperlink1"/>
          </w:rPr>
          <w:t>appearance</w:t>
        </w:r>
        <w:proofErr w:type="spellEnd"/>
        <w:r w:rsidR="00AD410E" w:rsidRPr="005A10E8">
          <w:rPr>
            <w:rStyle w:val="Hyperlink1"/>
          </w:rPr>
          <w:t xml:space="preserve"> and </w:t>
        </w:r>
        <w:proofErr w:type="spellStart"/>
        <w:r w:rsidR="00AD410E" w:rsidRPr="005A10E8">
          <w:rPr>
            <w:rStyle w:val="Hyperlink1"/>
          </w:rPr>
          <w:t>occupation</w:t>
        </w:r>
        <w:proofErr w:type="spellEnd"/>
        <w:r w:rsidR="00AD410E" w:rsidRPr="005A10E8">
          <w:rPr>
            <w:rStyle w:val="Hyperlink1"/>
          </w:rPr>
          <w:t xml:space="preserve">). </w:t>
        </w:r>
        <w:proofErr w:type="spellStart"/>
        <w:r w:rsidR="00AD410E" w:rsidRPr="005A10E8">
          <w:rPr>
            <w:rStyle w:val="Hyperlink1"/>
          </w:rPr>
          <w:t>This</w:t>
        </w:r>
        <w:proofErr w:type="spellEnd"/>
        <w:r w:rsidR="00AD410E" w:rsidRPr="005A10E8">
          <w:rPr>
            <w:rStyle w:val="Hyperlink1"/>
          </w:rPr>
          <w:t xml:space="preserve"> </w:t>
        </w:r>
        <w:proofErr w:type="spellStart"/>
        <w:r w:rsidR="00AD410E" w:rsidRPr="005A10E8">
          <w:rPr>
            <w:rStyle w:val="Hyperlink1"/>
          </w:rPr>
          <w:t>implies</w:t>
        </w:r>
        <w:proofErr w:type="spellEnd"/>
        <w:r w:rsidR="00AD410E" w:rsidRPr="005A10E8">
          <w:rPr>
            <w:rStyle w:val="Hyperlink1"/>
          </w:rPr>
          <w:t xml:space="preserve"> </w:t>
        </w:r>
        <w:proofErr w:type="spellStart"/>
        <w:r w:rsidR="00AD410E" w:rsidRPr="005A10E8">
          <w:rPr>
            <w:rStyle w:val="Hyperlink1"/>
          </w:rPr>
          <w:t>that</w:t>
        </w:r>
        <w:proofErr w:type="spellEnd"/>
        <w:r w:rsidR="00AD410E" w:rsidRPr="005A10E8">
          <w:rPr>
            <w:rStyle w:val="Hyperlink1"/>
          </w:rPr>
          <w:t xml:space="preserve"> </w:t>
        </w:r>
        <w:proofErr w:type="spellStart"/>
        <w:r w:rsidR="00AD410E" w:rsidRPr="005A10E8">
          <w:rPr>
            <w:rStyle w:val="Hyperlink1"/>
          </w:rPr>
          <w:t>Finnish</w:t>
        </w:r>
        <w:proofErr w:type="spellEnd"/>
        <w:r w:rsidR="00AD410E" w:rsidRPr="005A10E8">
          <w:rPr>
            <w:rStyle w:val="Hyperlink1"/>
          </w:rPr>
          <w:t xml:space="preserve"> </w:t>
        </w:r>
        <w:proofErr w:type="spellStart"/>
        <w:r w:rsidR="00AD410E" w:rsidRPr="005A10E8">
          <w:rPr>
            <w:rStyle w:val="Hyperlink1"/>
          </w:rPr>
          <w:t>voters</w:t>
        </w:r>
        <w:proofErr w:type="spellEnd"/>
        <w:r w:rsidR="00AD410E" w:rsidRPr="005A10E8">
          <w:rPr>
            <w:rStyle w:val="Hyperlink1"/>
          </w:rPr>
          <w:t xml:space="preserve"> </w:t>
        </w:r>
        <w:proofErr w:type="spellStart"/>
        <w:r w:rsidR="00AD410E" w:rsidRPr="005A10E8">
          <w:rPr>
            <w:rStyle w:val="Hyperlink1"/>
          </w:rPr>
          <w:t>find</w:t>
        </w:r>
        <w:proofErr w:type="spellEnd"/>
        <w:r w:rsidR="00AD410E" w:rsidRPr="005A10E8">
          <w:rPr>
            <w:rStyle w:val="Hyperlink1"/>
          </w:rPr>
          <w:t xml:space="preserve"> </w:t>
        </w:r>
        <w:proofErr w:type="spellStart"/>
        <w:r w:rsidR="00AD410E" w:rsidRPr="005A10E8">
          <w:rPr>
            <w:rStyle w:val="Hyperlink1"/>
          </w:rPr>
          <w:t>that</w:t>
        </w:r>
        <w:proofErr w:type="spellEnd"/>
        <w:r w:rsidR="00AD410E" w:rsidRPr="005A10E8">
          <w:rPr>
            <w:rStyle w:val="Hyperlink1"/>
          </w:rPr>
          <w:t xml:space="preserve"> 66% </w:t>
        </w:r>
        <w:proofErr w:type="spellStart"/>
        <w:r w:rsidR="00AD410E" w:rsidRPr="005A10E8">
          <w:rPr>
            <w:rStyle w:val="Hyperlink1"/>
          </w:rPr>
          <w:t>of</w:t>
        </w:r>
        <w:proofErr w:type="spellEnd"/>
        <w:r w:rsidR="00AD410E" w:rsidRPr="005A10E8">
          <w:rPr>
            <w:rStyle w:val="Hyperlink1"/>
          </w:rPr>
          <w:t xml:space="preserve"> </w:t>
        </w:r>
        <w:proofErr w:type="spellStart"/>
        <w:r w:rsidR="00AD410E" w:rsidRPr="005A10E8">
          <w:rPr>
            <w:rStyle w:val="Hyperlink1"/>
          </w:rPr>
          <w:t>the</w:t>
        </w:r>
        <w:proofErr w:type="spellEnd"/>
        <w:r w:rsidR="00AD410E" w:rsidRPr="005A10E8">
          <w:rPr>
            <w:rStyle w:val="Hyperlink1"/>
          </w:rPr>
          <w:t xml:space="preserve"> time, candidates do </w:t>
        </w:r>
        <w:proofErr w:type="gramStart"/>
        <w:r w:rsidR="00AD410E" w:rsidRPr="005A10E8">
          <w:rPr>
            <w:rStyle w:val="Hyperlink1"/>
          </w:rPr>
          <w:t>look</w:t>
        </w:r>
        <w:proofErr w:type="gramEnd"/>
        <w:r w:rsidR="00AD410E" w:rsidRPr="005A10E8">
          <w:rPr>
            <w:rStyle w:val="Hyperlink1"/>
          </w:rPr>
          <w:t xml:space="preserve"> </w:t>
        </w:r>
        <w:proofErr w:type="spellStart"/>
        <w:r w:rsidR="00AD410E" w:rsidRPr="005A10E8">
          <w:rPr>
            <w:rStyle w:val="Hyperlink1"/>
          </w:rPr>
          <w:t>like</w:t>
        </w:r>
        <w:proofErr w:type="spellEnd"/>
        <w:r w:rsidR="00AD410E" w:rsidRPr="005A10E8">
          <w:rPr>
            <w:rStyle w:val="Hyperlink1"/>
          </w:rPr>
          <w:t xml:space="preserve"> </w:t>
        </w:r>
        <w:proofErr w:type="spellStart"/>
        <w:r w:rsidR="00AD410E" w:rsidRPr="005A10E8">
          <w:rPr>
            <w:rStyle w:val="Hyperlink1"/>
          </w:rPr>
          <w:t>they</w:t>
        </w:r>
        <w:proofErr w:type="spellEnd"/>
        <w:r w:rsidR="00AD410E" w:rsidRPr="005A10E8">
          <w:rPr>
            <w:rStyle w:val="Hyperlink1"/>
          </w:rPr>
          <w:t xml:space="preserve"> </w:t>
        </w:r>
        <w:proofErr w:type="spellStart"/>
        <w:r w:rsidR="00AD410E" w:rsidRPr="005A10E8">
          <w:rPr>
            <w:rStyle w:val="Hyperlink1"/>
          </w:rPr>
          <w:t>belong</w:t>
        </w:r>
        <w:proofErr w:type="spellEnd"/>
        <w:r w:rsidR="00AD410E" w:rsidRPr="005A10E8">
          <w:rPr>
            <w:rStyle w:val="Hyperlink1"/>
          </w:rPr>
          <w:t xml:space="preserve"> </w:t>
        </w:r>
        <w:proofErr w:type="spellStart"/>
        <w:r w:rsidR="00AD410E" w:rsidRPr="005A10E8">
          <w:rPr>
            <w:rStyle w:val="Hyperlink1"/>
          </w:rPr>
          <w:t>to</w:t>
        </w:r>
        <w:proofErr w:type="spellEnd"/>
        <w:r w:rsidR="00AD410E" w:rsidRPr="005A10E8">
          <w:rPr>
            <w:rStyle w:val="Hyperlink1"/>
          </w:rPr>
          <w:t xml:space="preserve"> </w:t>
        </w:r>
        <w:proofErr w:type="spellStart"/>
        <w:r w:rsidR="00AD410E" w:rsidRPr="005A10E8">
          <w:rPr>
            <w:rStyle w:val="Hyperlink1"/>
          </w:rPr>
          <w:t>the</w:t>
        </w:r>
        <w:proofErr w:type="spellEnd"/>
        <w:r w:rsidR="00AD410E" w:rsidRPr="005A10E8">
          <w:rPr>
            <w:rStyle w:val="Hyperlink1"/>
          </w:rPr>
          <w:t xml:space="preserve"> </w:t>
        </w:r>
        <w:proofErr w:type="spellStart"/>
        <w:r w:rsidR="00AD410E" w:rsidRPr="005A10E8">
          <w:rPr>
            <w:rStyle w:val="Hyperlink1"/>
          </w:rPr>
          <w:t>class</w:t>
        </w:r>
        <w:proofErr w:type="spellEnd"/>
        <w:r w:rsidR="00AD410E" w:rsidRPr="005A10E8">
          <w:rPr>
            <w:rStyle w:val="Hyperlink1"/>
          </w:rPr>
          <w:t xml:space="preserve"> </w:t>
        </w:r>
        <w:proofErr w:type="spellStart"/>
        <w:r w:rsidR="00AD410E" w:rsidRPr="005A10E8">
          <w:rPr>
            <w:rStyle w:val="Hyperlink1"/>
          </w:rPr>
          <w:t>to</w:t>
        </w:r>
        <w:proofErr w:type="spellEnd"/>
        <w:r w:rsidR="00AD410E" w:rsidRPr="005A10E8">
          <w:rPr>
            <w:rStyle w:val="Hyperlink1"/>
          </w:rPr>
          <w:t xml:space="preserve"> </w:t>
        </w:r>
        <w:proofErr w:type="spellStart"/>
        <w:r w:rsidR="00AD410E" w:rsidRPr="005A10E8">
          <w:rPr>
            <w:rStyle w:val="Hyperlink1"/>
          </w:rPr>
          <w:t>which</w:t>
        </w:r>
        <w:proofErr w:type="spellEnd"/>
        <w:r w:rsidR="00AD410E" w:rsidRPr="005A10E8">
          <w:rPr>
            <w:rStyle w:val="Hyperlink1"/>
          </w:rPr>
          <w:t xml:space="preserve"> </w:t>
        </w:r>
        <w:proofErr w:type="spellStart"/>
        <w:r w:rsidR="00AD410E" w:rsidRPr="005A10E8">
          <w:rPr>
            <w:rStyle w:val="Hyperlink1"/>
          </w:rPr>
          <w:t>they</w:t>
        </w:r>
        <w:proofErr w:type="spellEnd"/>
        <w:r w:rsidR="00AD410E" w:rsidRPr="005A10E8">
          <w:rPr>
            <w:rStyle w:val="Hyperlink1"/>
          </w:rPr>
          <w:t xml:space="preserve"> </w:t>
        </w:r>
        <w:proofErr w:type="spellStart"/>
        <w:r w:rsidR="00AD410E" w:rsidRPr="005A10E8">
          <w:rPr>
            <w:rStyle w:val="Hyperlink1"/>
          </w:rPr>
          <w:t>actually</w:t>
        </w:r>
        <w:proofErr w:type="spellEnd"/>
        <w:r w:rsidR="00AD410E" w:rsidRPr="005A10E8">
          <w:rPr>
            <w:rStyle w:val="Hyperlink1"/>
          </w:rPr>
          <w:t xml:space="preserve"> </w:t>
        </w:r>
        <w:proofErr w:type="spellStart"/>
        <w:r w:rsidR="00AD410E" w:rsidRPr="005A10E8">
          <w:rPr>
            <w:rStyle w:val="Hyperlink1"/>
          </w:rPr>
          <w:t>belong</w:t>
        </w:r>
        <w:proofErr w:type="spellEnd"/>
        <w:r w:rsidR="00AD410E" w:rsidRPr="005A10E8">
          <w:rPr>
            <w:rStyle w:val="Hyperlink1"/>
          </w:rPr>
          <w:t xml:space="preserve">. </w:t>
        </w:r>
        <w:proofErr w:type="spellStart"/>
        <w:r w:rsidR="00AD410E" w:rsidRPr="005A10E8">
          <w:rPr>
            <w:rStyle w:val="Hyperlink1"/>
          </w:rPr>
          <w:t>The</w:t>
        </w:r>
        <w:proofErr w:type="spellEnd"/>
        <w:r w:rsidR="00AD410E" w:rsidRPr="005A10E8">
          <w:rPr>
            <w:rStyle w:val="Hyperlink1"/>
          </w:rPr>
          <w:t xml:space="preserve"> figure </w:t>
        </w:r>
        <w:proofErr w:type="spellStart"/>
        <w:r w:rsidR="00AD410E" w:rsidRPr="005A10E8">
          <w:rPr>
            <w:rStyle w:val="Hyperlink1"/>
          </w:rPr>
          <w:t>also</w:t>
        </w:r>
        <w:proofErr w:type="spellEnd"/>
        <w:r w:rsidR="00AD410E" w:rsidRPr="005A10E8">
          <w:rPr>
            <w:rStyle w:val="Hyperlink1"/>
          </w:rPr>
          <w:t xml:space="preserve"> </w:t>
        </w:r>
        <w:proofErr w:type="gramStart"/>
        <w:r w:rsidR="00AD410E" w:rsidRPr="005A10E8">
          <w:rPr>
            <w:rStyle w:val="Hyperlink1"/>
          </w:rPr>
          <w:t>shows</w:t>
        </w:r>
        <w:proofErr w:type="gramEnd"/>
        <w:r w:rsidR="00AD410E" w:rsidRPr="005A10E8">
          <w:rPr>
            <w:rStyle w:val="Hyperlink1"/>
          </w:rPr>
          <w:t xml:space="preserve"> </w:t>
        </w:r>
        <w:proofErr w:type="spellStart"/>
        <w:r w:rsidR="00AD410E" w:rsidRPr="005A10E8">
          <w:rPr>
            <w:rStyle w:val="Hyperlink1"/>
          </w:rPr>
          <w:t>that</w:t>
        </w:r>
        <w:proofErr w:type="spellEnd"/>
        <w:r w:rsidR="00AD410E" w:rsidRPr="005A10E8">
          <w:rPr>
            <w:rStyle w:val="Hyperlink1"/>
          </w:rPr>
          <w:t xml:space="preserve"> candidates </w:t>
        </w:r>
        <w:proofErr w:type="spellStart"/>
        <w:r w:rsidR="00AD410E" w:rsidRPr="005A10E8">
          <w:rPr>
            <w:rStyle w:val="Hyperlink1"/>
          </w:rPr>
          <w:t>who</w:t>
        </w:r>
        <w:proofErr w:type="spellEnd"/>
        <w:r w:rsidR="00AD410E" w:rsidRPr="005A10E8">
          <w:rPr>
            <w:rStyle w:val="Hyperlink1"/>
          </w:rPr>
          <w:t xml:space="preserve"> look </w:t>
        </w:r>
        <w:proofErr w:type="spellStart"/>
        <w:r w:rsidR="00AD410E" w:rsidRPr="005A10E8">
          <w:rPr>
            <w:rStyle w:val="Hyperlink1"/>
          </w:rPr>
          <w:t>like</w:t>
        </w:r>
        <w:proofErr w:type="spellEnd"/>
        <w:r w:rsidR="00AD410E" w:rsidRPr="005A10E8">
          <w:rPr>
            <w:rStyle w:val="Hyperlink1"/>
          </w:rPr>
          <w:t xml:space="preserve"> </w:t>
        </w:r>
        <w:proofErr w:type="spellStart"/>
        <w:r w:rsidR="00AD410E" w:rsidRPr="005A10E8">
          <w:rPr>
            <w:rStyle w:val="Hyperlink1"/>
          </w:rPr>
          <w:t>they</w:t>
        </w:r>
        <w:proofErr w:type="spellEnd"/>
        <w:r w:rsidR="00AD410E" w:rsidRPr="005A10E8">
          <w:rPr>
            <w:rStyle w:val="Hyperlink1"/>
          </w:rPr>
          <w:t xml:space="preserve"> </w:t>
        </w:r>
        <w:proofErr w:type="spellStart"/>
        <w:r w:rsidR="00AD410E" w:rsidRPr="005A10E8">
          <w:rPr>
            <w:rStyle w:val="Hyperlink1"/>
          </w:rPr>
          <w:t>have</w:t>
        </w:r>
        <w:proofErr w:type="spellEnd"/>
        <w:r w:rsidR="00AD410E" w:rsidRPr="005A10E8">
          <w:rPr>
            <w:rStyle w:val="Hyperlink1"/>
          </w:rPr>
          <w:t xml:space="preserve"> </w:t>
        </w:r>
        <w:proofErr w:type="spellStart"/>
        <w:r w:rsidR="00AD410E" w:rsidRPr="005A10E8">
          <w:rPr>
            <w:rStyle w:val="Hyperlink1"/>
          </w:rPr>
          <w:t>working-class</w:t>
        </w:r>
        <w:proofErr w:type="spellEnd"/>
        <w:r w:rsidR="00AD410E" w:rsidRPr="005A10E8">
          <w:rPr>
            <w:rStyle w:val="Hyperlink1"/>
          </w:rPr>
          <w:t xml:space="preserve"> </w:t>
        </w:r>
        <w:proofErr w:type="spellStart"/>
        <w:r w:rsidR="00AD410E" w:rsidRPr="005A10E8">
          <w:rPr>
            <w:rStyle w:val="Hyperlink1"/>
          </w:rPr>
          <w:t>occupations</w:t>
        </w:r>
        <w:proofErr w:type="spellEnd"/>
        <w:r w:rsidR="00AD410E" w:rsidRPr="005A10E8">
          <w:rPr>
            <w:rStyle w:val="Hyperlink1"/>
          </w:rPr>
          <w:t xml:space="preserve"> are </w:t>
        </w:r>
        <w:proofErr w:type="spellStart"/>
        <w:r w:rsidR="00AD410E" w:rsidRPr="005A10E8">
          <w:rPr>
            <w:rStyle w:val="Hyperlink1"/>
          </w:rPr>
          <w:t>actually</w:t>
        </w:r>
        <w:proofErr w:type="spellEnd"/>
        <w:r w:rsidR="00AD410E" w:rsidRPr="005A10E8">
          <w:rPr>
            <w:rStyle w:val="Hyperlink1"/>
          </w:rPr>
          <w:t xml:space="preserve"> </w:t>
        </w:r>
        <w:proofErr w:type="spellStart"/>
        <w:r w:rsidR="00AD410E" w:rsidRPr="005A10E8">
          <w:rPr>
            <w:rStyle w:val="Hyperlink1"/>
          </w:rPr>
          <w:t>working</w:t>
        </w:r>
        <w:r w:rsidR="00AD410E">
          <w:rPr>
            <w:rStyle w:val="Hyperlink1"/>
          </w:rPr>
          <w:t>-</w:t>
        </w:r>
        <w:r w:rsidR="00AD410E" w:rsidRPr="005A10E8">
          <w:rPr>
            <w:rStyle w:val="Hyperlink1"/>
          </w:rPr>
          <w:t>class</w:t>
        </w:r>
        <w:proofErr w:type="spellEnd"/>
        <w:r w:rsidR="00AD410E" w:rsidRPr="005A10E8">
          <w:rPr>
            <w:rStyle w:val="Hyperlink1"/>
          </w:rPr>
          <w:t xml:space="preserve"> </w:t>
        </w:r>
        <w:proofErr w:type="spellStart"/>
        <w:r w:rsidR="00AD410E" w:rsidRPr="005A10E8">
          <w:rPr>
            <w:rStyle w:val="Hyperlink1"/>
          </w:rPr>
          <w:t>individuals</w:t>
        </w:r>
        <w:proofErr w:type="spellEnd"/>
        <w:r w:rsidR="00AD410E" w:rsidRPr="005A10E8">
          <w:rPr>
            <w:rStyle w:val="Hyperlink1"/>
          </w:rPr>
          <w:t xml:space="preserve">, and so </w:t>
        </w:r>
        <w:proofErr w:type="spellStart"/>
        <w:r w:rsidR="00AD410E" w:rsidRPr="005A10E8">
          <w:rPr>
            <w:rStyle w:val="Hyperlink1"/>
          </w:rPr>
          <w:t>on</w:t>
        </w:r>
        <w:proofErr w:type="spellEnd"/>
        <w:r w:rsidR="00AD410E" w:rsidRPr="005A10E8">
          <w:rPr>
            <w:rStyle w:val="Hyperlink1"/>
          </w:rPr>
          <w:t xml:space="preserve">. </w:t>
        </w:r>
        <w:proofErr w:type="spellStart"/>
        <w:r w:rsidR="00AD410E" w:rsidRPr="005A10E8">
          <w:rPr>
            <w:rStyle w:val="Hyperlink1"/>
          </w:rPr>
          <w:t>Importantly</w:t>
        </w:r>
        <w:proofErr w:type="spellEnd"/>
        <w:r w:rsidR="00AD410E" w:rsidRPr="005A10E8">
          <w:rPr>
            <w:rStyle w:val="Hyperlink1"/>
          </w:rPr>
          <w:t xml:space="preserve">, </w:t>
        </w:r>
        <w:proofErr w:type="spellStart"/>
        <w:r w:rsidR="00AD410E" w:rsidRPr="005A10E8">
          <w:rPr>
            <w:rStyle w:val="Hyperlink1"/>
          </w:rPr>
          <w:t>these</w:t>
        </w:r>
        <w:proofErr w:type="spellEnd"/>
        <w:r w:rsidR="00AD410E" w:rsidRPr="005A10E8">
          <w:rPr>
            <w:rStyle w:val="Hyperlink1"/>
          </w:rPr>
          <w:t xml:space="preserve"> </w:t>
        </w:r>
        <w:proofErr w:type="spellStart"/>
        <w:r w:rsidR="00AD410E" w:rsidRPr="005A10E8">
          <w:rPr>
            <w:rStyle w:val="Hyperlink1"/>
          </w:rPr>
          <w:t>levels</w:t>
        </w:r>
        <w:proofErr w:type="spellEnd"/>
        <w:r w:rsidR="00AD410E" w:rsidRPr="005A10E8">
          <w:rPr>
            <w:rStyle w:val="Hyperlink1"/>
          </w:rPr>
          <w:t xml:space="preserve"> are </w:t>
        </w:r>
        <w:proofErr w:type="spellStart"/>
        <w:r w:rsidR="00AD410E" w:rsidRPr="005A10E8">
          <w:rPr>
            <w:rStyle w:val="Hyperlink1"/>
          </w:rPr>
          <w:t>consistent</w:t>
        </w:r>
        <w:proofErr w:type="spellEnd"/>
        <w:r w:rsidR="00AD410E" w:rsidRPr="005A10E8">
          <w:rPr>
            <w:rStyle w:val="Hyperlink1"/>
          </w:rPr>
          <w:t xml:space="preserve"> </w:t>
        </w:r>
        <w:proofErr w:type="spellStart"/>
        <w:r w:rsidR="00AD410E" w:rsidRPr="005A10E8">
          <w:rPr>
            <w:rStyle w:val="Hyperlink1"/>
          </w:rPr>
          <w:t>for</w:t>
        </w:r>
        <w:proofErr w:type="spellEnd"/>
        <w:r w:rsidR="00AD410E" w:rsidRPr="005A10E8">
          <w:rPr>
            <w:rStyle w:val="Hyperlink1"/>
          </w:rPr>
          <w:t xml:space="preserve"> </w:t>
        </w:r>
        <w:proofErr w:type="spellStart"/>
        <w:r w:rsidR="00AD410E" w:rsidRPr="005A10E8">
          <w:rPr>
            <w:rStyle w:val="Hyperlink1"/>
          </w:rPr>
          <w:t>both</w:t>
        </w:r>
        <w:proofErr w:type="spellEnd"/>
        <w:r w:rsidR="00AD410E" w:rsidRPr="005A10E8">
          <w:rPr>
            <w:rStyle w:val="Hyperlink1"/>
          </w:rPr>
          <w:t xml:space="preserve"> male and </w:t>
        </w:r>
        <w:proofErr w:type="spellStart"/>
        <w:r w:rsidR="00AD410E" w:rsidRPr="005A10E8">
          <w:rPr>
            <w:rStyle w:val="Hyperlink1"/>
          </w:rPr>
          <w:t>female</w:t>
        </w:r>
        <w:proofErr w:type="spellEnd"/>
        <w:r w:rsidR="00AD410E" w:rsidRPr="005A10E8">
          <w:rPr>
            <w:rStyle w:val="Hyperlink1"/>
          </w:rPr>
          <w:t xml:space="preserve"> candidates.</w:t>
        </w:r>
      </w:ins>
      <w:del w:id="78" w:author="Dr. Amy R." w:date="2023-01-28T14:24:00Z">
        <w:r w:rsidDel="00AD410E">
          <w:rPr>
            <w:rStyle w:val="Hyperlink0"/>
          </w:rPr>
          <w:delText>To verify these assumptions, we show in Figure 2 that Finnish candidates are scored with an average of 3.3 (as per Table 1, a score of 5 is the maximum congruence between physical appearance and occupation). This implies that Finnish voters find that 66% of the time candidates do look like they belong to the class the candidates actually belong to. The figure also shows that candidates that look like they have working class occupations are actually working class individuals, and so on. Importantly, these levels are consistent for both male and female candidates.</w:delText>
        </w:r>
      </w:del>
      <w:r>
        <w:rPr>
          <w:rStyle w:val="Hyperlink0"/>
        </w:rPr>
        <w:t>”</w:t>
      </w:r>
    </w:p>
    <w:p w14:paraId="51BBB8EE" w14:textId="77777777" w:rsidR="005C385A" w:rsidRDefault="00000000">
      <w:pPr>
        <w:pStyle w:val="Body"/>
        <w:numPr>
          <w:ilvl w:val="0"/>
          <w:numId w:val="2"/>
        </w:numPr>
        <w:spacing w:before="200" w:after="200"/>
        <w:jc w:val="both"/>
      </w:pPr>
      <w:r>
        <w:rPr>
          <w:rStyle w:val="None"/>
          <w:b/>
          <w:bCs/>
        </w:rPr>
        <w:t>I wonder what the correlation between attractiveness and occupational status is?</w:t>
      </w:r>
      <w:r>
        <w:rPr>
          <w:rStyle w:val="None"/>
          <w:b/>
          <w:bCs/>
        </w:rPr>
        <w:br/>
      </w:r>
      <w:r>
        <w:rPr>
          <w:rStyle w:val="None"/>
          <w:b/>
          <w:bCs/>
        </w:rPr>
        <w:br/>
      </w:r>
      <w:r>
        <w:rPr>
          <w:rStyle w:val="None"/>
        </w:rPr>
        <w:t>Thank you for this question. In the motivation of the paper (p. 2) we state that the literature has convincingly shown that attractiveness has played an important role in explaining voting intention. That is why we</w:t>
      </w:r>
      <w:r>
        <w:rPr>
          <w:rStyle w:val="None"/>
          <w:rtl/>
        </w:rPr>
        <w:t>’</w:t>
      </w:r>
      <w:r>
        <w:rPr>
          <w:rStyle w:val="None"/>
        </w:rPr>
        <w:t>ve made sure to control for attractiveness in the original (and edited) version of the manuscript (</w:t>
      </w:r>
      <w:r>
        <w:rPr>
          <w:rStyle w:val="None"/>
          <w:b/>
          <w:bCs/>
        </w:rPr>
        <w:t>see models 4, 6, 7, 8, 11 and 12 in Table 3, p. 17)</w:t>
      </w:r>
      <w:r>
        <w:rPr>
          <w:rStyle w:val="None"/>
        </w:rPr>
        <w:t xml:space="preserve">. </w:t>
      </w:r>
      <w:proofErr w:type="gramStart"/>
      <w:r>
        <w:rPr>
          <w:rStyle w:val="None"/>
        </w:rPr>
        <w:t>Thus</w:t>
      </w:r>
      <w:proofErr w:type="gramEnd"/>
      <w:r>
        <w:rPr>
          <w:rStyle w:val="None"/>
        </w:rPr>
        <w:t xml:space="preserve"> we find the question relevant to our paper.</w:t>
      </w:r>
      <w:r>
        <w:rPr>
          <w:rStyle w:val="None"/>
        </w:rPr>
        <w:br/>
      </w:r>
      <w:r>
        <w:rPr>
          <w:rStyle w:val="None"/>
        </w:rPr>
        <w:br/>
        <w:t>To answer the reviewer</w:t>
      </w:r>
      <w:r>
        <w:rPr>
          <w:rStyle w:val="None"/>
          <w:rtl/>
        </w:rPr>
        <w:t>’</w:t>
      </w:r>
      <w:r>
        <w:rPr>
          <w:rStyle w:val="None"/>
        </w:rPr>
        <w:t xml:space="preserve">s question more precisely, </w:t>
      </w:r>
      <w:r>
        <w:rPr>
          <w:rStyle w:val="None"/>
          <w:b/>
          <w:bCs/>
        </w:rPr>
        <w:t>the correlation between attractiveness and occupational status is zero</w:t>
      </w:r>
      <w:r>
        <w:rPr>
          <w:rStyle w:val="None"/>
        </w:rPr>
        <w:t xml:space="preserve">. The figure below shows a simple linear OLS model that correlates attractiveness levels of the candidates as a function of their occupational status. In particular, the figure shows beta coefficients that represent the correlation between these two variables (having </w:t>
      </w:r>
      <w:r>
        <w:rPr>
          <w:rStyle w:val="None"/>
          <w:rtl/>
          <w:lang w:val="ar-SA"/>
        </w:rPr>
        <w:t>“</w:t>
      </w:r>
      <w:proofErr w:type="spellStart"/>
      <w:r>
        <w:rPr>
          <w:rStyle w:val="None"/>
          <w:lang w:val="it-IT"/>
        </w:rPr>
        <w:t>upper</w:t>
      </w:r>
      <w:proofErr w:type="spellEnd"/>
      <w:r>
        <w:rPr>
          <w:rStyle w:val="None"/>
          <w:lang w:val="it-IT"/>
        </w:rPr>
        <w:t xml:space="preserve"> class</w:t>
      </w:r>
      <w:r>
        <w:rPr>
          <w:rStyle w:val="None"/>
        </w:rPr>
        <w:t>” as the reference category).</w:t>
      </w:r>
      <w:r>
        <w:rPr>
          <w:rStyle w:val="None"/>
        </w:rPr>
        <w:br/>
      </w:r>
      <w:r>
        <w:rPr>
          <w:rStyle w:val="None"/>
        </w:rPr>
        <w:br/>
      </w:r>
      <w:r>
        <w:rPr>
          <w:rStyle w:val="None"/>
          <w:noProof/>
        </w:rPr>
        <w:drawing>
          <wp:inline distT="0" distB="0" distL="0" distR="0" wp14:anchorId="384CE867" wp14:editId="797C8544">
            <wp:extent cx="2672153" cy="2684670"/>
            <wp:effectExtent l="0" t="0" r="0" b="0"/>
            <wp:docPr id="1073741829" name="officeArt object" descr="image1.png"/>
            <wp:cNvGraphicFramePr/>
            <a:graphic xmlns:a="http://schemas.openxmlformats.org/drawingml/2006/main">
              <a:graphicData uri="http://schemas.openxmlformats.org/drawingml/2006/picture">
                <pic:pic xmlns:pic="http://schemas.openxmlformats.org/drawingml/2006/picture">
                  <pic:nvPicPr>
                    <pic:cNvPr id="1073741829" name="image1.png" descr="image1.png"/>
                    <pic:cNvPicPr>
                      <a:picLocks noChangeAspect="1"/>
                    </pic:cNvPicPr>
                  </pic:nvPicPr>
                  <pic:blipFill>
                    <a:blip r:embed="rId16"/>
                    <a:stretch>
                      <a:fillRect/>
                    </a:stretch>
                  </pic:blipFill>
                  <pic:spPr>
                    <a:xfrm>
                      <a:off x="0" y="0"/>
                      <a:ext cx="2672153" cy="2684670"/>
                    </a:xfrm>
                    <a:prstGeom prst="rect">
                      <a:avLst/>
                    </a:prstGeom>
                    <a:ln w="12700" cap="flat">
                      <a:noFill/>
                      <a:miter lim="400000"/>
                    </a:ln>
                    <a:effectLst/>
                  </pic:spPr>
                </pic:pic>
              </a:graphicData>
            </a:graphic>
          </wp:inline>
        </w:drawing>
      </w:r>
      <w:r>
        <w:rPr>
          <w:rStyle w:val="None"/>
        </w:rPr>
        <w:br/>
      </w:r>
      <w:r>
        <w:rPr>
          <w:rStyle w:val="None"/>
        </w:rPr>
        <w:lastRenderedPageBreak/>
        <w:t>We don</w:t>
      </w:r>
      <w:r>
        <w:rPr>
          <w:rStyle w:val="None"/>
          <w:rtl/>
        </w:rPr>
        <w:t>’</w:t>
      </w:r>
      <w:r>
        <w:rPr>
          <w:rStyle w:val="None"/>
        </w:rPr>
        <w:t xml:space="preserve">t include this bivariate correlation plot in the paper (but if the reviewer wants us to do so, we would happily do it). What we already had in the paper was </w:t>
      </w:r>
      <w:r>
        <w:rPr>
          <w:rStyle w:val="None"/>
          <w:b/>
          <w:bCs/>
          <w:lang w:val="it-IT"/>
        </w:rPr>
        <w:t>panel E of Figure 1 (p. 10)</w:t>
      </w:r>
      <w:r>
        <w:rPr>
          <w:rStyle w:val="None"/>
        </w:rPr>
        <w:t>. (See figure detail below for quick reference). The figure conveys the same information: there is no association between class and attractiveness.</w:t>
      </w:r>
      <w:r>
        <w:rPr>
          <w:rStyle w:val="None"/>
        </w:rPr>
        <w:br/>
      </w:r>
      <w:r>
        <w:rPr>
          <w:rStyle w:val="None"/>
        </w:rPr>
        <w:br/>
      </w:r>
      <w:r>
        <w:rPr>
          <w:rStyle w:val="None"/>
          <w:noProof/>
        </w:rPr>
        <w:drawing>
          <wp:inline distT="0" distB="0" distL="0" distR="0" wp14:anchorId="39117757" wp14:editId="6E1C2556">
            <wp:extent cx="5731200" cy="2870200"/>
            <wp:effectExtent l="0" t="0" r="0" b="0"/>
            <wp:docPr id="1073741830" name="officeArt object" descr="image7.jpg"/>
            <wp:cNvGraphicFramePr/>
            <a:graphic xmlns:a="http://schemas.openxmlformats.org/drawingml/2006/main">
              <a:graphicData uri="http://schemas.openxmlformats.org/drawingml/2006/picture">
                <pic:pic xmlns:pic="http://schemas.openxmlformats.org/drawingml/2006/picture">
                  <pic:nvPicPr>
                    <pic:cNvPr id="1073741830" name="image7.jpg" descr="image7.jpg"/>
                    <pic:cNvPicPr>
                      <a:picLocks noChangeAspect="1"/>
                    </pic:cNvPicPr>
                  </pic:nvPicPr>
                  <pic:blipFill>
                    <a:blip r:embed="rId17"/>
                    <a:stretch>
                      <a:fillRect/>
                    </a:stretch>
                  </pic:blipFill>
                  <pic:spPr>
                    <a:xfrm>
                      <a:off x="0" y="0"/>
                      <a:ext cx="5731200" cy="2870200"/>
                    </a:xfrm>
                    <a:prstGeom prst="rect">
                      <a:avLst/>
                    </a:prstGeom>
                    <a:ln w="12700" cap="flat">
                      <a:noFill/>
                      <a:miter lim="400000"/>
                    </a:ln>
                    <a:effectLst/>
                  </pic:spPr>
                </pic:pic>
              </a:graphicData>
            </a:graphic>
          </wp:inline>
        </w:drawing>
      </w:r>
    </w:p>
    <w:p w14:paraId="4A8B860D" w14:textId="77777777" w:rsidR="00AD410E" w:rsidRPr="005A10E8" w:rsidRDefault="00000000" w:rsidP="00AD410E">
      <w:pPr>
        <w:pStyle w:val="Body"/>
        <w:spacing w:before="200" w:after="200"/>
        <w:jc w:val="both"/>
        <w:rPr>
          <w:ins w:id="79" w:author="Dr. Amy R." w:date="2023-01-28T14:27:00Z"/>
          <w:rStyle w:val="Hyperlink1"/>
        </w:rPr>
      </w:pPr>
      <w:r>
        <w:rPr>
          <w:rStyle w:val="None"/>
        </w:rPr>
        <w:t>These null results–we believe–stress two important ideas. First, there are no self-selection biases in our data-generating process. Having otherwise would mean that, for example, high-status occupations are systematically perceived as more attractive. In other words–and continuing with the same example–attractive candidates might self-select themselves into high-status occupations (</w:t>
      </w:r>
      <w:r>
        <w:rPr>
          <w:rStyle w:val="None"/>
          <w:rtl/>
          <w:lang w:val="ar-SA"/>
        </w:rPr>
        <w:t>“</w:t>
      </w:r>
      <w:proofErr w:type="spellStart"/>
      <w:r>
        <w:rPr>
          <w:rStyle w:val="None"/>
          <w:lang w:val="it-IT"/>
        </w:rPr>
        <w:t>upper</w:t>
      </w:r>
      <w:proofErr w:type="spellEnd"/>
      <w:r>
        <w:rPr>
          <w:rStyle w:val="None"/>
          <w:lang w:val="it-IT"/>
        </w:rPr>
        <w:t xml:space="preserve"> class</w:t>
      </w:r>
      <w:r>
        <w:rPr>
          <w:rStyle w:val="None"/>
        </w:rPr>
        <w:t xml:space="preserve">” occupations, in the figure above). Second, since we are including both covariates in the same equation (e.g., attractiveness and occupational status) we would like both processes to be orthogonal, i.e., mutual statistical independence). Having otherwise would violate the statistical assumption of statistical independence, seriously inflating our standard errors (i.e., multicollinearity issues). </w:t>
      </w:r>
      <w:r>
        <w:rPr>
          <w:rStyle w:val="None"/>
        </w:rPr>
        <w:br/>
      </w:r>
      <w:r>
        <w:rPr>
          <w:rStyle w:val="None"/>
        </w:rPr>
        <w:br/>
      </w:r>
      <w:r>
        <w:rPr>
          <w:rStyle w:val="None"/>
          <w:b/>
          <w:bCs/>
          <w:u w:val="single"/>
        </w:rPr>
        <w:t>To be sure, in the paper we now discuss this issue more efficiently as follows (p. 10 in the paper). See also the figure (same page) we had included in the original submission of our manuscript for reference (which we paste into here for quick reference)</w:t>
      </w:r>
      <w:r>
        <w:rPr>
          <w:rStyle w:val="None"/>
        </w:rPr>
        <w:t>:</w:t>
      </w:r>
      <w:r>
        <w:rPr>
          <w:rStyle w:val="None"/>
          <w:rtl/>
          <w:lang w:val="ar-SA"/>
        </w:rPr>
        <w:br/>
      </w:r>
      <w:r>
        <w:rPr>
          <w:rStyle w:val="None"/>
          <w:rtl/>
          <w:lang w:val="ar-SA"/>
        </w:rPr>
        <w:br/>
        <w:t>“</w:t>
      </w:r>
    </w:p>
    <w:p w14:paraId="0D1D2AEA" w14:textId="77777777" w:rsidR="00AD410E" w:rsidRPr="005A10E8" w:rsidRDefault="00AD410E" w:rsidP="00AD410E">
      <w:pPr>
        <w:pStyle w:val="Body"/>
        <w:spacing w:before="200" w:after="200"/>
        <w:jc w:val="both"/>
        <w:rPr>
          <w:ins w:id="80" w:author="Dr. Amy R." w:date="2023-01-28T14:27:00Z"/>
        </w:rPr>
      </w:pPr>
      <w:proofErr w:type="spellStart"/>
      <w:ins w:id="81" w:author="Dr. Amy R." w:date="2023-01-28T14:27:00Z">
        <w:r w:rsidRPr="005A10E8">
          <w:rPr>
            <w:rStyle w:val="Hyperlink1"/>
          </w:rPr>
          <w:t>This</w:t>
        </w:r>
        <w:proofErr w:type="spellEnd"/>
        <w:r w:rsidRPr="005A10E8">
          <w:rPr>
            <w:rStyle w:val="Hyperlink1"/>
          </w:rPr>
          <w:t xml:space="preserve"> </w:t>
        </w:r>
        <w:proofErr w:type="spellStart"/>
        <w:r w:rsidRPr="005A10E8">
          <w:rPr>
            <w:rStyle w:val="Hyperlink1"/>
          </w:rPr>
          <w:t>methodology</w:t>
        </w:r>
        <w:proofErr w:type="spellEnd"/>
        <w:r w:rsidRPr="005A10E8">
          <w:rPr>
            <w:rStyle w:val="Hyperlink1"/>
          </w:rPr>
          <w:t xml:space="preserve"> </w:t>
        </w:r>
        <w:proofErr w:type="spellStart"/>
        <w:r w:rsidRPr="005A10E8">
          <w:rPr>
            <w:rStyle w:val="Hyperlink1"/>
          </w:rPr>
          <w:t>might</w:t>
        </w:r>
        <w:proofErr w:type="spellEnd"/>
        <w:r w:rsidRPr="005A10E8">
          <w:rPr>
            <w:rStyle w:val="Hyperlink1"/>
          </w:rPr>
          <w:t xml:space="preserve"> </w:t>
        </w:r>
        <w:proofErr w:type="spellStart"/>
        <w:r w:rsidRPr="005A10E8">
          <w:rPr>
            <w:rStyle w:val="Hyperlink1"/>
          </w:rPr>
          <w:t>raise</w:t>
        </w:r>
        <w:proofErr w:type="spellEnd"/>
        <w:r w:rsidRPr="005A10E8">
          <w:rPr>
            <w:rStyle w:val="Hyperlink1"/>
          </w:rPr>
          <w:t xml:space="preserve"> </w:t>
        </w:r>
        <w:r>
          <w:rPr>
            <w:rStyle w:val="Hyperlink1"/>
          </w:rPr>
          <w:t xml:space="preserve">a </w:t>
        </w:r>
        <w:proofErr w:type="spellStart"/>
        <w:r w:rsidRPr="005A10E8">
          <w:rPr>
            <w:rStyle w:val="Hyperlink1"/>
          </w:rPr>
          <w:t>concern</w:t>
        </w:r>
        <w:proofErr w:type="spellEnd"/>
        <w:r w:rsidRPr="005A10E8">
          <w:rPr>
            <w:rStyle w:val="Hyperlink1"/>
          </w:rPr>
          <w:t xml:space="preserve"> </w:t>
        </w:r>
        <w:proofErr w:type="spellStart"/>
        <w:r>
          <w:rPr>
            <w:rStyle w:val="Hyperlink1"/>
          </w:rPr>
          <w:t>about</w:t>
        </w:r>
        <w:proofErr w:type="spellEnd"/>
        <w:r w:rsidRPr="005A10E8">
          <w:rPr>
            <w:rStyle w:val="Hyperlink1"/>
          </w:rPr>
          <w:t xml:space="preserve"> </w:t>
        </w:r>
        <w:proofErr w:type="spellStart"/>
        <w:r w:rsidRPr="005A10E8">
          <w:rPr>
            <w:rStyle w:val="Hyperlink1"/>
          </w:rPr>
          <w:t>self-selection</w:t>
        </w:r>
        <w:proofErr w:type="spellEnd"/>
        <w:r w:rsidRPr="005A10E8">
          <w:rPr>
            <w:rStyle w:val="Hyperlink1"/>
          </w:rPr>
          <w:t xml:space="preserve"> </w:t>
        </w:r>
        <w:proofErr w:type="spellStart"/>
        <w:r w:rsidRPr="005A10E8">
          <w:rPr>
            <w:rStyle w:val="Hyperlink1"/>
          </w:rPr>
          <w:t>bias</w:t>
        </w:r>
        <w:proofErr w:type="spellEnd"/>
        <w:r w:rsidRPr="005A10E8">
          <w:rPr>
            <w:rStyle w:val="Hyperlink1"/>
          </w:rPr>
          <w:t xml:space="preserve"> </w:t>
        </w:r>
        <w:proofErr w:type="spellStart"/>
        <w:r w:rsidRPr="005A10E8">
          <w:rPr>
            <w:rStyle w:val="Hyperlink1"/>
          </w:rPr>
          <w:t>if</w:t>
        </w:r>
        <w:proofErr w:type="spellEnd"/>
        <w:r w:rsidRPr="005A10E8">
          <w:rPr>
            <w:rStyle w:val="Hyperlink1"/>
          </w:rPr>
          <w:t xml:space="preserve">, </w:t>
        </w:r>
        <w:proofErr w:type="spellStart"/>
        <w:r w:rsidRPr="005A10E8">
          <w:rPr>
            <w:rStyle w:val="Hyperlink1"/>
          </w:rPr>
          <w:t>e.g</w:t>
        </w:r>
        <w:proofErr w:type="spellEnd"/>
        <w:r w:rsidRPr="005A10E8">
          <w:rPr>
            <w:rStyle w:val="Hyperlink1"/>
          </w:rPr>
          <w:t xml:space="preserve">., </w:t>
        </w:r>
        <w:proofErr w:type="spellStart"/>
        <w:r w:rsidRPr="005A10E8">
          <w:rPr>
            <w:rStyle w:val="Hyperlink1"/>
          </w:rPr>
          <w:t>high</w:t>
        </w:r>
        <w:proofErr w:type="spellEnd"/>
        <w:r w:rsidRPr="005A10E8">
          <w:rPr>
            <w:rStyle w:val="Hyperlink1"/>
          </w:rPr>
          <w:t>-status-</w:t>
        </w:r>
        <w:proofErr w:type="spellStart"/>
        <w:r w:rsidRPr="005A10E8">
          <w:rPr>
            <w:rStyle w:val="Hyperlink1"/>
          </w:rPr>
          <w:t>occupation</w:t>
        </w:r>
        <w:proofErr w:type="spellEnd"/>
        <w:r w:rsidRPr="005A10E8">
          <w:rPr>
            <w:rStyle w:val="Hyperlink1"/>
          </w:rPr>
          <w:t xml:space="preserve"> candidates</w:t>
        </w:r>
        <w:r>
          <w:rPr>
            <w:rStyle w:val="Hyperlink1"/>
          </w:rPr>
          <w:t>,</w:t>
        </w:r>
        <w:r w:rsidRPr="005A10E8">
          <w:rPr>
            <w:rStyle w:val="Hyperlink1"/>
          </w:rPr>
          <w:t xml:space="preserve"> </w:t>
        </w:r>
        <w:proofErr w:type="spellStart"/>
        <w:r w:rsidRPr="005A10E8">
          <w:rPr>
            <w:rStyle w:val="Hyperlink1"/>
          </w:rPr>
          <w:t>usually</w:t>
        </w:r>
        <w:proofErr w:type="spellEnd"/>
        <w:r w:rsidRPr="005A10E8">
          <w:rPr>
            <w:rStyle w:val="Hyperlink1"/>
          </w:rPr>
          <w:t xml:space="preserve"> </w:t>
        </w:r>
        <w:proofErr w:type="spellStart"/>
        <w:r w:rsidRPr="005A10E8">
          <w:rPr>
            <w:rStyle w:val="Hyperlink1"/>
          </w:rPr>
          <w:t>perceived</w:t>
        </w:r>
        <w:proofErr w:type="spellEnd"/>
        <w:r w:rsidRPr="005A10E8">
          <w:rPr>
            <w:rStyle w:val="Hyperlink1"/>
          </w:rPr>
          <w:t xml:space="preserve"> as more </w:t>
        </w:r>
        <w:proofErr w:type="spellStart"/>
        <w:r w:rsidRPr="005A10E8">
          <w:rPr>
            <w:rStyle w:val="Hyperlink1"/>
          </w:rPr>
          <w:t>attractive</w:t>
        </w:r>
        <w:proofErr w:type="spellEnd"/>
        <w:r>
          <w:rPr>
            <w:rStyle w:val="Hyperlink1"/>
          </w:rPr>
          <w:t>,</w:t>
        </w:r>
        <w:r w:rsidRPr="005A10E8">
          <w:rPr>
            <w:rStyle w:val="Hyperlink1"/>
          </w:rPr>
          <w:t xml:space="preserve"> </w:t>
        </w:r>
        <w:proofErr w:type="spellStart"/>
        <w:r w:rsidRPr="005A10E8">
          <w:rPr>
            <w:rStyle w:val="Hyperlink1"/>
          </w:rPr>
          <w:t>were</w:t>
        </w:r>
        <w:proofErr w:type="spellEnd"/>
        <w:r w:rsidRPr="005A10E8">
          <w:rPr>
            <w:rStyle w:val="Hyperlink1"/>
          </w:rPr>
          <w:t xml:space="preserve"> </w:t>
        </w:r>
        <w:proofErr w:type="spellStart"/>
        <w:r w:rsidRPr="005A10E8">
          <w:rPr>
            <w:rStyle w:val="Hyperlink1"/>
          </w:rPr>
          <w:t>thought</w:t>
        </w:r>
        <w:proofErr w:type="spellEnd"/>
        <w:r w:rsidRPr="005A10E8">
          <w:rPr>
            <w:rStyle w:val="Hyperlink1"/>
          </w:rPr>
          <w:t xml:space="preserve">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indicate</w:t>
        </w:r>
        <w:proofErr w:type="spellEnd"/>
        <w:r w:rsidRPr="005A10E8">
          <w:rPr>
            <w:rStyle w:val="Hyperlink1"/>
          </w:rPr>
          <w:t xml:space="preserve"> </w:t>
        </w:r>
        <w:proofErr w:type="spellStart"/>
        <w:r w:rsidRPr="005A10E8">
          <w:rPr>
            <w:rStyle w:val="Hyperlink1"/>
          </w:rPr>
          <w:t>that</w:t>
        </w:r>
        <w:proofErr w:type="spellEnd"/>
        <w:r w:rsidRPr="005A10E8">
          <w:rPr>
            <w:rStyle w:val="Hyperlink1"/>
          </w:rPr>
          <w:t xml:space="preserve"> </w:t>
        </w:r>
        <w:proofErr w:type="spellStart"/>
        <w:r w:rsidRPr="005A10E8">
          <w:rPr>
            <w:rStyle w:val="Hyperlink1"/>
          </w:rPr>
          <w:t>attractive</w:t>
        </w:r>
        <w:proofErr w:type="spellEnd"/>
        <w:r w:rsidRPr="005A10E8">
          <w:rPr>
            <w:rStyle w:val="Hyperlink1"/>
          </w:rPr>
          <w:t xml:space="preserve"> candidates </w:t>
        </w:r>
        <w:proofErr w:type="spellStart"/>
        <w:r w:rsidRPr="005A10E8">
          <w:rPr>
            <w:rStyle w:val="Hyperlink1"/>
          </w:rPr>
          <w:t>self-select</w:t>
        </w:r>
        <w:proofErr w:type="spellEnd"/>
        <w:r w:rsidRPr="005A10E8">
          <w:rPr>
            <w:rStyle w:val="Hyperlink1"/>
          </w:rPr>
          <w:t xml:space="preserve"> </w:t>
        </w:r>
        <w:proofErr w:type="spellStart"/>
        <w:r w:rsidRPr="005A10E8">
          <w:rPr>
            <w:rStyle w:val="Hyperlink1"/>
          </w:rPr>
          <w:t>themselves</w:t>
        </w:r>
        <w:proofErr w:type="spellEnd"/>
        <w:r w:rsidRPr="005A10E8">
          <w:rPr>
            <w:rStyle w:val="Hyperlink1"/>
          </w:rPr>
          <w:t xml:space="preserve"> </w:t>
        </w:r>
        <w:proofErr w:type="spellStart"/>
        <w:r w:rsidRPr="005A10E8">
          <w:rPr>
            <w:rStyle w:val="Hyperlink1"/>
          </w:rPr>
          <w:t>into</w:t>
        </w:r>
        <w:proofErr w:type="spellEnd"/>
        <w:r w:rsidRPr="005A10E8">
          <w:rPr>
            <w:rStyle w:val="Hyperlink1"/>
          </w:rPr>
          <w:t xml:space="preserve"> </w:t>
        </w:r>
        <w:proofErr w:type="spellStart"/>
        <w:r w:rsidRPr="005A10E8">
          <w:rPr>
            <w:rStyle w:val="Hyperlink1"/>
          </w:rPr>
          <w:t>high</w:t>
        </w:r>
        <w:proofErr w:type="spellEnd"/>
        <w:r w:rsidRPr="005A10E8">
          <w:rPr>
            <w:rStyle w:val="Hyperlink1"/>
          </w:rPr>
          <w:t xml:space="preserve">-status </w:t>
        </w:r>
        <w:proofErr w:type="spellStart"/>
        <w:r w:rsidRPr="005A10E8">
          <w:rPr>
            <w:rStyle w:val="Hyperlink1"/>
          </w:rPr>
          <w:t>occupations</w:t>
        </w:r>
        <w:proofErr w:type="spellEnd"/>
        <w:r w:rsidRPr="005A10E8">
          <w:rPr>
            <w:rStyle w:val="Hyperlink1"/>
          </w:rPr>
          <w:t xml:space="preserve">; or </w:t>
        </w:r>
        <w:proofErr w:type="spellStart"/>
        <w:r w:rsidRPr="005A10E8">
          <w:rPr>
            <w:rStyle w:val="Hyperlink1"/>
          </w:rPr>
          <w:t>if</w:t>
        </w:r>
        <w:proofErr w:type="spellEnd"/>
        <w:r w:rsidRPr="005A10E8">
          <w:rPr>
            <w:rStyle w:val="Hyperlink1"/>
          </w:rPr>
          <w:t xml:space="preserve">, </w:t>
        </w:r>
        <w:proofErr w:type="spellStart"/>
        <w:r w:rsidRPr="005A10E8">
          <w:rPr>
            <w:rStyle w:val="Hyperlink1"/>
          </w:rPr>
          <w:t>for</w:t>
        </w:r>
        <w:proofErr w:type="spellEnd"/>
        <w:r w:rsidRPr="005A10E8">
          <w:rPr>
            <w:rStyle w:val="Hyperlink1"/>
          </w:rPr>
          <w:t xml:space="preserve"> </w:t>
        </w:r>
        <w:proofErr w:type="spellStart"/>
        <w:r w:rsidRPr="005A10E8">
          <w:rPr>
            <w:rStyle w:val="Hyperlink1"/>
          </w:rPr>
          <w:t>example</w:t>
        </w:r>
        <w:proofErr w:type="spellEnd"/>
        <w:r w:rsidRPr="005A10E8">
          <w:rPr>
            <w:rStyle w:val="Hyperlink1"/>
          </w:rPr>
          <w:t xml:space="preserve">, </w:t>
        </w:r>
        <w:r w:rsidRPr="005A10E8">
          <w:rPr>
            <w:rStyle w:val="Hyperlink1"/>
            <w:rtl/>
          </w:rPr>
          <w:t>“</w:t>
        </w:r>
        <w:proofErr w:type="spellStart"/>
        <w:r w:rsidRPr="005A10E8">
          <w:rPr>
            <w:rStyle w:val="Hyperlink1"/>
          </w:rPr>
          <w:t>politicians</w:t>
        </w:r>
        <w:proofErr w:type="spellEnd"/>
        <w:r w:rsidRPr="005A10E8">
          <w:rPr>
            <w:rStyle w:val="Hyperlink1"/>
          </w:rPr>
          <w:t xml:space="preserve"> </w:t>
        </w:r>
        <w:proofErr w:type="spellStart"/>
        <w:r w:rsidRPr="005A10E8">
          <w:rPr>
            <w:rStyle w:val="Hyperlink1"/>
          </w:rPr>
          <w:t>on</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right</w:t>
        </w:r>
        <w:proofErr w:type="spellEnd"/>
        <w:r w:rsidRPr="005A10E8">
          <w:rPr>
            <w:rStyle w:val="Hyperlink1"/>
          </w:rPr>
          <w:t xml:space="preserve"> look more </w:t>
        </w:r>
        <w:proofErr w:type="spellStart"/>
        <w:r w:rsidRPr="005A10E8">
          <w:rPr>
            <w:rStyle w:val="Hyperlink1"/>
          </w:rPr>
          <w:t>beautiful</w:t>
        </w:r>
        <w:proofErr w:type="spellEnd"/>
        <w:r w:rsidRPr="005A10E8">
          <w:rPr>
            <w:rStyle w:val="Hyperlink1"/>
          </w:rPr>
          <w:t xml:space="preserve">” </w:t>
        </w:r>
        <w:r>
          <w:fldChar w:fldCharType="begin"/>
        </w:r>
        <w:r>
          <w:instrText>HYPERLINK "https://www.zotero.org/google-docs/?52SUsK"</w:instrText>
        </w:r>
        <w:r>
          <w:fldChar w:fldCharType="separate"/>
        </w:r>
        <w:r w:rsidRPr="005A10E8">
          <w:rPr>
            <w:rStyle w:val="Hyperlink1"/>
          </w:rPr>
          <w:t>(</w:t>
        </w:r>
        <w:proofErr w:type="spellStart"/>
        <w:r w:rsidRPr="005A10E8">
          <w:rPr>
            <w:rStyle w:val="Hyperlink1"/>
          </w:rPr>
          <w:t>Berggren</w:t>
        </w:r>
        <w:proofErr w:type="spellEnd"/>
        <w:r w:rsidRPr="005A10E8">
          <w:rPr>
            <w:rStyle w:val="Hyperlink1"/>
          </w:rPr>
          <w:t xml:space="preserve"> et al., 2010, 2017; </w:t>
        </w:r>
        <w:proofErr w:type="spellStart"/>
        <w:r w:rsidRPr="005A10E8">
          <w:rPr>
            <w:rStyle w:val="Hyperlink1"/>
          </w:rPr>
          <w:t>see</w:t>
        </w:r>
        <w:proofErr w:type="spellEnd"/>
        <w:r w:rsidRPr="005A10E8">
          <w:rPr>
            <w:rStyle w:val="Hyperlink1"/>
          </w:rPr>
          <w:t xml:space="preserve"> </w:t>
        </w:r>
        <w:proofErr w:type="spellStart"/>
        <w:r w:rsidRPr="005A10E8">
          <w:rPr>
            <w:rStyle w:val="Hyperlink1"/>
          </w:rPr>
          <w:t>also</w:t>
        </w:r>
        <w:proofErr w:type="spellEnd"/>
        <w:r w:rsidRPr="005A10E8">
          <w:rPr>
            <w:rStyle w:val="Hyperlink1"/>
          </w:rPr>
          <w:t xml:space="preserve">, Price et al., 2011; </w:t>
        </w:r>
        <w:proofErr w:type="spellStart"/>
        <w:r w:rsidRPr="005A10E8">
          <w:rPr>
            <w:rStyle w:val="Hyperlink1"/>
          </w:rPr>
          <w:t>Belmi</w:t>
        </w:r>
        <w:proofErr w:type="spellEnd"/>
        <w:r w:rsidRPr="005A10E8">
          <w:rPr>
            <w:rStyle w:val="Hyperlink1"/>
          </w:rPr>
          <w:t xml:space="preserve"> &amp; Neale, 2014; </w:t>
        </w:r>
        <w:proofErr w:type="spellStart"/>
        <w:r w:rsidRPr="005A10E8">
          <w:rPr>
            <w:rStyle w:val="Hyperlink1"/>
          </w:rPr>
          <w:t>Olivola</w:t>
        </w:r>
        <w:proofErr w:type="spellEnd"/>
        <w:r w:rsidRPr="005A10E8">
          <w:rPr>
            <w:rStyle w:val="Hyperlink1"/>
          </w:rPr>
          <w:t xml:space="preserve"> et al., 2018)</w:t>
        </w:r>
        <w:r>
          <w:rPr>
            <w:rStyle w:val="Hyperlink1"/>
          </w:rPr>
          <w:fldChar w:fldCharType="end"/>
        </w:r>
        <w:r w:rsidRPr="005A10E8">
          <w:rPr>
            <w:rStyle w:val="Hyperlink1"/>
          </w:rPr>
          <w:t>.</w:t>
        </w:r>
        <w:r w:rsidRPr="005A10E8">
          <w:rPr>
            <w:rStyle w:val="None"/>
            <w:vertAlign w:val="superscript"/>
          </w:rPr>
          <w:footnoteReference w:id="14"/>
        </w:r>
        <w:r w:rsidRPr="005A10E8">
          <w:rPr>
            <w:rStyle w:val="Hyperlink1"/>
          </w:rPr>
          <w:t xml:space="preserve"> Figure 1 </w:t>
        </w:r>
        <w:proofErr w:type="spellStart"/>
        <w:r w:rsidRPr="005A10E8">
          <w:rPr>
            <w:rStyle w:val="Hyperlink1"/>
          </w:rPr>
          <w:t>presents</w:t>
        </w:r>
        <w:proofErr w:type="spellEnd"/>
        <w:r w:rsidRPr="005A10E8">
          <w:rPr>
            <w:rStyle w:val="Hyperlink1"/>
          </w:rPr>
          <w:t xml:space="preserve"> </w:t>
        </w:r>
        <w:proofErr w:type="spellStart"/>
        <w:r w:rsidRPr="005A10E8">
          <w:rPr>
            <w:rStyle w:val="Hyperlink1"/>
          </w:rPr>
          <w:t>several</w:t>
        </w:r>
        <w:proofErr w:type="spellEnd"/>
        <w:r w:rsidRPr="005A10E8">
          <w:rPr>
            <w:rStyle w:val="Hyperlink1"/>
          </w:rPr>
          <w:t xml:space="preserve"> </w:t>
        </w:r>
        <w:proofErr w:type="spellStart"/>
        <w:r w:rsidRPr="005A10E8">
          <w:rPr>
            <w:rStyle w:val="Hyperlink1"/>
          </w:rPr>
          <w:t>distributions</w:t>
        </w:r>
        <w:proofErr w:type="spellEnd"/>
        <w:r w:rsidRPr="005A10E8">
          <w:rPr>
            <w:rStyle w:val="Hyperlink1"/>
          </w:rPr>
          <w:t xml:space="preserve"> after </w:t>
        </w:r>
        <w:proofErr w:type="spellStart"/>
        <w:r w:rsidRPr="005A10E8">
          <w:rPr>
            <w:rStyle w:val="Hyperlink1"/>
          </w:rPr>
          <w:t>averaging</w:t>
        </w:r>
        <w:proofErr w:type="spellEnd"/>
        <w:r w:rsidRPr="005A10E8">
          <w:rPr>
            <w:rStyle w:val="Hyperlink1"/>
          </w:rPr>
          <w:t xml:space="preserve"> </w:t>
        </w:r>
        <w:proofErr w:type="spellStart"/>
        <w:r w:rsidRPr="005A10E8">
          <w:rPr>
            <w:rStyle w:val="Hyperlink1"/>
          </w:rPr>
          <w:t>all</w:t>
        </w:r>
        <w:proofErr w:type="spellEnd"/>
        <w:r w:rsidRPr="005A10E8">
          <w:rPr>
            <w:rStyle w:val="Hyperlink1"/>
          </w:rPr>
          <w:t xml:space="preserve"> raters’</w:t>
        </w:r>
        <w:r w:rsidRPr="005A10E8">
          <w:rPr>
            <w:rStyle w:val="Hyperlink1"/>
            <w:rtl/>
          </w:rPr>
          <w:t xml:space="preserve"> </w:t>
        </w:r>
        <w:r w:rsidRPr="005A10E8">
          <w:rPr>
            <w:rStyle w:val="Hyperlink1"/>
          </w:rPr>
          <w:t xml:space="preserve">scores </w:t>
        </w:r>
        <w:proofErr w:type="spellStart"/>
        <w:r w:rsidRPr="005A10E8">
          <w:rPr>
            <w:rStyle w:val="Hyperlink1"/>
          </w:rPr>
          <w:t>of</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1,415 candidates </w:t>
        </w:r>
        <w:r>
          <w:fldChar w:fldCharType="begin"/>
        </w:r>
        <w:r>
          <w:instrText>HYPERLINK "https://www.zotero.org/google-docs/?pHfqRZ"</w:instrText>
        </w:r>
        <w:r>
          <w:fldChar w:fldCharType="separate"/>
        </w:r>
        <w:r w:rsidRPr="005A10E8">
          <w:rPr>
            <w:rStyle w:val="Hyperlink1"/>
          </w:rPr>
          <w:t>(</w:t>
        </w:r>
        <w:proofErr w:type="spellStart"/>
        <w:r w:rsidRPr="005A10E8">
          <w:rPr>
            <w:rStyle w:val="Hyperlink1"/>
          </w:rPr>
          <w:t>see</w:t>
        </w:r>
        <w:proofErr w:type="spellEnd"/>
        <w:r w:rsidRPr="005A10E8">
          <w:rPr>
            <w:rStyle w:val="Hyperlink1"/>
          </w:rPr>
          <w:t xml:space="preserve"> </w:t>
        </w:r>
        <w:proofErr w:type="spellStart"/>
        <w:r w:rsidRPr="005A10E8">
          <w:rPr>
            <w:rStyle w:val="Hyperlink1"/>
          </w:rPr>
          <w:t>also</w:t>
        </w:r>
        <w:proofErr w:type="spellEnd"/>
        <w:r w:rsidRPr="005A10E8">
          <w:rPr>
            <w:rStyle w:val="Hyperlink1"/>
          </w:rPr>
          <w:t xml:space="preserve"> Rosar et al., 2008, p. 71; </w:t>
        </w:r>
        <w:proofErr w:type="spellStart"/>
        <w:r w:rsidRPr="005A10E8">
          <w:rPr>
            <w:rStyle w:val="Hyperlink1"/>
          </w:rPr>
          <w:t>Berggren</w:t>
        </w:r>
        <w:proofErr w:type="spellEnd"/>
        <w:r w:rsidRPr="005A10E8">
          <w:rPr>
            <w:rStyle w:val="Hyperlink1"/>
          </w:rPr>
          <w:t xml:space="preserve"> et al., 2010, p. 11)</w:t>
        </w:r>
        <w:r>
          <w:rPr>
            <w:rStyle w:val="Hyperlink1"/>
          </w:rPr>
          <w:fldChar w:fldCharType="end"/>
        </w:r>
        <w:r w:rsidRPr="005A10E8">
          <w:rPr>
            <w:rStyle w:val="Hyperlink1"/>
          </w:rPr>
          <w:t xml:space="preserve">. </w:t>
        </w:r>
        <w:proofErr w:type="spellStart"/>
        <w:r w:rsidRPr="005A10E8">
          <w:rPr>
            <w:rStyle w:val="Hyperlink1"/>
          </w:rPr>
          <w:t>The</w:t>
        </w:r>
        <w:proofErr w:type="spellEnd"/>
        <w:r w:rsidRPr="005A10E8">
          <w:rPr>
            <w:rStyle w:val="Hyperlink1"/>
          </w:rPr>
          <w:t xml:space="preserve"> figure </w:t>
        </w:r>
        <w:proofErr w:type="gramStart"/>
        <w:r w:rsidRPr="005A10E8">
          <w:rPr>
            <w:rStyle w:val="Hyperlink1"/>
          </w:rPr>
          <w:t>shows</w:t>
        </w:r>
        <w:proofErr w:type="gramEnd"/>
        <w:r w:rsidRPr="005A10E8">
          <w:rPr>
            <w:rStyle w:val="Hyperlink1"/>
          </w:rPr>
          <w:t xml:space="preserve"> </w:t>
        </w:r>
        <w:proofErr w:type="spellStart"/>
        <w:r w:rsidRPr="005A10E8">
          <w:rPr>
            <w:rStyle w:val="Hyperlink1"/>
          </w:rPr>
          <w:t>these</w:t>
        </w:r>
        <w:proofErr w:type="spellEnd"/>
        <w:r w:rsidRPr="005A10E8">
          <w:rPr>
            <w:rStyle w:val="Hyperlink1"/>
          </w:rPr>
          <w:t xml:space="preserve"> </w:t>
        </w:r>
        <w:proofErr w:type="spellStart"/>
        <w:r w:rsidRPr="005A10E8">
          <w:rPr>
            <w:rStyle w:val="Hyperlink1"/>
          </w:rPr>
          <w:t>densities</w:t>
        </w:r>
        <w:proofErr w:type="spellEnd"/>
        <w:r w:rsidRPr="005A10E8">
          <w:rPr>
            <w:rStyle w:val="Hyperlink1"/>
          </w:rPr>
          <w:t xml:space="preserve"> </w:t>
        </w:r>
        <w:proofErr w:type="spellStart"/>
        <w:r w:rsidRPr="005A10E8">
          <w:rPr>
            <w:rStyle w:val="Hyperlink1"/>
          </w:rPr>
          <w:t>broken</w:t>
        </w:r>
        <w:proofErr w:type="spellEnd"/>
        <w:r w:rsidRPr="005A10E8">
          <w:rPr>
            <w:rStyle w:val="Hyperlink1"/>
          </w:rPr>
          <w:t xml:space="preserve"> </w:t>
        </w:r>
        <w:proofErr w:type="spellStart"/>
        <w:r w:rsidRPr="005A10E8">
          <w:rPr>
            <w:rStyle w:val="Hyperlink1"/>
          </w:rPr>
          <w:t>down</w:t>
        </w:r>
        <w:proofErr w:type="spellEnd"/>
        <w:r w:rsidRPr="005A10E8">
          <w:rPr>
            <w:rStyle w:val="Hyperlink1"/>
          </w:rPr>
          <w:t xml:space="preserve"> </w:t>
        </w:r>
        <w:proofErr w:type="spellStart"/>
        <w:r w:rsidRPr="005A10E8">
          <w:rPr>
            <w:rStyle w:val="Hyperlink1"/>
          </w:rPr>
          <w:t>by</w:t>
        </w:r>
        <w:proofErr w:type="spellEnd"/>
        <w:r w:rsidRPr="005A10E8">
          <w:rPr>
            <w:rStyle w:val="Hyperlink1"/>
          </w:rPr>
          <w:t xml:space="preserve"> </w:t>
        </w:r>
        <w:proofErr w:type="spellStart"/>
        <w:r w:rsidRPr="005A10E8">
          <w:rPr>
            <w:rStyle w:val="Hyperlink1"/>
          </w:rPr>
          <w:t>relevant</w:t>
        </w:r>
        <w:proofErr w:type="spellEnd"/>
        <w:r w:rsidRPr="005A10E8">
          <w:rPr>
            <w:rStyle w:val="Hyperlink1"/>
          </w:rPr>
          <w:t xml:space="preserve"> </w:t>
        </w:r>
        <w:proofErr w:type="spellStart"/>
        <w:r w:rsidRPr="005A10E8">
          <w:rPr>
            <w:rStyle w:val="Hyperlink1"/>
          </w:rPr>
          <w:lastRenderedPageBreak/>
          <w:t>criteria</w:t>
        </w:r>
        <w:proofErr w:type="spellEnd"/>
        <w:r w:rsidRPr="005A10E8">
          <w:rPr>
            <w:rStyle w:val="Hyperlink1"/>
          </w:rPr>
          <w:t xml:space="preserve">. </w:t>
        </w:r>
        <w:proofErr w:type="spellStart"/>
        <w:r w:rsidRPr="005A10E8">
          <w:rPr>
            <w:rStyle w:val="Hyperlink1"/>
          </w:rPr>
          <w:t>Since</w:t>
        </w:r>
        <w:proofErr w:type="spellEnd"/>
        <w:r w:rsidRPr="005A10E8">
          <w:rPr>
            <w:rStyle w:val="Hyperlink1"/>
          </w:rPr>
          <w:t xml:space="preserve"> </w:t>
        </w:r>
        <w:proofErr w:type="spellStart"/>
        <w:r w:rsidRPr="005A10E8">
          <w:rPr>
            <w:rStyle w:val="Hyperlink1"/>
          </w:rPr>
          <w:t>none</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subcategories</w:t>
        </w:r>
        <w:proofErr w:type="spellEnd"/>
        <w:r>
          <w:rPr>
            <w:rStyle w:val="Hyperlink1"/>
          </w:rPr>
          <w:t xml:space="preserve"> </w:t>
        </w:r>
        <w:proofErr w:type="spellStart"/>
        <w:r>
          <w:rPr>
            <w:rStyle w:val="Hyperlink1"/>
          </w:rPr>
          <w:t>differ</w:t>
        </w:r>
        <w:proofErr w:type="spellEnd"/>
        <w:r w:rsidRPr="005A10E8">
          <w:rPr>
            <w:rStyle w:val="Hyperlink1"/>
          </w:rPr>
          <w:t xml:space="preserve"> </w:t>
        </w:r>
        <w:proofErr w:type="spellStart"/>
        <w:r w:rsidRPr="005A10E8">
          <w:rPr>
            <w:rStyle w:val="Hyperlink1"/>
          </w:rPr>
          <w:t>statistically</w:t>
        </w:r>
        <w:proofErr w:type="spellEnd"/>
        <w:r w:rsidRPr="005A10E8">
          <w:rPr>
            <w:rStyle w:val="Hyperlink1"/>
          </w:rPr>
          <w:t xml:space="preserve"> </w:t>
        </w:r>
        <w:proofErr w:type="spellStart"/>
        <w:r w:rsidRPr="005A10E8">
          <w:rPr>
            <w:rStyle w:val="Hyperlink1"/>
          </w:rPr>
          <w:t>between</w:t>
        </w:r>
        <w:proofErr w:type="spellEnd"/>
        <w:r w:rsidRPr="005A10E8">
          <w:rPr>
            <w:rStyle w:val="Hyperlink1"/>
          </w:rPr>
          <w:t xml:space="preserve"> </w:t>
        </w:r>
        <w:proofErr w:type="spellStart"/>
        <w:r w:rsidRPr="005A10E8">
          <w:rPr>
            <w:rStyle w:val="Hyperlink1"/>
          </w:rPr>
          <w:t>these</w:t>
        </w:r>
        <w:proofErr w:type="spellEnd"/>
        <w:r w:rsidRPr="005A10E8">
          <w:rPr>
            <w:rStyle w:val="Hyperlink1"/>
          </w:rPr>
          <w:t xml:space="preserve"> </w:t>
        </w:r>
        <w:proofErr w:type="spellStart"/>
        <w:r w:rsidRPr="005A10E8">
          <w:rPr>
            <w:rStyle w:val="Hyperlink1"/>
          </w:rPr>
          <w:t>groups</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figure </w:t>
        </w:r>
        <w:proofErr w:type="spellStart"/>
        <w:r w:rsidRPr="005A10E8">
          <w:rPr>
            <w:rStyle w:val="Hyperlink1"/>
          </w:rPr>
          <w:t>strongly</w:t>
        </w:r>
        <w:proofErr w:type="spellEnd"/>
        <w:r w:rsidRPr="005A10E8">
          <w:rPr>
            <w:rStyle w:val="Hyperlink1"/>
          </w:rPr>
          <w:t xml:space="preserve"> </w:t>
        </w:r>
        <w:proofErr w:type="spellStart"/>
        <w:r w:rsidRPr="005A10E8">
          <w:rPr>
            <w:rStyle w:val="Hyperlink1"/>
          </w:rPr>
          <w:t>suggests</w:t>
        </w:r>
        <w:proofErr w:type="spellEnd"/>
        <w:r w:rsidRPr="005A10E8">
          <w:rPr>
            <w:rStyle w:val="Hyperlink1"/>
          </w:rPr>
          <w:t xml:space="preserve"> </w:t>
        </w:r>
        <w:proofErr w:type="spellStart"/>
        <w:r w:rsidRPr="005A10E8">
          <w:rPr>
            <w:rStyle w:val="Hyperlink1"/>
          </w:rPr>
          <w:t>that</w:t>
        </w:r>
        <w:proofErr w:type="spellEnd"/>
        <w:r w:rsidRPr="005A10E8">
          <w:rPr>
            <w:rStyle w:val="Hyperlink1"/>
          </w:rPr>
          <w:t xml:space="preserve"> </w:t>
        </w:r>
        <w:proofErr w:type="spellStart"/>
        <w:r w:rsidRPr="005A10E8">
          <w:rPr>
            <w:rStyle w:val="Hyperlink1"/>
          </w:rPr>
          <w:t>self-selection</w:t>
        </w:r>
        <w:proofErr w:type="spellEnd"/>
        <w:r w:rsidRPr="005A10E8">
          <w:rPr>
            <w:rStyle w:val="Hyperlink1"/>
          </w:rPr>
          <w:t xml:space="preserve"> </w:t>
        </w:r>
        <w:proofErr w:type="spellStart"/>
        <w:r w:rsidRPr="005A10E8">
          <w:rPr>
            <w:rStyle w:val="Hyperlink1"/>
          </w:rPr>
          <w:t>biases</w:t>
        </w:r>
        <w:proofErr w:type="spellEnd"/>
        <w:r w:rsidRPr="005A10E8">
          <w:rPr>
            <w:rStyle w:val="Hyperlink1"/>
          </w:rPr>
          <w:t xml:space="preserve"> are </w:t>
        </w:r>
        <w:proofErr w:type="spellStart"/>
        <w:r w:rsidRPr="005A10E8">
          <w:rPr>
            <w:rStyle w:val="Hyperlink1"/>
          </w:rPr>
          <w:t>not</w:t>
        </w:r>
        <w:proofErr w:type="spellEnd"/>
        <w:r w:rsidRPr="005A10E8">
          <w:rPr>
            <w:rStyle w:val="Hyperlink1"/>
          </w:rPr>
          <w:t xml:space="preserve"> a </w:t>
        </w:r>
        <w:proofErr w:type="spellStart"/>
        <w:r w:rsidRPr="005A10E8">
          <w:rPr>
            <w:rStyle w:val="Hyperlink1"/>
          </w:rPr>
          <w:t>concern</w:t>
        </w:r>
        <w:proofErr w:type="spellEnd"/>
        <w:r w:rsidRPr="005A10E8">
          <w:rPr>
            <w:rStyle w:val="Hyperlink1"/>
          </w:rPr>
          <w:t xml:space="preserve"> in </w:t>
        </w:r>
        <w:proofErr w:type="spellStart"/>
        <w:r w:rsidRPr="005A10E8">
          <w:rPr>
            <w:rStyle w:val="Hyperlink1"/>
          </w:rPr>
          <w:t>our</w:t>
        </w:r>
        <w:proofErr w:type="spellEnd"/>
        <w:r w:rsidRPr="005A10E8">
          <w:rPr>
            <w:rStyle w:val="Hyperlink1"/>
          </w:rPr>
          <w:t xml:space="preserve"> </w:t>
        </w:r>
        <w:proofErr w:type="spellStart"/>
        <w:r w:rsidRPr="005A10E8">
          <w:rPr>
            <w:rStyle w:val="Hyperlink1"/>
          </w:rPr>
          <w:t>study</w:t>
        </w:r>
        <w:proofErr w:type="spellEnd"/>
        <w:r w:rsidRPr="005A10E8">
          <w:rPr>
            <w:rStyle w:val="Hyperlink1"/>
          </w:rPr>
          <w:t xml:space="preserve">. </w:t>
        </w:r>
      </w:ins>
    </w:p>
    <w:p w14:paraId="29B265F8" w14:textId="3303F879" w:rsidR="005C385A" w:rsidRDefault="00000000">
      <w:pPr>
        <w:pStyle w:val="Body"/>
        <w:spacing w:before="200" w:after="200"/>
        <w:ind w:left="637"/>
        <w:jc w:val="both"/>
      </w:pPr>
      <w:del w:id="84" w:author="Dr. Amy R." w:date="2023-01-28T14:27:00Z">
        <w:r w:rsidDel="00AD410E">
          <w:rPr>
            <w:rStyle w:val="None"/>
            <w:b/>
            <w:bCs/>
            <w:color w:val="4A86E8"/>
            <w:u w:color="4A86E8"/>
          </w:rPr>
          <w:delText>There might be a concern of self-selection bias if e.g., high-status occupations candidates are usually perceived as more attractive–indicating that attractive candidates self-select themselves into high-status occupations</w:delText>
        </w:r>
        <w:r w:rsidDel="00AD410E">
          <w:rPr>
            <w:rStyle w:val="Hyperlink0"/>
          </w:rPr>
          <w:delText xml:space="preserve">–or if for example </w:delText>
        </w:r>
        <w:r w:rsidDel="00AD410E">
          <w:rPr>
            <w:rStyle w:val="Hyperlink0"/>
            <w:rtl/>
            <w:lang w:val="ar-SA"/>
          </w:rPr>
          <w:delText>“</w:delText>
        </w:r>
        <w:r w:rsidDel="00AD410E">
          <w:rPr>
            <w:rStyle w:val="Hyperlink0"/>
          </w:rPr>
          <w:delText xml:space="preserve">politicians on the right look more beautiful” </w:delText>
        </w:r>
        <w:r w:rsidDel="00AD410E">
          <w:fldChar w:fldCharType="begin"/>
        </w:r>
        <w:r w:rsidDel="00AD410E">
          <w:delInstrText>HYPERLINK "https://www.zotero.org/google-docs/?52SUsK"</w:delInstrText>
        </w:r>
        <w:r w:rsidDel="00AD410E">
          <w:fldChar w:fldCharType="separate"/>
        </w:r>
        <w:r w:rsidDel="00AD410E">
          <w:rPr>
            <w:rStyle w:val="Hyperlink0"/>
          </w:rPr>
          <w:delText>(Berggren et al., 2010, 2017; see also, Price et al., 2011; Belmi &amp; Neale, 2014; Olivola et al., 2018)</w:delText>
        </w:r>
        <w:r w:rsidDel="00AD410E">
          <w:rPr>
            <w:rStyle w:val="Hyperlink0"/>
          </w:rPr>
          <w:fldChar w:fldCharType="end"/>
        </w:r>
        <w:r w:rsidDel="00AD410E">
          <w:rPr>
            <w:rStyle w:val="Hyperlink0"/>
          </w:rPr>
          <w:delText>.</w:delText>
        </w:r>
        <w:r w:rsidDel="00AD410E">
          <w:rPr>
            <w:rStyle w:val="None"/>
            <w:color w:val="4A86E8"/>
            <w:u w:color="4A86E8"/>
            <w:vertAlign w:val="superscript"/>
          </w:rPr>
          <w:footnoteReference w:id="15"/>
        </w:r>
        <w:r w:rsidDel="00AD410E">
          <w:rPr>
            <w:rStyle w:val="Hyperlink0"/>
          </w:rPr>
          <w:delText xml:space="preserve"> Figure 1 presents several distributions after averaging all raters</w:delText>
        </w:r>
        <w:r w:rsidDel="00AD410E">
          <w:rPr>
            <w:rStyle w:val="Hyperlink0"/>
            <w:rtl/>
          </w:rPr>
          <w:delText xml:space="preserve">’ </w:delText>
        </w:r>
        <w:r w:rsidDel="00AD410E">
          <w:rPr>
            <w:rStyle w:val="Hyperlink0"/>
          </w:rPr>
          <w:delText xml:space="preserve">scores of the 1,415 candidates </w:delText>
        </w:r>
        <w:r w:rsidDel="00AD410E">
          <w:fldChar w:fldCharType="begin"/>
        </w:r>
        <w:r w:rsidDel="00AD410E">
          <w:delInstrText>HYPERLINK "https://www.zotero.org/google-docs/?pHfqRZ"</w:delInstrText>
        </w:r>
        <w:r w:rsidDel="00AD410E">
          <w:fldChar w:fldCharType="separate"/>
        </w:r>
        <w:r w:rsidDel="00AD410E">
          <w:rPr>
            <w:rStyle w:val="Hyperlink0"/>
          </w:rPr>
          <w:delText>(see also Rosar et al., 2008, p. 71; Berggren et al., 2010, p. 11)</w:delText>
        </w:r>
        <w:r w:rsidDel="00AD410E">
          <w:rPr>
            <w:rStyle w:val="Hyperlink0"/>
          </w:rPr>
          <w:fldChar w:fldCharType="end"/>
        </w:r>
        <w:r w:rsidDel="00AD410E">
          <w:rPr>
            <w:rStyle w:val="Hyperlink0"/>
          </w:rPr>
          <w:delText xml:space="preserve">. The figure shows these densities broken down by relevant criteria. </w:delText>
        </w:r>
        <w:r w:rsidDel="00AD410E">
          <w:rPr>
            <w:rStyle w:val="None"/>
            <w:b/>
            <w:bCs/>
            <w:color w:val="4A86E8"/>
            <w:u w:color="4A86E8"/>
          </w:rPr>
          <w:delText>Since none of the subcategories are statistically different between these groups, the figure strongly suggests that self-selection biases are not a concern in our study</w:delText>
        </w:r>
        <w:r w:rsidDel="00AD410E">
          <w:rPr>
            <w:rStyle w:val="None"/>
          </w:rPr>
          <w:delText>.</w:delText>
        </w:r>
      </w:del>
      <w:r>
        <w:rPr>
          <w:rStyle w:val="None"/>
        </w:rPr>
        <w:t>”</w:t>
      </w:r>
      <w:r>
        <w:rPr>
          <w:rStyle w:val="None"/>
        </w:rPr>
        <w:br/>
      </w:r>
      <w:r>
        <w:rPr>
          <w:rStyle w:val="None"/>
        </w:rPr>
        <w:br/>
      </w:r>
      <w:r>
        <w:rPr>
          <w:rStyle w:val="None"/>
          <w:b/>
          <w:bCs/>
          <w:u w:val="single"/>
        </w:rPr>
        <w:t>For reference, we also paste below Figure 1 (already included in our original submission). Please see Panel E–which we also referenced above)</w:t>
      </w:r>
      <w:r>
        <w:rPr>
          <w:rStyle w:val="None"/>
        </w:rPr>
        <w:t>:</w:t>
      </w:r>
      <w:r>
        <w:rPr>
          <w:rStyle w:val="None"/>
        </w:rPr>
        <w:br/>
      </w:r>
      <w:r>
        <w:rPr>
          <w:rStyle w:val="None"/>
          <w:noProof/>
        </w:rPr>
        <w:drawing>
          <wp:inline distT="0" distB="0" distL="0" distR="0" wp14:anchorId="48D14130" wp14:editId="1EBEAC7A">
            <wp:extent cx="4289850" cy="4710113"/>
            <wp:effectExtent l="0" t="0" r="0" b="0"/>
            <wp:docPr id="1073741831" name="officeArt object" descr="image11.jpg"/>
            <wp:cNvGraphicFramePr/>
            <a:graphic xmlns:a="http://schemas.openxmlformats.org/drawingml/2006/main">
              <a:graphicData uri="http://schemas.openxmlformats.org/drawingml/2006/picture">
                <pic:pic xmlns:pic="http://schemas.openxmlformats.org/drawingml/2006/picture">
                  <pic:nvPicPr>
                    <pic:cNvPr id="1073741831" name="image11.jpg" descr="image11.jpg"/>
                    <pic:cNvPicPr>
                      <a:picLocks noChangeAspect="1"/>
                    </pic:cNvPicPr>
                  </pic:nvPicPr>
                  <pic:blipFill>
                    <a:blip r:embed="rId18"/>
                    <a:stretch>
                      <a:fillRect/>
                    </a:stretch>
                  </pic:blipFill>
                  <pic:spPr>
                    <a:xfrm>
                      <a:off x="0" y="0"/>
                      <a:ext cx="4289850" cy="4710113"/>
                    </a:xfrm>
                    <a:prstGeom prst="rect">
                      <a:avLst/>
                    </a:prstGeom>
                    <a:ln w="12700" cap="flat">
                      <a:noFill/>
                      <a:miter lim="400000"/>
                    </a:ln>
                    <a:effectLst/>
                  </pic:spPr>
                </pic:pic>
              </a:graphicData>
            </a:graphic>
          </wp:inline>
        </w:drawing>
      </w:r>
      <w:r>
        <w:rPr>
          <w:rStyle w:val="None"/>
        </w:rPr>
        <w:br/>
      </w:r>
      <w:r>
        <w:rPr>
          <w:rStyle w:val="None"/>
        </w:rPr>
        <w:br/>
      </w:r>
      <w:r>
        <w:rPr>
          <w:rStyle w:val="None"/>
        </w:rPr>
        <w:br/>
      </w:r>
      <w:r>
        <w:rPr>
          <w:rStyle w:val="None"/>
        </w:rPr>
        <w:br/>
        <w:t>We do hope the edited paragraph (in blue above) and Figure 1 answer the reviewers</w:t>
      </w:r>
      <w:r>
        <w:rPr>
          <w:rStyle w:val="None"/>
          <w:rtl/>
        </w:rPr>
        <w:t xml:space="preserve">’ </w:t>
      </w:r>
      <w:r>
        <w:rPr>
          <w:rStyle w:val="None"/>
        </w:rPr>
        <w:t>comment. As we now note in Footnote #12, we acknowledged the reviewer</w:t>
      </w:r>
      <w:r>
        <w:rPr>
          <w:rStyle w:val="None"/>
          <w:rtl/>
        </w:rPr>
        <w:t>’</w:t>
      </w:r>
      <w:r>
        <w:rPr>
          <w:rStyle w:val="None"/>
        </w:rPr>
        <w:t>s comment for encouraging this discussion in the edited version of the paper. Thank you once again for your comment.</w:t>
      </w:r>
    </w:p>
    <w:p w14:paraId="3BFE96F6" w14:textId="79774C3D" w:rsidR="005C385A" w:rsidRDefault="00000000">
      <w:pPr>
        <w:pStyle w:val="Body"/>
        <w:numPr>
          <w:ilvl w:val="0"/>
          <w:numId w:val="2"/>
        </w:numPr>
        <w:spacing w:before="200" w:after="200"/>
        <w:jc w:val="both"/>
      </w:pPr>
      <w:r>
        <w:rPr>
          <w:rStyle w:val="None"/>
          <w:b/>
          <w:bCs/>
        </w:rPr>
        <w:t>The models are rather hypothetical, as they do not control for many important features such as electoral capital, party ideology, campaign spending, whether the seat is safe or not etc... I wonder how strongly the perceived occupational status matters after we control for these features.</w:t>
      </w:r>
      <w:r>
        <w:rPr>
          <w:rStyle w:val="None"/>
          <w:b/>
          <w:bCs/>
        </w:rPr>
        <w:br/>
      </w:r>
      <w:r>
        <w:rPr>
          <w:rStyle w:val="None"/>
          <w:b/>
          <w:bCs/>
        </w:rPr>
        <w:br/>
      </w:r>
      <w:r>
        <w:rPr>
          <w:rStyle w:val="None"/>
        </w:rPr>
        <w:t xml:space="preserve">Thank you for this suggestion, and we apologize in advance for the confusion. Those factors were already considered in our models. As the note of the regression tables 2 </w:t>
      </w:r>
      <w:r>
        <w:rPr>
          <w:rStyle w:val="None"/>
        </w:rPr>
        <w:lastRenderedPageBreak/>
        <w:t xml:space="preserve">and 3 state (pp. 16-17), we considered the party of the candidate plus city fixed effects in all models. While the models do consider both sets of variables, we excluded them from the table (just to have a clean-looking table). </w:t>
      </w:r>
      <w:r>
        <w:rPr>
          <w:rStyle w:val="None"/>
        </w:rPr>
        <w:br/>
      </w:r>
      <w:r>
        <w:rPr>
          <w:rStyle w:val="None"/>
        </w:rPr>
        <w:br/>
        <w:t xml:space="preserve">First, controlling for party should suffice to capture the statistical effect of </w:t>
      </w:r>
      <w:r>
        <w:rPr>
          <w:rStyle w:val="None"/>
          <w:rtl/>
          <w:lang w:val="ar-SA"/>
        </w:rPr>
        <w:t>“</w:t>
      </w:r>
      <w:r>
        <w:rPr>
          <w:rStyle w:val="None"/>
          <w:b/>
          <w:bCs/>
        </w:rPr>
        <w:t>party ideology</w:t>
      </w:r>
      <w:r>
        <w:rPr>
          <w:rStyle w:val="None"/>
        </w:rPr>
        <w:t xml:space="preserve">” (the variable R1 suggested). While a really good suggestion, we consider it best to consider party fixed effects because they enter into the models as separate intercepts, without making any empirical assumptions about, for example, where those parties locate in the ideological spectrum, or whether they can be classified at all in the ideological spectrum (for example, the </w:t>
      </w:r>
      <w:r>
        <w:rPr>
          <w:rStyle w:val="None"/>
          <w:rtl/>
          <w:lang w:val="ar-SA"/>
        </w:rPr>
        <w:t>“</w:t>
      </w:r>
      <w:r>
        <w:rPr>
          <w:rStyle w:val="None"/>
          <w:lang w:val="sv-SE"/>
        </w:rPr>
        <w:t>Finns Party</w:t>
      </w:r>
      <w:r>
        <w:rPr>
          <w:rStyle w:val="None"/>
        </w:rPr>
        <w:t>” are considered a populist party, which rises concerns if one</w:t>
      </w:r>
      <w:r>
        <w:rPr>
          <w:rStyle w:val="None"/>
          <w:rtl/>
        </w:rPr>
        <w:t>’</w:t>
      </w:r>
      <w:r>
        <w:rPr>
          <w:rStyle w:val="None"/>
        </w:rPr>
        <w:t>s purpose is to classify them in the traditional left-right spectrum). To check the actual parties in our sample, please refer to footnote #16 in p. 12 of the manuscript.</w:t>
      </w:r>
      <w:r>
        <w:rPr>
          <w:rStyle w:val="None"/>
        </w:rPr>
        <w:br/>
      </w:r>
      <w:r>
        <w:rPr>
          <w:rStyle w:val="None"/>
        </w:rPr>
        <w:br/>
        <w:t xml:space="preserve">Second, to capture the statistical effects of </w:t>
      </w:r>
      <w:r>
        <w:rPr>
          <w:rStyle w:val="None"/>
          <w:rtl/>
          <w:lang w:val="ar-SA"/>
        </w:rPr>
        <w:t>“</w:t>
      </w:r>
      <w:r>
        <w:rPr>
          <w:rStyle w:val="None"/>
          <w:b/>
          <w:bCs/>
        </w:rPr>
        <w:t xml:space="preserve">electoral capital [...] campaign spending, [and] whether the seat is safe or not etc” </w:t>
      </w:r>
      <w:r>
        <w:rPr>
          <w:rStyle w:val="None"/>
        </w:rPr>
        <w:t>(as suggested by R1)</w:t>
      </w:r>
      <w:r>
        <w:rPr>
          <w:rStyle w:val="None"/>
          <w:b/>
          <w:bCs/>
        </w:rPr>
        <w:t xml:space="preserve"> </w:t>
      </w:r>
      <w:r>
        <w:rPr>
          <w:rStyle w:val="None"/>
        </w:rPr>
        <w:t xml:space="preserve">we had adopted the standard empirical strategy of including city fixed effects. We think that R1 is completely right in that we should control for those effects. At the same time, we believe that factors such as electoral capital, campaign spending and whether the seat is safe or not, among others, are particular to each city. In effect, it is very likely that each city will have its own electoral dynamics, with its own contestability and campaign structures, history and strength of incumbents, and in the case of Finland, language and city/urban cleavages, among many other sources of heterogeneity. </w:t>
      </w:r>
      <w:r>
        <w:rPr>
          <w:rStyle w:val="None"/>
        </w:rPr>
        <w:br/>
      </w:r>
      <w:r>
        <w:rPr>
          <w:rStyle w:val="None"/>
        </w:rPr>
        <w:br/>
        <w:t xml:space="preserve">We believe the advantage of having city fixed effects in all our models is that it controls not only for the factors R1 correctly mentions, but also for other hard-to-measure but potentially important sources of heterogeneity. This strategy has been widely used in the literature before. For example, Hainmueller and </w:t>
      </w:r>
      <w:proofErr w:type="spellStart"/>
      <w:r>
        <w:rPr>
          <w:rStyle w:val="None"/>
        </w:rPr>
        <w:t>Hangartner</w:t>
      </w:r>
      <w:proofErr w:type="spellEnd"/>
      <w:r>
        <w:rPr>
          <w:rStyle w:val="None"/>
        </w:rPr>
        <w:t xml:space="preserve"> in the </w:t>
      </w:r>
      <w:r>
        <w:rPr>
          <w:rStyle w:val="None"/>
          <w:rtl/>
          <w:lang w:val="ar-SA"/>
        </w:rPr>
        <w:t>“</w:t>
      </w:r>
      <w:r>
        <w:rPr>
          <w:rStyle w:val="None"/>
        </w:rPr>
        <w:t xml:space="preserve">Who Gets a Swiss Passport?” paper (American Political Science Review, 2013, 107(1), 159-187) explain that they use city </w:t>
      </w:r>
      <w:r>
        <w:rPr>
          <w:rStyle w:val="None"/>
          <w:rtl/>
          <w:lang w:val="ar-SA"/>
        </w:rPr>
        <w:t>“</w:t>
      </w:r>
      <w:r>
        <w:rPr>
          <w:rStyle w:val="None"/>
          <w:b/>
          <w:bCs/>
        </w:rPr>
        <w:t>fixed effects so that the effects of the applicant characteristics are identified purely based on the within-municipality variation</w:t>
      </w:r>
      <w:r>
        <w:rPr>
          <w:rStyle w:val="None"/>
        </w:rPr>
        <w:t xml:space="preserve">” (p. 12). We follow them in that all political, cultural, economic, and geographical effects particular to every city are captured in our vector of city fixed effects (see Angrist and </w:t>
      </w:r>
      <w:proofErr w:type="spellStart"/>
      <w:r>
        <w:rPr>
          <w:rStyle w:val="None"/>
        </w:rPr>
        <w:t>Pischke</w:t>
      </w:r>
      <w:proofErr w:type="spellEnd"/>
      <w:r>
        <w:rPr>
          <w:rStyle w:val="None"/>
        </w:rPr>
        <w:t xml:space="preserve">, </w:t>
      </w:r>
      <w:r>
        <w:rPr>
          <w:rStyle w:val="None"/>
          <w:rtl/>
          <w:lang w:val="ar-SA"/>
        </w:rPr>
        <w:t>“</w:t>
      </w:r>
      <w:r>
        <w:rPr>
          <w:rStyle w:val="None"/>
        </w:rPr>
        <w:t xml:space="preserve">Mostly Harmless Econometrics” for a reference). </w:t>
      </w:r>
      <w:r>
        <w:rPr>
          <w:rStyle w:val="None"/>
        </w:rPr>
        <w:br/>
      </w:r>
      <w:r>
        <w:rPr>
          <w:rStyle w:val="None"/>
        </w:rPr>
        <w:br/>
      </w:r>
      <w:r>
        <w:rPr>
          <w:rStyle w:val="None"/>
          <w:b/>
          <w:bCs/>
          <w:u w:val="single"/>
        </w:rPr>
        <w:t>What follows is a paragraph that was (and still is) in the original version of the paper in p. 13</w:t>
      </w:r>
      <w:r>
        <w:rPr>
          <w:rStyle w:val="None"/>
        </w:rPr>
        <w:t>:</w:t>
      </w:r>
      <w:r>
        <w:rPr>
          <w:rStyle w:val="None"/>
          <w:rtl/>
          <w:lang w:val="ar-SA"/>
        </w:rPr>
        <w:br/>
      </w:r>
      <w:r>
        <w:rPr>
          <w:rStyle w:val="None"/>
          <w:rtl/>
          <w:lang w:val="ar-SA"/>
        </w:rPr>
        <w:br/>
      </w:r>
      <w:proofErr w:type="spellStart"/>
      <w:ins w:id="87" w:author="Dr. Amy R." w:date="2023-01-28T14:29:00Z">
        <w:r w:rsidR="00834CEC" w:rsidRPr="005A10E8">
          <w:rPr>
            <w:rStyle w:val="Hyperlink1"/>
          </w:rPr>
          <w:t>Finally</w:t>
        </w:r>
        <w:proofErr w:type="spellEnd"/>
        <w:r w:rsidR="00834CEC" w:rsidRPr="005A10E8">
          <w:rPr>
            <w:rStyle w:val="Hyperlink1"/>
          </w:rPr>
          <w:t xml:space="preserve">, </w:t>
        </w:r>
        <w:proofErr w:type="spellStart"/>
        <w:r w:rsidR="00834CEC" w:rsidRPr="005A10E8">
          <w:rPr>
            <w:rStyle w:val="Hyperlink1"/>
          </w:rPr>
          <w:t>to</w:t>
        </w:r>
        <w:proofErr w:type="spellEnd"/>
        <w:r w:rsidR="00834CEC" w:rsidRPr="005A10E8">
          <w:rPr>
            <w:rStyle w:val="Hyperlink1"/>
          </w:rPr>
          <w:t xml:space="preserve"> </w:t>
        </w:r>
        <w:proofErr w:type="spellStart"/>
        <w:r w:rsidR="00834CEC" w:rsidRPr="005A10E8">
          <w:rPr>
            <w:rStyle w:val="Hyperlink1"/>
          </w:rPr>
          <w:t>account</w:t>
        </w:r>
        <w:proofErr w:type="spellEnd"/>
        <w:r w:rsidR="00834CEC" w:rsidRPr="005A10E8">
          <w:rPr>
            <w:rStyle w:val="Hyperlink1"/>
          </w:rPr>
          <w:t xml:space="preserve"> </w:t>
        </w:r>
        <w:proofErr w:type="spellStart"/>
        <w:r w:rsidR="00834CEC" w:rsidRPr="005A10E8">
          <w:rPr>
            <w:rStyle w:val="Hyperlink1"/>
          </w:rPr>
          <w:t>for</w:t>
        </w:r>
        <w:proofErr w:type="spellEnd"/>
        <w:r w:rsidR="00834CEC" w:rsidRPr="005A10E8">
          <w:rPr>
            <w:rStyle w:val="Hyperlink1"/>
          </w:rPr>
          <w:t xml:space="preserve"> </w:t>
        </w:r>
        <w:proofErr w:type="spellStart"/>
        <w:r w:rsidR="00834CEC" w:rsidRPr="005A10E8">
          <w:rPr>
            <w:rStyle w:val="Hyperlink1"/>
          </w:rPr>
          <w:t>unobserved</w:t>
        </w:r>
        <w:proofErr w:type="spellEnd"/>
        <w:r w:rsidR="00834CEC" w:rsidRPr="005A10E8">
          <w:rPr>
            <w:rStyle w:val="Hyperlink1"/>
          </w:rPr>
          <w:t xml:space="preserve"> </w:t>
        </w:r>
        <w:proofErr w:type="spellStart"/>
        <w:r w:rsidR="00834CEC" w:rsidRPr="005A10E8">
          <w:rPr>
            <w:rStyle w:val="Hyperlink1"/>
          </w:rPr>
          <w:t>but</w:t>
        </w:r>
        <w:proofErr w:type="spellEnd"/>
        <w:r w:rsidR="00834CEC" w:rsidRPr="005A10E8">
          <w:rPr>
            <w:rStyle w:val="Hyperlink1"/>
          </w:rPr>
          <w:t xml:space="preserve"> </w:t>
        </w:r>
        <w:proofErr w:type="spellStart"/>
        <w:r w:rsidR="00834CEC" w:rsidRPr="005A10E8">
          <w:rPr>
            <w:rStyle w:val="Hyperlink1"/>
          </w:rPr>
          <w:t>fixed</w:t>
        </w:r>
        <w:proofErr w:type="spellEnd"/>
        <w:r w:rsidR="00834CEC" w:rsidRPr="005A10E8">
          <w:rPr>
            <w:rStyle w:val="Hyperlink1"/>
          </w:rPr>
          <w:t xml:space="preserve"> </w:t>
        </w:r>
        <w:proofErr w:type="spellStart"/>
        <w:r w:rsidR="00834CEC" w:rsidRPr="005A10E8">
          <w:rPr>
            <w:rStyle w:val="Hyperlink1"/>
          </w:rPr>
          <w:t>omitted</w:t>
        </w:r>
        <w:proofErr w:type="spellEnd"/>
        <w:r w:rsidR="00834CEC" w:rsidRPr="005A10E8">
          <w:rPr>
            <w:rStyle w:val="Hyperlink1"/>
          </w:rPr>
          <w:t xml:space="preserve"> variables, </w:t>
        </w:r>
        <w:proofErr w:type="spellStart"/>
        <w:r w:rsidR="00834CEC">
          <w:rPr>
            <w:rStyle w:val="Hyperlink1"/>
          </w:rPr>
          <w:t>we</w:t>
        </w:r>
        <w:proofErr w:type="spellEnd"/>
        <w:r w:rsidR="00834CEC">
          <w:rPr>
            <w:rStyle w:val="Hyperlink1"/>
          </w:rPr>
          <w:t xml:space="preserve"> </w:t>
        </w:r>
        <w:proofErr w:type="spellStart"/>
        <w:r w:rsidR="00834CEC">
          <w:rPr>
            <w:rStyle w:val="Hyperlink1"/>
          </w:rPr>
          <w:t>included</w:t>
        </w:r>
        <w:proofErr w:type="spellEnd"/>
        <w:r w:rsidR="00834CEC">
          <w:rPr>
            <w:rStyle w:val="Hyperlink1"/>
          </w:rPr>
          <w:t xml:space="preserve"> “</w:t>
        </w:r>
        <w:proofErr w:type="spellStart"/>
        <w:r w:rsidR="00834CEC" w:rsidRPr="005A10E8">
          <w:rPr>
            <w:rStyle w:val="Hyperlink1"/>
          </w:rPr>
          <w:t>city</w:t>
        </w:r>
        <w:proofErr w:type="spellEnd"/>
        <w:r w:rsidR="00834CEC">
          <w:rPr>
            <w:rStyle w:val="Hyperlink1"/>
          </w:rPr>
          <w:t>”</w:t>
        </w:r>
        <w:r w:rsidR="00834CEC" w:rsidRPr="005A10E8">
          <w:rPr>
            <w:rStyle w:val="Hyperlink1"/>
          </w:rPr>
          <w:t xml:space="preserve"> </w:t>
        </w:r>
        <w:proofErr w:type="spellStart"/>
        <w:r w:rsidR="00834CEC" w:rsidRPr="005A10E8">
          <w:rPr>
            <w:rStyle w:val="Hyperlink1"/>
          </w:rPr>
          <w:t>fixed</w:t>
        </w:r>
        <w:proofErr w:type="spellEnd"/>
        <w:r w:rsidR="00834CEC" w:rsidRPr="005A10E8">
          <w:rPr>
            <w:rStyle w:val="Hyperlink1"/>
          </w:rPr>
          <w:t xml:space="preserve"> </w:t>
        </w:r>
        <w:proofErr w:type="spellStart"/>
        <w:r w:rsidR="00834CEC" w:rsidRPr="005A10E8">
          <w:rPr>
            <w:rStyle w:val="Hyperlink1"/>
          </w:rPr>
          <w:t>effects</w:t>
        </w:r>
        <w:proofErr w:type="spellEnd"/>
        <w:r w:rsidR="00834CEC" w:rsidRPr="005A10E8">
          <w:rPr>
            <w:rStyle w:val="Hyperlink1"/>
          </w:rPr>
          <w:t xml:space="preserve"> in </w:t>
        </w:r>
        <w:proofErr w:type="spellStart"/>
        <w:r w:rsidR="00834CEC" w:rsidRPr="005A10E8">
          <w:rPr>
            <w:rStyle w:val="Hyperlink1"/>
          </w:rPr>
          <w:t>all</w:t>
        </w:r>
        <w:proofErr w:type="spellEnd"/>
        <w:r w:rsidR="00834CEC" w:rsidRPr="005A10E8">
          <w:rPr>
            <w:rStyle w:val="Hyperlink1"/>
          </w:rPr>
          <w:t xml:space="preserve"> </w:t>
        </w:r>
        <w:proofErr w:type="spellStart"/>
        <w:r w:rsidR="00834CEC" w:rsidRPr="005A10E8">
          <w:rPr>
            <w:rStyle w:val="Hyperlink1"/>
          </w:rPr>
          <w:t>models</w:t>
        </w:r>
        <w:proofErr w:type="spellEnd"/>
        <w:r w:rsidR="00834CEC" w:rsidRPr="005A10E8">
          <w:rPr>
            <w:rStyle w:val="Hyperlink1"/>
          </w:rPr>
          <w:t xml:space="preserve">. </w:t>
        </w:r>
        <w:proofErr w:type="spellStart"/>
        <w:r w:rsidR="00834CEC" w:rsidRPr="005A10E8">
          <w:rPr>
            <w:rStyle w:val="Hyperlink1"/>
          </w:rPr>
          <w:t>By</w:t>
        </w:r>
        <w:proofErr w:type="spellEnd"/>
        <w:r w:rsidR="00834CEC" w:rsidRPr="005A10E8">
          <w:rPr>
            <w:rStyle w:val="Hyperlink1"/>
          </w:rPr>
          <w:t xml:space="preserve"> </w:t>
        </w:r>
        <w:proofErr w:type="spellStart"/>
        <w:r w:rsidR="00834CEC" w:rsidRPr="005A10E8">
          <w:rPr>
            <w:rStyle w:val="Hyperlink1"/>
          </w:rPr>
          <w:t>pursuing</w:t>
        </w:r>
        <w:proofErr w:type="spellEnd"/>
        <w:r w:rsidR="00834CEC" w:rsidRPr="005A10E8">
          <w:rPr>
            <w:rStyle w:val="Hyperlink1"/>
          </w:rPr>
          <w:t xml:space="preserve"> </w:t>
        </w:r>
        <w:proofErr w:type="spellStart"/>
        <w:r w:rsidR="00834CEC" w:rsidRPr="005A10E8">
          <w:rPr>
            <w:rStyle w:val="Hyperlink1"/>
          </w:rPr>
          <w:t>this</w:t>
        </w:r>
        <w:proofErr w:type="spellEnd"/>
        <w:r w:rsidR="00834CEC" w:rsidRPr="005A10E8">
          <w:rPr>
            <w:rStyle w:val="Hyperlink1"/>
          </w:rPr>
          <w:t xml:space="preserve"> </w:t>
        </w:r>
        <w:proofErr w:type="spellStart"/>
        <w:r w:rsidR="00834CEC" w:rsidRPr="005A10E8">
          <w:rPr>
            <w:rStyle w:val="Hyperlink1"/>
          </w:rPr>
          <w:t>econometric</w:t>
        </w:r>
        <w:proofErr w:type="spellEnd"/>
        <w:r w:rsidR="00834CEC" w:rsidRPr="005A10E8">
          <w:rPr>
            <w:rStyle w:val="Hyperlink1"/>
          </w:rPr>
          <w:t xml:space="preserve"> </w:t>
        </w:r>
        <w:proofErr w:type="spellStart"/>
        <w:r w:rsidR="00834CEC" w:rsidRPr="005A10E8">
          <w:rPr>
            <w:rStyle w:val="Hyperlink1"/>
          </w:rPr>
          <w:t>strategy</w:t>
        </w:r>
        <w:proofErr w:type="spellEnd"/>
        <w:r w:rsidR="00834CEC" w:rsidRPr="005A10E8">
          <w:rPr>
            <w:rStyle w:val="Hyperlink1"/>
          </w:rPr>
          <w:t xml:space="preserve">, </w:t>
        </w:r>
        <w:proofErr w:type="spellStart"/>
        <w:r w:rsidR="00834CEC" w:rsidRPr="005A10E8">
          <w:rPr>
            <w:rStyle w:val="Hyperlink1"/>
          </w:rPr>
          <w:t>the</w:t>
        </w:r>
        <w:proofErr w:type="spellEnd"/>
        <w:r w:rsidR="00834CEC" w:rsidRPr="005A10E8">
          <w:rPr>
            <w:rStyle w:val="Hyperlink1"/>
          </w:rPr>
          <w:t xml:space="preserve"> </w:t>
        </w:r>
        <w:proofErr w:type="spellStart"/>
        <w:r w:rsidR="00834CEC" w:rsidRPr="005A10E8">
          <w:rPr>
            <w:rStyle w:val="Hyperlink1"/>
          </w:rPr>
          <w:t>model</w:t>
        </w:r>
        <w:proofErr w:type="spellEnd"/>
        <w:r w:rsidR="00834CEC" w:rsidRPr="005A10E8">
          <w:rPr>
            <w:rStyle w:val="Hyperlink1"/>
          </w:rPr>
          <w:t xml:space="preserve"> </w:t>
        </w:r>
        <w:proofErr w:type="spellStart"/>
        <w:r w:rsidR="00834CEC" w:rsidRPr="005A10E8">
          <w:rPr>
            <w:rStyle w:val="Hyperlink1"/>
          </w:rPr>
          <w:t>aims</w:t>
        </w:r>
        <w:proofErr w:type="spellEnd"/>
        <w:r w:rsidR="00834CEC" w:rsidRPr="005A10E8">
          <w:rPr>
            <w:rStyle w:val="Hyperlink1"/>
          </w:rPr>
          <w:t xml:space="preserve"> at </w:t>
        </w:r>
        <w:proofErr w:type="spellStart"/>
        <w:r w:rsidR="00834CEC" w:rsidRPr="005A10E8">
          <w:rPr>
            <w:rStyle w:val="Hyperlink1"/>
          </w:rPr>
          <w:t>controlling</w:t>
        </w:r>
        <w:proofErr w:type="spellEnd"/>
        <w:r w:rsidR="00834CEC" w:rsidRPr="005A10E8">
          <w:rPr>
            <w:rStyle w:val="Hyperlink1"/>
          </w:rPr>
          <w:t xml:space="preserve"> </w:t>
        </w:r>
        <w:proofErr w:type="spellStart"/>
        <w:r w:rsidR="00834CEC" w:rsidRPr="005A10E8">
          <w:rPr>
            <w:rStyle w:val="Hyperlink1"/>
          </w:rPr>
          <w:t>for</w:t>
        </w:r>
        <w:proofErr w:type="spellEnd"/>
        <w:r w:rsidR="00834CEC" w:rsidRPr="005A10E8">
          <w:rPr>
            <w:rStyle w:val="Hyperlink1"/>
          </w:rPr>
          <w:t xml:space="preserve"> </w:t>
        </w:r>
        <w:proofErr w:type="spellStart"/>
        <w:r w:rsidR="00834CEC" w:rsidRPr="005A10E8">
          <w:rPr>
            <w:rStyle w:val="Hyperlink1"/>
          </w:rPr>
          <w:t>city-specific</w:t>
        </w:r>
        <w:proofErr w:type="spellEnd"/>
        <w:r w:rsidR="00834CEC" w:rsidRPr="005A10E8">
          <w:rPr>
            <w:rStyle w:val="Hyperlink1"/>
          </w:rPr>
          <w:t xml:space="preserve"> </w:t>
        </w:r>
        <w:proofErr w:type="spellStart"/>
        <w:r w:rsidR="00834CEC" w:rsidRPr="005A10E8">
          <w:rPr>
            <w:rStyle w:val="Hyperlink1"/>
          </w:rPr>
          <w:t>factors</w:t>
        </w:r>
        <w:proofErr w:type="spellEnd"/>
        <w:r w:rsidR="00834CEC" w:rsidRPr="005A10E8">
          <w:rPr>
            <w:rStyle w:val="Hyperlink1"/>
          </w:rPr>
          <w:t xml:space="preserve">, </w:t>
        </w:r>
        <w:proofErr w:type="spellStart"/>
        <w:r w:rsidR="00834CEC" w:rsidRPr="005A10E8">
          <w:rPr>
            <w:rStyle w:val="Hyperlink1"/>
          </w:rPr>
          <w:t>such</w:t>
        </w:r>
        <w:proofErr w:type="spellEnd"/>
        <w:r w:rsidR="00834CEC" w:rsidRPr="005A10E8">
          <w:rPr>
            <w:rStyle w:val="Hyperlink1"/>
          </w:rPr>
          <w:t xml:space="preserve"> as </w:t>
        </w:r>
        <w:proofErr w:type="spellStart"/>
        <w:r w:rsidR="00834CEC" w:rsidRPr="005A10E8">
          <w:rPr>
            <w:rStyle w:val="Hyperlink1"/>
          </w:rPr>
          <w:t>population</w:t>
        </w:r>
        <w:proofErr w:type="spellEnd"/>
        <w:r w:rsidR="00834CEC" w:rsidRPr="005A10E8">
          <w:rPr>
            <w:rStyle w:val="Hyperlink1"/>
          </w:rPr>
          <w:t xml:space="preserve"> </w:t>
        </w:r>
        <w:proofErr w:type="spellStart"/>
        <w:r w:rsidR="00834CEC" w:rsidRPr="005A10E8">
          <w:rPr>
            <w:rStyle w:val="Hyperlink1"/>
          </w:rPr>
          <w:t>size</w:t>
        </w:r>
        <w:proofErr w:type="spellEnd"/>
        <w:r w:rsidR="00834CEC" w:rsidRPr="005A10E8">
          <w:rPr>
            <w:rStyle w:val="Hyperlink1"/>
          </w:rPr>
          <w:t xml:space="preserve">, </w:t>
        </w:r>
        <w:proofErr w:type="spellStart"/>
        <w:r w:rsidR="00834CEC" w:rsidRPr="005A10E8">
          <w:rPr>
            <w:rStyle w:val="Hyperlink1"/>
          </w:rPr>
          <w:t>different</w:t>
        </w:r>
        <w:proofErr w:type="spellEnd"/>
        <w:r w:rsidR="00834CEC" w:rsidRPr="005A10E8">
          <w:rPr>
            <w:rStyle w:val="Hyperlink1"/>
          </w:rPr>
          <w:t xml:space="preserve"> </w:t>
        </w:r>
        <w:proofErr w:type="spellStart"/>
        <w:r w:rsidR="00834CEC" w:rsidRPr="005A10E8">
          <w:rPr>
            <w:rStyle w:val="Hyperlink1"/>
          </w:rPr>
          <w:t>political</w:t>
        </w:r>
        <w:proofErr w:type="spellEnd"/>
        <w:r w:rsidR="00834CEC" w:rsidRPr="005A10E8">
          <w:rPr>
            <w:rStyle w:val="Hyperlink1"/>
          </w:rPr>
          <w:t xml:space="preserve"> </w:t>
        </w:r>
        <w:proofErr w:type="spellStart"/>
        <w:r w:rsidR="00834CEC" w:rsidRPr="005A10E8">
          <w:rPr>
            <w:rStyle w:val="Hyperlink1"/>
          </w:rPr>
          <w:t>cleavages</w:t>
        </w:r>
        <w:proofErr w:type="spellEnd"/>
        <w:r w:rsidR="00834CEC" w:rsidRPr="005A10E8">
          <w:rPr>
            <w:rStyle w:val="Hyperlink1"/>
          </w:rPr>
          <w:t xml:space="preserve"> (</w:t>
        </w:r>
        <w:proofErr w:type="spellStart"/>
        <w:r w:rsidR="00834CEC" w:rsidRPr="005A10E8">
          <w:rPr>
            <w:rStyle w:val="Hyperlink1"/>
          </w:rPr>
          <w:t>e.g</w:t>
        </w:r>
        <w:proofErr w:type="spellEnd"/>
        <w:r w:rsidR="00834CEC" w:rsidRPr="005A10E8">
          <w:rPr>
            <w:rStyle w:val="Hyperlink1"/>
          </w:rPr>
          <w:t xml:space="preserve">., </w:t>
        </w:r>
        <w:proofErr w:type="spellStart"/>
        <w:r w:rsidR="00834CEC" w:rsidRPr="005A10E8">
          <w:rPr>
            <w:rStyle w:val="Hyperlink1"/>
          </w:rPr>
          <w:t>urban</w:t>
        </w:r>
        <w:proofErr w:type="spellEnd"/>
        <w:r w:rsidR="00834CEC" w:rsidRPr="005A10E8">
          <w:rPr>
            <w:rStyle w:val="Hyperlink1"/>
          </w:rPr>
          <w:t xml:space="preserve">/rural, </w:t>
        </w:r>
        <w:proofErr w:type="spellStart"/>
        <w:r w:rsidR="00834CEC" w:rsidRPr="005A10E8">
          <w:rPr>
            <w:rStyle w:val="Hyperlink1"/>
          </w:rPr>
          <w:t>language</w:t>
        </w:r>
        <w:proofErr w:type="spellEnd"/>
        <w:r w:rsidR="00834CEC" w:rsidRPr="005A10E8">
          <w:rPr>
            <w:rStyle w:val="Hyperlink1"/>
          </w:rPr>
          <w:t xml:space="preserve">) local </w:t>
        </w:r>
        <w:proofErr w:type="spellStart"/>
        <w:r w:rsidR="00834CEC" w:rsidRPr="005A10E8">
          <w:rPr>
            <w:rStyle w:val="Hyperlink1"/>
          </w:rPr>
          <w:t>party</w:t>
        </w:r>
        <w:proofErr w:type="spellEnd"/>
        <w:r w:rsidR="00834CEC" w:rsidRPr="005A10E8">
          <w:rPr>
            <w:rStyle w:val="Hyperlink1"/>
          </w:rPr>
          <w:t xml:space="preserve"> </w:t>
        </w:r>
        <w:proofErr w:type="spellStart"/>
        <w:r w:rsidR="00834CEC" w:rsidRPr="005A10E8">
          <w:rPr>
            <w:rStyle w:val="Hyperlink1"/>
          </w:rPr>
          <w:t>competition</w:t>
        </w:r>
        <w:proofErr w:type="spellEnd"/>
        <w:r w:rsidR="00834CEC" w:rsidRPr="005A10E8">
          <w:rPr>
            <w:rStyle w:val="Hyperlink1"/>
          </w:rPr>
          <w:t xml:space="preserve"> </w:t>
        </w:r>
        <w:proofErr w:type="spellStart"/>
        <w:r w:rsidR="00834CEC" w:rsidRPr="005A10E8">
          <w:rPr>
            <w:rStyle w:val="Hyperlink1"/>
          </w:rPr>
          <w:t>issues</w:t>
        </w:r>
        <w:proofErr w:type="spellEnd"/>
        <w:r w:rsidR="00834CEC" w:rsidRPr="005A10E8">
          <w:rPr>
            <w:rStyle w:val="Hyperlink1"/>
          </w:rPr>
          <w:t xml:space="preserve">, and </w:t>
        </w:r>
        <w:proofErr w:type="spellStart"/>
        <w:r w:rsidR="00834CEC" w:rsidRPr="005A10E8">
          <w:rPr>
            <w:rStyle w:val="Hyperlink1"/>
          </w:rPr>
          <w:t>possible</w:t>
        </w:r>
        <w:proofErr w:type="spellEnd"/>
        <w:r w:rsidR="00834CEC" w:rsidRPr="005A10E8">
          <w:rPr>
            <w:rStyle w:val="Hyperlink1"/>
          </w:rPr>
          <w:t xml:space="preserve"> </w:t>
        </w:r>
        <w:proofErr w:type="spellStart"/>
        <w:r w:rsidR="00834CEC" w:rsidRPr="005A10E8">
          <w:rPr>
            <w:rStyle w:val="Hyperlink1"/>
          </w:rPr>
          <w:t>incumbency</w:t>
        </w:r>
        <w:proofErr w:type="spellEnd"/>
        <w:r w:rsidR="00834CEC" w:rsidRPr="005A10E8">
          <w:rPr>
            <w:rStyle w:val="Hyperlink1"/>
          </w:rPr>
          <w:t>/</w:t>
        </w:r>
        <w:proofErr w:type="spellStart"/>
        <w:r w:rsidR="00834CEC" w:rsidRPr="005A10E8">
          <w:rPr>
            <w:rStyle w:val="Hyperlink1"/>
          </w:rPr>
          <w:t>contestation</w:t>
        </w:r>
        <w:proofErr w:type="spellEnd"/>
        <w:r w:rsidR="00834CEC" w:rsidRPr="005A10E8">
          <w:rPr>
            <w:rStyle w:val="Hyperlink1"/>
          </w:rPr>
          <w:t xml:space="preserve"> </w:t>
        </w:r>
        <w:proofErr w:type="spellStart"/>
        <w:r w:rsidR="00834CEC" w:rsidRPr="005A10E8">
          <w:rPr>
            <w:rStyle w:val="Hyperlink1"/>
          </w:rPr>
          <w:t>dynamics</w:t>
        </w:r>
        <w:proofErr w:type="spellEnd"/>
        <w:r w:rsidR="00834CEC" w:rsidRPr="005A10E8">
          <w:rPr>
            <w:rStyle w:val="Hyperlink1"/>
          </w:rPr>
          <w:t xml:space="preserve">, </w:t>
        </w:r>
        <w:proofErr w:type="spellStart"/>
        <w:r w:rsidR="00834CEC" w:rsidRPr="005A10E8">
          <w:rPr>
            <w:rStyle w:val="Hyperlink1"/>
          </w:rPr>
          <w:t>among</w:t>
        </w:r>
        <w:proofErr w:type="spellEnd"/>
        <w:r w:rsidR="00834CEC" w:rsidRPr="005A10E8">
          <w:rPr>
            <w:rStyle w:val="Hyperlink1"/>
          </w:rPr>
          <w:t xml:space="preserve"> </w:t>
        </w:r>
        <w:proofErr w:type="spellStart"/>
        <w:r w:rsidR="00834CEC" w:rsidRPr="005A10E8">
          <w:rPr>
            <w:rStyle w:val="Hyperlink1"/>
          </w:rPr>
          <w:t>other</w:t>
        </w:r>
        <w:proofErr w:type="spellEnd"/>
        <w:r w:rsidR="00834CEC" w:rsidRPr="005A10E8">
          <w:rPr>
            <w:rStyle w:val="Hyperlink1"/>
          </w:rPr>
          <w:t xml:space="preserve"> </w:t>
        </w:r>
        <w:proofErr w:type="spellStart"/>
        <w:r w:rsidR="00834CEC" w:rsidRPr="005A10E8">
          <w:rPr>
            <w:rStyle w:val="Hyperlink1"/>
          </w:rPr>
          <w:t>hard-to-measure</w:t>
        </w:r>
        <w:proofErr w:type="spellEnd"/>
        <w:r w:rsidR="00834CEC" w:rsidRPr="005A10E8">
          <w:rPr>
            <w:rStyle w:val="Hyperlink1"/>
          </w:rPr>
          <w:t xml:space="preserve"> </w:t>
        </w:r>
        <w:proofErr w:type="spellStart"/>
        <w:r w:rsidR="00834CEC" w:rsidRPr="005A10E8">
          <w:rPr>
            <w:rStyle w:val="Hyperlink1"/>
          </w:rPr>
          <w:t>confounding</w:t>
        </w:r>
        <w:proofErr w:type="spellEnd"/>
        <w:r w:rsidR="00834CEC" w:rsidRPr="005A10E8">
          <w:rPr>
            <w:rStyle w:val="Hyperlink1"/>
          </w:rPr>
          <w:t xml:space="preserve"> </w:t>
        </w:r>
        <w:proofErr w:type="spellStart"/>
        <w:r w:rsidR="00834CEC" w:rsidRPr="005A10E8">
          <w:rPr>
            <w:rStyle w:val="Hyperlink1"/>
          </w:rPr>
          <w:t>factors</w:t>
        </w:r>
        <w:proofErr w:type="spellEnd"/>
        <w:r w:rsidR="00834CEC" w:rsidRPr="005A10E8">
          <w:rPr>
            <w:rStyle w:val="Hyperlink1"/>
          </w:rPr>
          <w:t xml:space="preserve"> </w:t>
        </w:r>
        <w:r w:rsidR="00834CEC">
          <w:fldChar w:fldCharType="begin"/>
        </w:r>
        <w:r w:rsidR="00834CEC">
          <w:instrText>HYPERLINK "https://www.zotero.org/google-docs/?0H4a72"</w:instrText>
        </w:r>
        <w:r w:rsidR="00834CEC">
          <w:fldChar w:fldCharType="separate"/>
        </w:r>
        <w:r w:rsidR="00834CEC" w:rsidRPr="005A10E8">
          <w:rPr>
            <w:rStyle w:val="Hyperlink1"/>
          </w:rPr>
          <w:t>(</w:t>
        </w:r>
        <w:proofErr w:type="spellStart"/>
        <w:r w:rsidR="00834CEC" w:rsidRPr="005A10E8">
          <w:rPr>
            <w:rStyle w:val="Hyperlink1"/>
          </w:rPr>
          <w:t>Angrist</w:t>
        </w:r>
        <w:proofErr w:type="spellEnd"/>
        <w:r w:rsidR="00834CEC" w:rsidRPr="005A10E8">
          <w:rPr>
            <w:rStyle w:val="Hyperlink1"/>
          </w:rPr>
          <w:t xml:space="preserve"> &amp; </w:t>
        </w:r>
        <w:proofErr w:type="spellStart"/>
        <w:r w:rsidR="00834CEC" w:rsidRPr="005A10E8">
          <w:rPr>
            <w:rStyle w:val="Hyperlink1"/>
          </w:rPr>
          <w:t>Pischke</w:t>
        </w:r>
        <w:proofErr w:type="spellEnd"/>
        <w:r w:rsidR="00834CEC" w:rsidRPr="005A10E8">
          <w:rPr>
            <w:rStyle w:val="Hyperlink1"/>
          </w:rPr>
          <w:t>, 2009)</w:t>
        </w:r>
        <w:r w:rsidR="00834CEC">
          <w:rPr>
            <w:rStyle w:val="Hyperlink1"/>
          </w:rPr>
          <w:fldChar w:fldCharType="end"/>
        </w:r>
        <w:r w:rsidR="00834CEC" w:rsidRPr="005A10E8">
          <w:rPr>
            <w:rStyle w:val="Hyperlink1"/>
          </w:rPr>
          <w:t>.</w:t>
        </w:r>
        <w:r w:rsidR="00834CEC" w:rsidDel="00834CEC">
          <w:rPr>
            <w:rStyle w:val="Hyperlink0"/>
            <w:rtl/>
            <w:lang w:val="ar-SA"/>
          </w:rPr>
          <w:t xml:space="preserve"> </w:t>
        </w:r>
      </w:ins>
      <w:del w:id="88" w:author="Dr. Amy R." w:date="2023-01-28T14:29:00Z">
        <w:r w:rsidDel="00834CEC">
          <w:rPr>
            <w:rStyle w:val="None"/>
            <w:rtl/>
            <w:lang w:val="ar-SA"/>
          </w:rPr>
          <w:delText>“</w:delText>
        </w:r>
        <w:r w:rsidDel="00834CEC">
          <w:rPr>
            <w:rStyle w:val="Hyperlink0"/>
          </w:rPr>
          <w:delText xml:space="preserve">Finally, to account for unobserved but fixed omitted variables, city fixed effects were included in all models. By pursuing this econometric strategy, the model aims at </w:delText>
        </w:r>
        <w:r w:rsidDel="00834CEC">
          <w:rPr>
            <w:rStyle w:val="None"/>
            <w:b/>
            <w:bCs/>
            <w:color w:val="4A86E8"/>
            <w:u w:color="4A86E8"/>
          </w:rPr>
          <w:delText>controlling for city-specific factors such as population size, different political cleavages (urban/rural, language, etc.)</w:delText>
        </w:r>
        <w:r w:rsidDel="00834CEC">
          <w:rPr>
            <w:rStyle w:val="Hyperlink0"/>
          </w:rPr>
          <w:delText xml:space="preserve">, </w:delText>
        </w:r>
        <w:r w:rsidDel="00834CEC">
          <w:rPr>
            <w:rStyle w:val="None"/>
            <w:b/>
            <w:bCs/>
            <w:color w:val="4A86E8"/>
            <w:u w:color="4A86E8"/>
          </w:rPr>
          <w:delText>local party competition issues, as well as possible incumbency/contestation dynamic</w:delText>
        </w:r>
        <w:r w:rsidDel="00834CEC">
          <w:rPr>
            <w:rStyle w:val="Hyperlink0"/>
          </w:rPr>
          <w:delText xml:space="preserve">s, among other hard-to-measure confounding factors </w:delText>
        </w:r>
        <w:r w:rsidDel="00834CEC">
          <w:fldChar w:fldCharType="begin"/>
        </w:r>
        <w:r w:rsidDel="00834CEC">
          <w:delInstrText>HYPERLINK "https://www.zotero.org/google-docs/?0H4a72"</w:delInstrText>
        </w:r>
        <w:r w:rsidDel="00834CEC">
          <w:fldChar w:fldCharType="separate"/>
        </w:r>
        <w:r w:rsidDel="00834CEC">
          <w:rPr>
            <w:rStyle w:val="Hyperlink0"/>
            <w:lang w:val="de-DE"/>
          </w:rPr>
          <w:delText>(Angrist &amp; Pischke, 2009)</w:delText>
        </w:r>
        <w:r w:rsidDel="00834CEC">
          <w:rPr>
            <w:rStyle w:val="Hyperlink0"/>
            <w:lang w:val="de-DE"/>
          </w:rPr>
          <w:fldChar w:fldCharType="end"/>
        </w:r>
      </w:del>
      <w:r>
        <w:rPr>
          <w:rStyle w:val="None"/>
        </w:rPr>
        <w:t>.”</w:t>
      </w:r>
      <w:r>
        <w:rPr>
          <w:rStyle w:val="None"/>
        </w:rPr>
        <w:br/>
      </w:r>
      <w:r>
        <w:rPr>
          <w:rStyle w:val="None"/>
        </w:rPr>
        <w:br/>
        <w:t xml:space="preserve">We truly hope that R1 is satisfied with this set of answers. If not, we are truly open to </w:t>
      </w:r>
      <w:r>
        <w:rPr>
          <w:rStyle w:val="None"/>
        </w:rPr>
        <w:lastRenderedPageBreak/>
        <w:t>discuss other possible alternatives. Once again, we thank you for your important question.</w:t>
      </w:r>
      <w:r>
        <w:rPr>
          <w:rStyle w:val="None"/>
        </w:rPr>
        <w:br/>
      </w:r>
    </w:p>
    <w:p w14:paraId="30F23A3A" w14:textId="0D10A08C" w:rsidR="005C385A" w:rsidRDefault="00000000">
      <w:pPr>
        <w:pStyle w:val="Body"/>
        <w:numPr>
          <w:ilvl w:val="0"/>
          <w:numId w:val="2"/>
        </w:numPr>
        <w:spacing w:before="200" w:after="200"/>
        <w:jc w:val="both"/>
      </w:pPr>
      <w:r>
        <w:rPr>
          <w:rStyle w:val="None"/>
          <w:b/>
          <w:bCs/>
        </w:rPr>
        <w:t>The authors should discuss whether they use real or hypothetical candidates. If they use real candidates, face recognition could skew peoples</w:t>
      </w:r>
      <w:r>
        <w:rPr>
          <w:rStyle w:val="None"/>
          <w:b/>
          <w:bCs/>
          <w:rtl/>
        </w:rPr>
        <w:t xml:space="preserve">’ </w:t>
      </w:r>
      <w:r>
        <w:rPr>
          <w:rStyle w:val="None"/>
          <w:b/>
          <w:bCs/>
        </w:rPr>
        <w:t>evaluations</w:t>
      </w:r>
      <w:r>
        <w:rPr>
          <w:rStyle w:val="None"/>
        </w:rPr>
        <w:t>.</w:t>
      </w:r>
      <w:r>
        <w:rPr>
          <w:rStyle w:val="None"/>
        </w:rPr>
        <w:br/>
      </w:r>
      <w:r>
        <w:rPr>
          <w:rStyle w:val="None"/>
        </w:rPr>
        <w:br/>
        <w:t xml:space="preserve">We believe this is another excellent question. In the original version of the paper (and the revised too) we go </w:t>
      </w:r>
      <w:r>
        <w:rPr>
          <w:rStyle w:val="None"/>
          <w:i/>
          <w:iCs/>
        </w:rPr>
        <w:t>in extenso</w:t>
      </w:r>
      <w:r>
        <w:rPr>
          <w:rStyle w:val="None"/>
        </w:rPr>
        <w:t xml:space="preserve"> about discussing our data. We pasted the relevant sections below (making sure we reference the page so R1 can cross-check our responses). Thus, we limit this paragraph to give short answers. </w:t>
      </w:r>
      <w:r>
        <w:rPr>
          <w:rStyle w:val="None"/>
        </w:rPr>
        <w:br/>
      </w:r>
      <w:r>
        <w:rPr>
          <w:rStyle w:val="None"/>
        </w:rPr>
        <w:br/>
      </w:r>
      <w:r>
        <w:rPr>
          <w:rStyle w:val="None"/>
          <w:b/>
          <w:bCs/>
        </w:rPr>
        <w:t>Yes, we used real candidates</w:t>
      </w:r>
      <w:r>
        <w:rPr>
          <w:rStyle w:val="None"/>
        </w:rPr>
        <w:t xml:space="preserve"> (see longer explanations below in blue). Also, face recognition is a real threat, as R1 correctly points out. To deal with these potential sources of bias, we designed a proprietary software that randomly assigned candidate faces to Finnish voters. The software dealt with face recognition because (1) it </w:t>
      </w:r>
      <w:r>
        <w:rPr>
          <w:rStyle w:val="None"/>
          <w:rtl/>
          <w:lang w:val="ar-SA"/>
        </w:rPr>
        <w:t>“</w:t>
      </w:r>
      <w:r>
        <w:rPr>
          <w:rStyle w:val="None"/>
          <w:b/>
          <w:bCs/>
        </w:rPr>
        <w:t>contrasted the candidate</w:t>
      </w:r>
      <w:r>
        <w:rPr>
          <w:rStyle w:val="None"/>
          <w:b/>
          <w:bCs/>
          <w:rtl/>
        </w:rPr>
        <w:t>’</w:t>
      </w:r>
      <w:r>
        <w:rPr>
          <w:rStyle w:val="None"/>
          <w:b/>
          <w:bCs/>
        </w:rPr>
        <w:t>s electoral district with the respondent</w:t>
      </w:r>
      <w:r>
        <w:rPr>
          <w:rStyle w:val="None"/>
          <w:b/>
          <w:bCs/>
          <w:rtl/>
        </w:rPr>
        <w:t>’</w:t>
      </w:r>
      <w:r>
        <w:rPr>
          <w:rStyle w:val="None"/>
          <w:b/>
          <w:bCs/>
        </w:rPr>
        <w:t>s electoral district and ruled out pictures of candidates from the respondent</w:t>
      </w:r>
      <w:r>
        <w:rPr>
          <w:rStyle w:val="None"/>
          <w:b/>
          <w:bCs/>
          <w:rtl/>
        </w:rPr>
        <w:t>’</w:t>
      </w:r>
      <w:r>
        <w:rPr>
          <w:rStyle w:val="None"/>
          <w:b/>
          <w:bCs/>
          <w:lang w:val="es-ES_tradnl"/>
        </w:rPr>
        <w:t xml:space="preserve">s electoral </w:t>
      </w:r>
      <w:proofErr w:type="spellStart"/>
      <w:r>
        <w:rPr>
          <w:rStyle w:val="None"/>
          <w:b/>
          <w:bCs/>
          <w:lang w:val="es-ES_tradnl"/>
        </w:rPr>
        <w:t>district</w:t>
      </w:r>
      <w:proofErr w:type="spellEnd"/>
      <w:r>
        <w:rPr>
          <w:rStyle w:val="None"/>
        </w:rPr>
        <w:t xml:space="preserve">,” and also (2) </w:t>
      </w:r>
      <w:r>
        <w:rPr>
          <w:rStyle w:val="None"/>
          <w:rtl/>
          <w:lang w:val="ar-SA"/>
        </w:rPr>
        <w:t>“</w:t>
      </w:r>
      <w:r>
        <w:rPr>
          <w:rStyle w:val="None"/>
          <w:b/>
          <w:bCs/>
        </w:rPr>
        <w:t xml:space="preserve">to further minimize recognition, images for which over half of the respondents chose the option </w:t>
      </w:r>
      <w:r>
        <w:rPr>
          <w:rStyle w:val="None"/>
          <w:b/>
          <w:bCs/>
          <w:rtl/>
        </w:rPr>
        <w:t>‘</w:t>
      </w:r>
      <w:r>
        <w:rPr>
          <w:rStyle w:val="None"/>
          <w:b/>
          <w:bCs/>
        </w:rPr>
        <w:t>I recognize the person in the photograph</w:t>
      </w:r>
      <w:r>
        <w:rPr>
          <w:rStyle w:val="None"/>
          <w:b/>
          <w:bCs/>
          <w:rtl/>
        </w:rPr>
        <w:t xml:space="preserve">’ </w:t>
      </w:r>
      <w:r>
        <w:rPr>
          <w:rStyle w:val="None"/>
          <w:b/>
          <w:bCs/>
        </w:rPr>
        <w:t xml:space="preserve">were excluded from the analysis (N = 4). These included political </w:t>
      </w:r>
      <w:r>
        <w:rPr>
          <w:rStyle w:val="None"/>
          <w:b/>
          <w:bCs/>
          <w:rtl/>
          <w:lang w:val="ar-SA"/>
        </w:rPr>
        <w:t>“</w:t>
      </w:r>
      <w:r>
        <w:rPr>
          <w:rStyle w:val="None"/>
          <w:b/>
          <w:bCs/>
        </w:rPr>
        <w:t xml:space="preserve">superstars,” which respondents seemed to </w:t>
      </w:r>
      <w:proofErr w:type="spellStart"/>
      <w:r>
        <w:rPr>
          <w:rStyle w:val="None"/>
          <w:b/>
          <w:bCs/>
        </w:rPr>
        <w:t>recognise</w:t>
      </w:r>
      <w:proofErr w:type="spellEnd"/>
      <w:r>
        <w:rPr>
          <w:rStyle w:val="None"/>
          <w:b/>
          <w:bCs/>
        </w:rPr>
        <w:t xml:space="preserve"> based on their past membership in the Finnish Parliament</w:t>
      </w:r>
      <w:r>
        <w:rPr>
          <w:rStyle w:val="None"/>
        </w:rPr>
        <w:t>.” See detailed explanation below.</w:t>
      </w:r>
      <w:r>
        <w:rPr>
          <w:rStyle w:val="None"/>
        </w:rPr>
        <w:br/>
      </w:r>
      <w:r>
        <w:rPr>
          <w:rStyle w:val="None"/>
        </w:rPr>
        <w:br/>
      </w:r>
      <w:r>
        <w:rPr>
          <w:rStyle w:val="None"/>
          <w:b/>
          <w:bCs/>
          <w:u w:val="single"/>
        </w:rPr>
        <w:t>We used real candidates (see pp. 7-8 in the paper)</w:t>
      </w:r>
      <w:r>
        <w:rPr>
          <w:rStyle w:val="None"/>
        </w:rPr>
        <w:t>:</w:t>
      </w:r>
      <w:r>
        <w:rPr>
          <w:rStyle w:val="None"/>
          <w:rtl/>
          <w:lang w:val="ar-SA"/>
        </w:rPr>
        <w:br/>
      </w:r>
      <w:r>
        <w:rPr>
          <w:rStyle w:val="None"/>
          <w:rtl/>
          <w:lang w:val="ar-SA"/>
        </w:rPr>
        <w:br/>
        <w:t>“</w:t>
      </w:r>
      <w:proofErr w:type="spellStart"/>
      <w:ins w:id="89" w:author="Dr. Amy R." w:date="2023-01-28T14:31:00Z">
        <w:r w:rsidR="00834CEC" w:rsidRPr="005A10E8">
          <w:rPr>
            <w:rStyle w:val="Hyperlink1"/>
          </w:rPr>
          <w:t>We</w:t>
        </w:r>
        <w:proofErr w:type="spellEnd"/>
        <w:r w:rsidR="00834CEC" w:rsidRPr="005A10E8">
          <w:rPr>
            <w:rStyle w:val="Hyperlink1"/>
          </w:rPr>
          <w:t xml:space="preserve"> </w:t>
        </w:r>
        <w:proofErr w:type="spellStart"/>
        <w:r w:rsidR="00834CEC" w:rsidRPr="005A10E8">
          <w:rPr>
            <w:rStyle w:val="Hyperlink1"/>
          </w:rPr>
          <w:t>exploited</w:t>
        </w:r>
        <w:proofErr w:type="spellEnd"/>
        <w:r w:rsidR="00834CEC" w:rsidRPr="005A10E8">
          <w:rPr>
            <w:rStyle w:val="Hyperlink1"/>
          </w:rPr>
          <w:t xml:space="preserve"> </w:t>
        </w:r>
        <w:proofErr w:type="spellStart"/>
        <w:r w:rsidR="00834CEC" w:rsidRPr="005A10E8">
          <w:rPr>
            <w:rStyle w:val="Hyperlink1"/>
          </w:rPr>
          <w:t>several</w:t>
        </w:r>
        <w:proofErr w:type="spellEnd"/>
        <w:r w:rsidR="00834CEC" w:rsidRPr="005A10E8">
          <w:rPr>
            <w:rStyle w:val="Hyperlink1"/>
          </w:rPr>
          <w:t xml:space="preserve"> data </w:t>
        </w:r>
        <w:proofErr w:type="spellStart"/>
        <w:r w:rsidR="00834CEC" w:rsidRPr="005A10E8">
          <w:rPr>
            <w:rStyle w:val="Hyperlink1"/>
          </w:rPr>
          <w:t>sources</w:t>
        </w:r>
        <w:proofErr w:type="spellEnd"/>
        <w:r w:rsidR="00834CEC" w:rsidRPr="005A10E8">
          <w:rPr>
            <w:rStyle w:val="Hyperlink1"/>
          </w:rPr>
          <w:t xml:space="preserve">. </w:t>
        </w:r>
        <w:proofErr w:type="spellStart"/>
        <w:r w:rsidR="00834CEC" w:rsidRPr="005A10E8">
          <w:rPr>
            <w:rStyle w:val="Hyperlink1"/>
          </w:rPr>
          <w:t>First</w:t>
        </w:r>
        <w:proofErr w:type="spellEnd"/>
        <w:r w:rsidR="00834CEC" w:rsidRPr="005A10E8">
          <w:rPr>
            <w:rStyle w:val="Hyperlink1"/>
          </w:rPr>
          <w:t xml:space="preserve">, in </w:t>
        </w:r>
        <w:proofErr w:type="spellStart"/>
        <w:r w:rsidR="00834CEC" w:rsidRPr="005A10E8">
          <w:rPr>
            <w:rStyle w:val="Hyperlink1"/>
          </w:rPr>
          <w:t>the</w:t>
        </w:r>
        <w:proofErr w:type="spellEnd"/>
        <w:r w:rsidR="00834CEC" w:rsidRPr="005A10E8">
          <w:rPr>
            <w:rStyle w:val="Hyperlink1"/>
          </w:rPr>
          <w:t xml:space="preserve"> </w:t>
        </w:r>
        <w:proofErr w:type="spellStart"/>
        <w:r w:rsidR="00834CEC" w:rsidRPr="005A10E8">
          <w:rPr>
            <w:rStyle w:val="Hyperlink1"/>
          </w:rPr>
          <w:t>context</w:t>
        </w:r>
        <w:proofErr w:type="spellEnd"/>
        <w:r w:rsidR="00834CEC" w:rsidRPr="005A10E8">
          <w:rPr>
            <w:rStyle w:val="Hyperlink1"/>
          </w:rPr>
          <w:t xml:space="preserve"> </w:t>
        </w:r>
        <w:proofErr w:type="spellStart"/>
        <w:r w:rsidR="00834CEC" w:rsidRPr="005A10E8">
          <w:rPr>
            <w:rStyle w:val="Hyperlink1"/>
          </w:rPr>
          <w:t>of</w:t>
        </w:r>
        <w:proofErr w:type="spellEnd"/>
        <w:r w:rsidR="00834CEC" w:rsidRPr="005A10E8">
          <w:rPr>
            <w:rStyle w:val="Hyperlink1"/>
          </w:rPr>
          <w:t xml:space="preserve"> </w:t>
        </w:r>
        <w:proofErr w:type="spellStart"/>
        <w:r w:rsidR="00834CEC" w:rsidRPr="005A10E8">
          <w:rPr>
            <w:rStyle w:val="Hyperlink1"/>
          </w:rPr>
          <w:t>Finnish</w:t>
        </w:r>
        <w:proofErr w:type="spellEnd"/>
        <w:r w:rsidR="00834CEC" w:rsidRPr="005A10E8">
          <w:rPr>
            <w:rStyle w:val="Hyperlink1"/>
          </w:rPr>
          <w:t xml:space="preserve"> municipal </w:t>
        </w:r>
        <w:proofErr w:type="spellStart"/>
        <w:r w:rsidR="00834CEC" w:rsidRPr="005A10E8">
          <w:rPr>
            <w:rStyle w:val="Hyperlink1"/>
          </w:rPr>
          <w:t>elections</w:t>
        </w:r>
        <w:proofErr w:type="spellEnd"/>
        <w:r w:rsidR="00834CEC" w:rsidRPr="005A10E8">
          <w:rPr>
            <w:rStyle w:val="Hyperlink1"/>
          </w:rPr>
          <w:t xml:space="preserve">, </w:t>
        </w:r>
        <w:proofErr w:type="spellStart"/>
        <w:r w:rsidR="00834CEC" w:rsidRPr="005A10E8">
          <w:rPr>
            <w:rStyle w:val="Hyperlink1"/>
          </w:rPr>
          <w:t>political</w:t>
        </w:r>
        <w:proofErr w:type="spellEnd"/>
        <w:r w:rsidR="00834CEC" w:rsidRPr="005A10E8">
          <w:rPr>
            <w:rStyle w:val="Hyperlink1"/>
          </w:rPr>
          <w:t xml:space="preserve"> </w:t>
        </w:r>
        <w:proofErr w:type="spellStart"/>
        <w:r w:rsidR="00834CEC" w:rsidRPr="005A10E8">
          <w:rPr>
            <w:rStyle w:val="Hyperlink1"/>
          </w:rPr>
          <w:t>campaigns</w:t>
        </w:r>
        <w:proofErr w:type="spellEnd"/>
        <w:r w:rsidR="00834CEC" w:rsidRPr="005A10E8">
          <w:rPr>
            <w:rStyle w:val="Hyperlink1"/>
          </w:rPr>
          <w:t xml:space="preserve"> use </w:t>
        </w:r>
        <w:proofErr w:type="spellStart"/>
        <w:r w:rsidR="00834CEC" w:rsidRPr="005A10E8">
          <w:rPr>
            <w:rStyle w:val="Hyperlink1"/>
          </w:rPr>
          <w:t>headshots</w:t>
        </w:r>
        <w:proofErr w:type="spellEnd"/>
        <w:r w:rsidR="00834CEC" w:rsidRPr="005A10E8">
          <w:rPr>
            <w:rStyle w:val="Hyperlink1"/>
          </w:rPr>
          <w:t xml:space="preserve"> </w:t>
        </w:r>
        <w:proofErr w:type="spellStart"/>
        <w:r w:rsidR="00834CEC" w:rsidRPr="005A10E8">
          <w:rPr>
            <w:rStyle w:val="Hyperlink1"/>
          </w:rPr>
          <w:t>of</w:t>
        </w:r>
        <w:proofErr w:type="spellEnd"/>
        <w:r w:rsidR="00834CEC" w:rsidRPr="005A10E8">
          <w:rPr>
            <w:rStyle w:val="Hyperlink1"/>
          </w:rPr>
          <w:t xml:space="preserve"> </w:t>
        </w:r>
        <w:proofErr w:type="spellStart"/>
        <w:r w:rsidR="00834CEC" w:rsidRPr="005A10E8">
          <w:rPr>
            <w:rStyle w:val="Hyperlink1"/>
          </w:rPr>
          <w:t>the</w:t>
        </w:r>
        <w:proofErr w:type="spellEnd"/>
        <w:r w:rsidR="00834CEC" w:rsidRPr="005A10E8">
          <w:rPr>
            <w:rStyle w:val="Hyperlink1"/>
          </w:rPr>
          <w:t xml:space="preserve"> candidates running </w:t>
        </w:r>
        <w:proofErr w:type="spellStart"/>
        <w:r w:rsidR="00834CEC" w:rsidRPr="005A10E8">
          <w:rPr>
            <w:rStyle w:val="Hyperlink1"/>
          </w:rPr>
          <w:t>for</w:t>
        </w:r>
        <w:proofErr w:type="spellEnd"/>
        <w:r w:rsidR="00834CEC" w:rsidRPr="005A10E8">
          <w:rPr>
            <w:rStyle w:val="Hyperlink1"/>
          </w:rPr>
          <w:t xml:space="preserve"> office, </w:t>
        </w:r>
        <w:proofErr w:type="spellStart"/>
        <w:r w:rsidR="00834CEC" w:rsidRPr="005A10E8">
          <w:rPr>
            <w:rStyle w:val="Hyperlink1"/>
          </w:rPr>
          <w:t>along</w:t>
        </w:r>
        <w:proofErr w:type="spellEnd"/>
        <w:r w:rsidR="00834CEC" w:rsidRPr="005A10E8">
          <w:rPr>
            <w:rStyle w:val="Hyperlink1"/>
          </w:rPr>
          <w:t xml:space="preserve"> </w:t>
        </w:r>
        <w:proofErr w:type="spellStart"/>
        <w:r w:rsidR="00834CEC" w:rsidRPr="005A10E8">
          <w:rPr>
            <w:rStyle w:val="Hyperlink1"/>
          </w:rPr>
          <w:t>with</w:t>
        </w:r>
        <w:proofErr w:type="spellEnd"/>
        <w:r w:rsidR="00834CEC" w:rsidRPr="005A10E8">
          <w:rPr>
            <w:rStyle w:val="Hyperlink1"/>
          </w:rPr>
          <w:t xml:space="preserve"> </w:t>
        </w:r>
        <w:proofErr w:type="spellStart"/>
        <w:r w:rsidR="00834CEC" w:rsidRPr="005A10E8">
          <w:rPr>
            <w:rStyle w:val="Hyperlink1"/>
          </w:rPr>
          <w:t>the</w:t>
        </w:r>
        <w:proofErr w:type="spellEnd"/>
        <w:r w:rsidR="00834CEC">
          <w:rPr>
            <w:rStyle w:val="Hyperlink1"/>
          </w:rPr>
          <w:t xml:space="preserve"> </w:t>
        </w:r>
        <w:proofErr w:type="spellStart"/>
        <w:r w:rsidR="00834CEC">
          <w:rPr>
            <w:rStyle w:val="Hyperlink1"/>
          </w:rPr>
          <w:t>candidate’s</w:t>
        </w:r>
        <w:proofErr w:type="spellEnd"/>
        <w:r w:rsidR="00834CEC" w:rsidRPr="005A10E8">
          <w:rPr>
            <w:rStyle w:val="Hyperlink1"/>
          </w:rPr>
          <w:t xml:space="preserve"> </w:t>
        </w:r>
        <w:proofErr w:type="spellStart"/>
        <w:r w:rsidR="00834CEC" w:rsidRPr="005A10E8">
          <w:rPr>
            <w:rStyle w:val="Hyperlink1"/>
          </w:rPr>
          <w:t>name</w:t>
        </w:r>
        <w:proofErr w:type="spellEnd"/>
        <w:r w:rsidR="00834CEC" w:rsidRPr="005A10E8">
          <w:rPr>
            <w:rStyle w:val="Hyperlink1"/>
          </w:rPr>
          <w:t xml:space="preserve">, </w:t>
        </w:r>
        <w:proofErr w:type="spellStart"/>
        <w:r w:rsidR="00834CEC" w:rsidRPr="005A10E8">
          <w:rPr>
            <w:rStyle w:val="Hyperlink1"/>
          </w:rPr>
          <w:t>party</w:t>
        </w:r>
        <w:proofErr w:type="spellEnd"/>
        <w:r w:rsidR="00834CEC" w:rsidRPr="005A10E8">
          <w:rPr>
            <w:rStyle w:val="Hyperlink1"/>
          </w:rPr>
          <w:t xml:space="preserve"> </w:t>
        </w:r>
        <w:proofErr w:type="spellStart"/>
        <w:r w:rsidR="00834CEC" w:rsidRPr="005A10E8">
          <w:rPr>
            <w:rStyle w:val="Hyperlink1"/>
          </w:rPr>
          <w:t>affiliation</w:t>
        </w:r>
        <w:proofErr w:type="spellEnd"/>
        <w:r w:rsidR="00834CEC" w:rsidRPr="005A10E8">
          <w:rPr>
            <w:rStyle w:val="Hyperlink1"/>
          </w:rPr>
          <w:t xml:space="preserve">, and </w:t>
        </w:r>
        <w:proofErr w:type="spellStart"/>
        <w:r w:rsidR="00834CEC" w:rsidRPr="005A10E8">
          <w:rPr>
            <w:rStyle w:val="Hyperlink1"/>
          </w:rPr>
          <w:t>occupation</w:t>
        </w:r>
        <w:proofErr w:type="spellEnd"/>
        <w:r w:rsidR="00834CEC" w:rsidRPr="005A10E8">
          <w:rPr>
            <w:rStyle w:val="Hyperlink1"/>
          </w:rPr>
          <w:t xml:space="preserve">. </w:t>
        </w:r>
        <w:proofErr w:type="spellStart"/>
        <w:r w:rsidR="00834CEC" w:rsidRPr="005A10E8">
          <w:rPr>
            <w:rStyle w:val="Hyperlink1"/>
          </w:rPr>
          <w:t>This</w:t>
        </w:r>
        <w:proofErr w:type="spellEnd"/>
        <w:r w:rsidR="00834CEC" w:rsidRPr="005A10E8">
          <w:rPr>
            <w:rStyle w:val="Hyperlink1"/>
          </w:rPr>
          <w:t xml:space="preserve"> </w:t>
        </w:r>
        <w:proofErr w:type="spellStart"/>
        <w:r w:rsidR="00834CEC" w:rsidRPr="005A10E8">
          <w:rPr>
            <w:rStyle w:val="Hyperlink1"/>
          </w:rPr>
          <w:t>information</w:t>
        </w:r>
        <w:proofErr w:type="spellEnd"/>
        <w:r w:rsidR="00834CEC" w:rsidRPr="005A10E8">
          <w:rPr>
            <w:rStyle w:val="Hyperlink1"/>
          </w:rPr>
          <w:t xml:space="preserve"> </w:t>
        </w:r>
        <w:proofErr w:type="spellStart"/>
        <w:r w:rsidR="00834CEC" w:rsidRPr="005A10E8">
          <w:rPr>
            <w:rStyle w:val="Hyperlink1"/>
          </w:rPr>
          <w:t>is</w:t>
        </w:r>
        <w:proofErr w:type="spellEnd"/>
        <w:r w:rsidR="00834CEC" w:rsidRPr="005A10E8">
          <w:rPr>
            <w:rStyle w:val="Hyperlink1"/>
          </w:rPr>
          <w:t xml:space="preserve"> </w:t>
        </w:r>
        <w:proofErr w:type="spellStart"/>
        <w:r w:rsidR="00834CEC" w:rsidRPr="005A10E8">
          <w:rPr>
            <w:rStyle w:val="Hyperlink1"/>
          </w:rPr>
          <w:t>public</w:t>
        </w:r>
        <w:proofErr w:type="spellEnd"/>
        <w:r w:rsidR="00834CEC" w:rsidRPr="005A10E8">
          <w:rPr>
            <w:rStyle w:val="Hyperlink1"/>
          </w:rPr>
          <w:t xml:space="preserve"> and </w:t>
        </w:r>
        <w:proofErr w:type="spellStart"/>
        <w:r w:rsidR="00834CEC" w:rsidRPr="005A10E8">
          <w:rPr>
            <w:rStyle w:val="Hyperlink1"/>
          </w:rPr>
          <w:t>appears</w:t>
        </w:r>
        <w:proofErr w:type="spellEnd"/>
        <w:r w:rsidR="00834CEC" w:rsidRPr="005A10E8">
          <w:rPr>
            <w:rStyle w:val="Hyperlink1"/>
          </w:rPr>
          <w:t xml:space="preserve"> in </w:t>
        </w:r>
        <w:proofErr w:type="spellStart"/>
        <w:r w:rsidR="00834CEC" w:rsidRPr="005A10E8">
          <w:rPr>
            <w:rStyle w:val="Hyperlink1"/>
          </w:rPr>
          <w:t>city</w:t>
        </w:r>
        <w:proofErr w:type="spellEnd"/>
        <w:r w:rsidR="00834CEC" w:rsidRPr="005A10E8">
          <w:rPr>
            <w:rStyle w:val="Hyperlink1"/>
          </w:rPr>
          <w:t xml:space="preserve"> centers, bus </w:t>
        </w:r>
        <w:proofErr w:type="spellStart"/>
        <w:r w:rsidR="00834CEC" w:rsidRPr="005A10E8">
          <w:rPr>
            <w:rStyle w:val="Hyperlink1"/>
          </w:rPr>
          <w:t>stops</w:t>
        </w:r>
        <w:proofErr w:type="spellEnd"/>
        <w:r w:rsidR="00834CEC" w:rsidRPr="005A10E8">
          <w:rPr>
            <w:rStyle w:val="Hyperlink1"/>
          </w:rPr>
          <w:t xml:space="preserve">, </w:t>
        </w:r>
        <w:proofErr w:type="spellStart"/>
        <w:r w:rsidR="00834CEC" w:rsidRPr="005A10E8">
          <w:rPr>
            <w:rStyle w:val="Hyperlink1"/>
          </w:rPr>
          <w:t>public</w:t>
        </w:r>
        <w:proofErr w:type="spellEnd"/>
        <w:r w:rsidR="00834CEC" w:rsidRPr="005A10E8">
          <w:rPr>
            <w:rStyle w:val="Hyperlink1"/>
          </w:rPr>
          <w:t xml:space="preserve"> </w:t>
        </w:r>
        <w:proofErr w:type="spellStart"/>
        <w:r w:rsidR="00834CEC" w:rsidRPr="005A10E8">
          <w:rPr>
            <w:rStyle w:val="Hyperlink1"/>
          </w:rPr>
          <w:t>squares</w:t>
        </w:r>
        <w:proofErr w:type="spellEnd"/>
        <w:r w:rsidR="00834CEC" w:rsidRPr="005A10E8">
          <w:rPr>
            <w:rStyle w:val="Hyperlink1"/>
          </w:rPr>
          <w:t xml:space="preserve">, and </w:t>
        </w:r>
        <w:proofErr w:type="spellStart"/>
        <w:r w:rsidR="00834CEC" w:rsidRPr="005A10E8">
          <w:rPr>
            <w:rStyle w:val="Hyperlink1"/>
          </w:rPr>
          <w:t>other</w:t>
        </w:r>
        <w:proofErr w:type="spellEnd"/>
        <w:r w:rsidR="00834CEC" w:rsidRPr="005A10E8">
          <w:rPr>
            <w:rStyle w:val="Hyperlink1"/>
          </w:rPr>
          <w:t xml:space="preserve"> </w:t>
        </w:r>
        <w:proofErr w:type="spellStart"/>
        <w:r w:rsidR="00834CEC" w:rsidRPr="005A10E8">
          <w:rPr>
            <w:rStyle w:val="Hyperlink1"/>
          </w:rPr>
          <w:t>highly</w:t>
        </w:r>
        <w:proofErr w:type="spellEnd"/>
        <w:r w:rsidR="00834CEC" w:rsidRPr="005A10E8">
          <w:rPr>
            <w:rStyle w:val="Hyperlink1"/>
          </w:rPr>
          <w:t xml:space="preserve"> </w:t>
        </w:r>
        <w:proofErr w:type="spellStart"/>
        <w:r w:rsidR="00834CEC" w:rsidRPr="005A10E8">
          <w:rPr>
            <w:rStyle w:val="Hyperlink1"/>
          </w:rPr>
          <w:t>frequented</w:t>
        </w:r>
        <w:proofErr w:type="spellEnd"/>
        <w:r w:rsidR="00834CEC" w:rsidRPr="005A10E8">
          <w:rPr>
            <w:rStyle w:val="Hyperlink1"/>
          </w:rPr>
          <w:t xml:space="preserve"> places, </w:t>
        </w:r>
        <w:proofErr w:type="spellStart"/>
        <w:r w:rsidR="00834CEC" w:rsidRPr="005A10E8">
          <w:rPr>
            <w:rStyle w:val="Hyperlink1"/>
          </w:rPr>
          <w:t>including</w:t>
        </w:r>
        <w:proofErr w:type="spellEnd"/>
        <w:r w:rsidR="00834CEC" w:rsidRPr="005A10E8">
          <w:rPr>
            <w:rStyle w:val="Hyperlink1"/>
          </w:rPr>
          <w:t xml:space="preserve"> </w:t>
        </w:r>
        <w:proofErr w:type="spellStart"/>
        <w:r w:rsidR="00834CEC" w:rsidRPr="005A10E8">
          <w:rPr>
            <w:rStyle w:val="Hyperlink1"/>
          </w:rPr>
          <w:t>voting</w:t>
        </w:r>
        <w:proofErr w:type="spellEnd"/>
        <w:r w:rsidR="00834CEC" w:rsidRPr="005A10E8">
          <w:rPr>
            <w:rStyle w:val="Hyperlink1"/>
          </w:rPr>
          <w:t xml:space="preserve"> </w:t>
        </w:r>
        <w:proofErr w:type="spellStart"/>
        <w:r w:rsidR="00834CEC" w:rsidRPr="005A10E8">
          <w:rPr>
            <w:rStyle w:val="Hyperlink1"/>
          </w:rPr>
          <w:t>booths</w:t>
        </w:r>
        <w:proofErr w:type="spellEnd"/>
        <w:r w:rsidR="00834CEC" w:rsidRPr="005A10E8">
          <w:rPr>
            <w:rStyle w:val="Hyperlink1"/>
          </w:rPr>
          <w:t xml:space="preserve"> </w:t>
        </w:r>
        <w:r w:rsidR="00834CEC">
          <w:fldChar w:fldCharType="begin"/>
        </w:r>
        <w:r w:rsidR="00834CEC">
          <w:instrText>HYPERLINK "https://www.zotero.org/google-docs/?zVOvir"</w:instrText>
        </w:r>
        <w:r w:rsidR="00834CEC">
          <w:fldChar w:fldCharType="separate"/>
        </w:r>
        <w:r w:rsidR="00834CEC" w:rsidRPr="005A10E8">
          <w:rPr>
            <w:rStyle w:val="Hyperlink1"/>
          </w:rPr>
          <w:t>(Berggren et al., 2010, p. 12)</w:t>
        </w:r>
        <w:r w:rsidR="00834CEC">
          <w:rPr>
            <w:rStyle w:val="Hyperlink1"/>
          </w:rPr>
          <w:fldChar w:fldCharType="end"/>
        </w:r>
        <w:r w:rsidR="00834CEC" w:rsidRPr="005A10E8">
          <w:rPr>
            <w:rStyle w:val="Hyperlink1"/>
          </w:rPr>
          <w:t xml:space="preserve">. </w:t>
        </w:r>
        <w:proofErr w:type="spellStart"/>
        <w:r w:rsidR="00834CEC" w:rsidRPr="005A10E8">
          <w:rPr>
            <w:rStyle w:val="Hyperlink1"/>
          </w:rPr>
          <w:t>Importantly</w:t>
        </w:r>
        <w:proofErr w:type="spellEnd"/>
        <w:r w:rsidR="00834CEC" w:rsidRPr="005A10E8">
          <w:rPr>
            <w:rStyle w:val="Hyperlink1"/>
          </w:rPr>
          <w:t xml:space="preserve">, </w:t>
        </w:r>
        <w:proofErr w:type="spellStart"/>
        <w:r w:rsidR="00834CEC" w:rsidRPr="005A10E8">
          <w:rPr>
            <w:rStyle w:val="Hyperlink1"/>
          </w:rPr>
          <w:t>newspaper</w:t>
        </w:r>
        <w:proofErr w:type="spellEnd"/>
        <w:r w:rsidR="00834CEC" w:rsidRPr="005A10E8">
          <w:rPr>
            <w:rStyle w:val="Hyperlink1"/>
          </w:rPr>
          <w:t xml:space="preserve"> </w:t>
        </w:r>
        <w:proofErr w:type="spellStart"/>
        <w:r w:rsidR="00834CEC" w:rsidRPr="005A10E8">
          <w:rPr>
            <w:rStyle w:val="Hyperlink1"/>
          </w:rPr>
          <w:t>ads</w:t>
        </w:r>
        <w:proofErr w:type="spellEnd"/>
        <w:r w:rsidR="00834CEC" w:rsidRPr="005A10E8">
          <w:rPr>
            <w:rStyle w:val="Hyperlink1"/>
          </w:rPr>
          <w:t xml:space="preserve"> </w:t>
        </w:r>
        <w:proofErr w:type="spellStart"/>
        <w:r w:rsidR="00834CEC" w:rsidRPr="005A10E8">
          <w:rPr>
            <w:rStyle w:val="Hyperlink1"/>
          </w:rPr>
          <w:t>also</w:t>
        </w:r>
        <w:proofErr w:type="spellEnd"/>
        <w:r w:rsidR="00834CEC" w:rsidRPr="005A10E8">
          <w:rPr>
            <w:rStyle w:val="Hyperlink1"/>
          </w:rPr>
          <w:t xml:space="preserve"> </w:t>
        </w:r>
        <w:proofErr w:type="spellStart"/>
        <w:r w:rsidR="00834CEC" w:rsidRPr="005A10E8">
          <w:rPr>
            <w:rStyle w:val="Hyperlink1"/>
          </w:rPr>
          <w:t>display</w:t>
        </w:r>
        <w:proofErr w:type="spellEnd"/>
        <w:r w:rsidR="00834CEC" w:rsidRPr="005A10E8">
          <w:rPr>
            <w:rStyle w:val="Hyperlink1"/>
          </w:rPr>
          <w:t xml:space="preserve"> </w:t>
        </w:r>
        <w:proofErr w:type="spellStart"/>
        <w:r w:rsidR="00834CEC" w:rsidRPr="005A10E8">
          <w:rPr>
            <w:rStyle w:val="Hyperlink1"/>
          </w:rPr>
          <w:t>the</w:t>
        </w:r>
        <w:proofErr w:type="spellEnd"/>
        <w:r w:rsidR="00834CEC" w:rsidRPr="005A10E8">
          <w:rPr>
            <w:rStyle w:val="Hyperlink1"/>
          </w:rPr>
          <w:t xml:space="preserve"> </w:t>
        </w:r>
        <w:r w:rsidR="00834CEC" w:rsidRPr="005A10E8">
          <w:rPr>
            <w:rStyle w:val="None"/>
            <w:i/>
            <w:iCs/>
          </w:rPr>
          <w:t>same</w:t>
        </w:r>
        <w:r w:rsidR="00834CEC" w:rsidRPr="005A10E8">
          <w:rPr>
            <w:rStyle w:val="Hyperlink1"/>
          </w:rPr>
          <w:t xml:space="preserve"> </w:t>
        </w:r>
        <w:proofErr w:type="spellStart"/>
        <w:r w:rsidR="00834CEC" w:rsidRPr="005A10E8">
          <w:rPr>
            <w:rStyle w:val="Hyperlink1"/>
          </w:rPr>
          <w:t>photos</w:t>
        </w:r>
        <w:proofErr w:type="spellEnd"/>
        <w:r w:rsidR="00834CEC" w:rsidRPr="005A10E8">
          <w:rPr>
            <w:rStyle w:val="Hyperlink1"/>
          </w:rPr>
          <w:t xml:space="preserve"> </w:t>
        </w:r>
        <w:r w:rsidR="00834CEC">
          <w:fldChar w:fldCharType="begin"/>
        </w:r>
        <w:r w:rsidR="00834CEC">
          <w:instrText>HYPERLINK "https://www.zotero.org/google-docs/?ldS57U"</w:instrText>
        </w:r>
        <w:r w:rsidR="00834CEC">
          <w:fldChar w:fldCharType="separate"/>
        </w:r>
        <w:r w:rsidR="00834CEC" w:rsidRPr="005A10E8">
          <w:rPr>
            <w:rStyle w:val="Hyperlink1"/>
          </w:rPr>
          <w:t>(Berggren et al., 2010, p. 10)</w:t>
        </w:r>
        <w:r w:rsidR="00834CEC">
          <w:rPr>
            <w:rStyle w:val="Hyperlink1"/>
          </w:rPr>
          <w:fldChar w:fldCharType="end"/>
        </w:r>
        <w:r w:rsidR="00834CEC" w:rsidRPr="005A10E8">
          <w:rPr>
            <w:rStyle w:val="Hyperlink1"/>
          </w:rPr>
          <w:t xml:space="preserve">, and </w:t>
        </w:r>
        <w:r w:rsidR="00834CEC" w:rsidRPr="005A10E8">
          <w:rPr>
            <w:rStyle w:val="Hyperlink1"/>
            <w:rtl/>
          </w:rPr>
          <w:t>“</w:t>
        </w:r>
        <w:proofErr w:type="spellStart"/>
        <w:r w:rsidR="00834CEC" w:rsidRPr="005A10E8">
          <w:rPr>
            <w:rStyle w:val="Hyperlink1"/>
          </w:rPr>
          <w:t>each</w:t>
        </w:r>
        <w:proofErr w:type="spellEnd"/>
        <w:r w:rsidR="00834CEC" w:rsidRPr="005A10E8">
          <w:rPr>
            <w:rStyle w:val="Hyperlink1"/>
          </w:rPr>
          <w:t xml:space="preserve"> </w:t>
        </w:r>
        <w:proofErr w:type="spellStart"/>
        <w:r w:rsidR="00834CEC" w:rsidRPr="005A10E8">
          <w:rPr>
            <w:rStyle w:val="Hyperlink1"/>
          </w:rPr>
          <w:t>municipality</w:t>
        </w:r>
        <w:proofErr w:type="spellEnd"/>
        <w:r w:rsidR="00834CEC" w:rsidRPr="005A10E8">
          <w:rPr>
            <w:rStyle w:val="Hyperlink1"/>
          </w:rPr>
          <w:t xml:space="preserve"> </w:t>
        </w:r>
        <w:proofErr w:type="spellStart"/>
        <w:r w:rsidR="00834CEC" w:rsidRPr="005A10E8">
          <w:rPr>
            <w:rStyle w:val="Hyperlink1"/>
          </w:rPr>
          <w:t>is</w:t>
        </w:r>
        <w:proofErr w:type="spellEnd"/>
        <w:r w:rsidR="00834CEC" w:rsidRPr="005A10E8">
          <w:rPr>
            <w:rStyle w:val="Hyperlink1"/>
          </w:rPr>
          <w:t xml:space="preserve"> </w:t>
        </w:r>
        <w:proofErr w:type="spellStart"/>
        <w:r w:rsidR="00834CEC" w:rsidRPr="005A10E8">
          <w:rPr>
            <w:rStyle w:val="Hyperlink1"/>
          </w:rPr>
          <w:t>obliged</w:t>
        </w:r>
        <w:proofErr w:type="spellEnd"/>
        <w:r w:rsidR="00834CEC" w:rsidRPr="005A10E8">
          <w:rPr>
            <w:rStyle w:val="Hyperlink1"/>
          </w:rPr>
          <w:t xml:space="preserve"> </w:t>
        </w:r>
        <w:proofErr w:type="spellStart"/>
        <w:r w:rsidR="00834CEC" w:rsidRPr="005A10E8">
          <w:rPr>
            <w:rStyle w:val="Hyperlink1"/>
          </w:rPr>
          <w:t>by</w:t>
        </w:r>
        <w:proofErr w:type="spellEnd"/>
        <w:r w:rsidR="00834CEC" w:rsidRPr="005A10E8">
          <w:rPr>
            <w:rStyle w:val="Hyperlink1"/>
          </w:rPr>
          <w:t xml:space="preserve"> </w:t>
        </w:r>
        <w:proofErr w:type="spellStart"/>
        <w:r w:rsidR="00834CEC" w:rsidRPr="005A10E8">
          <w:rPr>
            <w:rStyle w:val="Hyperlink1"/>
          </w:rPr>
          <w:t>law</w:t>
        </w:r>
        <w:proofErr w:type="spellEnd"/>
        <w:r w:rsidR="00834CEC" w:rsidRPr="005A10E8">
          <w:rPr>
            <w:rStyle w:val="Hyperlink1"/>
          </w:rPr>
          <w:t xml:space="preserve"> </w:t>
        </w:r>
        <w:proofErr w:type="spellStart"/>
        <w:r w:rsidR="00834CEC" w:rsidRPr="005A10E8">
          <w:rPr>
            <w:rStyle w:val="Hyperlink1"/>
          </w:rPr>
          <w:t>to</w:t>
        </w:r>
        <w:proofErr w:type="spellEnd"/>
        <w:r w:rsidR="00834CEC" w:rsidRPr="005A10E8">
          <w:rPr>
            <w:rStyle w:val="Hyperlink1"/>
          </w:rPr>
          <w:t xml:space="preserve"> </w:t>
        </w:r>
        <w:proofErr w:type="spellStart"/>
        <w:r w:rsidR="00834CEC" w:rsidRPr="005A10E8">
          <w:rPr>
            <w:rStyle w:val="Hyperlink1"/>
          </w:rPr>
          <w:t>provide</w:t>
        </w:r>
        <w:proofErr w:type="spellEnd"/>
        <w:r w:rsidR="00834CEC" w:rsidRPr="005A10E8">
          <w:rPr>
            <w:rStyle w:val="Hyperlink1"/>
          </w:rPr>
          <w:t xml:space="preserve"> </w:t>
        </w:r>
        <w:proofErr w:type="spellStart"/>
        <w:r w:rsidR="00834CEC" w:rsidRPr="005A10E8">
          <w:rPr>
            <w:rStyle w:val="Hyperlink1"/>
          </w:rPr>
          <w:t>each</w:t>
        </w:r>
        <w:proofErr w:type="spellEnd"/>
        <w:r w:rsidR="00834CEC" w:rsidRPr="005A10E8">
          <w:rPr>
            <w:rStyle w:val="Hyperlink1"/>
          </w:rPr>
          <w:t xml:space="preserve"> </w:t>
        </w:r>
        <w:proofErr w:type="spellStart"/>
        <w:r w:rsidR="00834CEC" w:rsidRPr="005A10E8">
          <w:rPr>
            <w:rStyle w:val="Hyperlink1"/>
          </w:rPr>
          <w:t>party</w:t>
        </w:r>
        <w:proofErr w:type="spellEnd"/>
        <w:r w:rsidR="00834CEC" w:rsidRPr="005A10E8">
          <w:rPr>
            <w:rStyle w:val="Hyperlink1"/>
          </w:rPr>
          <w:t xml:space="preserve"> </w:t>
        </w:r>
        <w:proofErr w:type="spellStart"/>
        <w:r w:rsidR="00834CEC" w:rsidRPr="005A10E8">
          <w:rPr>
            <w:rStyle w:val="Hyperlink1"/>
          </w:rPr>
          <w:t>with</w:t>
        </w:r>
        <w:proofErr w:type="spellEnd"/>
        <w:r w:rsidR="00834CEC" w:rsidRPr="005A10E8">
          <w:rPr>
            <w:rStyle w:val="Hyperlink1"/>
          </w:rPr>
          <w:t xml:space="preserve"> </w:t>
        </w:r>
        <w:proofErr w:type="spellStart"/>
        <w:r w:rsidR="00834CEC" w:rsidRPr="005A10E8">
          <w:rPr>
            <w:rStyle w:val="Hyperlink1"/>
          </w:rPr>
          <w:t>the</w:t>
        </w:r>
        <w:proofErr w:type="spellEnd"/>
        <w:r w:rsidR="00834CEC" w:rsidRPr="005A10E8">
          <w:rPr>
            <w:rStyle w:val="Hyperlink1"/>
          </w:rPr>
          <w:t xml:space="preserve"> </w:t>
        </w:r>
        <w:proofErr w:type="spellStart"/>
        <w:r w:rsidR="00834CEC" w:rsidRPr="005A10E8">
          <w:rPr>
            <w:rStyle w:val="Hyperlink1"/>
          </w:rPr>
          <w:t>same</w:t>
        </w:r>
        <w:proofErr w:type="spellEnd"/>
        <w:r w:rsidR="00834CEC" w:rsidRPr="005A10E8">
          <w:rPr>
            <w:rStyle w:val="Hyperlink1"/>
          </w:rPr>
          <w:t xml:space="preserve"> </w:t>
        </w:r>
        <w:proofErr w:type="spellStart"/>
        <w:r w:rsidR="00834CEC" w:rsidRPr="005A10E8">
          <w:rPr>
            <w:rStyle w:val="Hyperlink1"/>
          </w:rPr>
          <w:t>number</w:t>
        </w:r>
        <w:proofErr w:type="spellEnd"/>
        <w:r w:rsidR="00834CEC" w:rsidRPr="005A10E8">
          <w:rPr>
            <w:rStyle w:val="Hyperlink1"/>
          </w:rPr>
          <w:t xml:space="preserve"> </w:t>
        </w:r>
        <w:proofErr w:type="spellStart"/>
        <w:r w:rsidR="00834CEC" w:rsidRPr="005A10E8">
          <w:rPr>
            <w:rStyle w:val="Hyperlink1"/>
          </w:rPr>
          <w:t>of</w:t>
        </w:r>
        <w:proofErr w:type="spellEnd"/>
        <w:r w:rsidR="00834CEC" w:rsidRPr="005A10E8">
          <w:rPr>
            <w:rStyle w:val="Hyperlink1"/>
          </w:rPr>
          <w:t xml:space="preserve"> slots </w:t>
        </w:r>
        <w:proofErr w:type="spellStart"/>
        <w:r w:rsidR="00834CEC" w:rsidRPr="005A10E8">
          <w:rPr>
            <w:rStyle w:val="Hyperlink1"/>
          </w:rPr>
          <w:t>for</w:t>
        </w:r>
        <w:proofErr w:type="spellEnd"/>
        <w:r w:rsidR="00834CEC" w:rsidRPr="005A10E8">
          <w:rPr>
            <w:rStyle w:val="Hyperlink1"/>
          </w:rPr>
          <w:t xml:space="preserve"> posters” </w:t>
        </w:r>
        <w:r w:rsidR="00834CEC">
          <w:fldChar w:fldCharType="begin"/>
        </w:r>
        <w:r w:rsidR="00834CEC">
          <w:instrText>HYPERLINK "https://www.zotero.org/google-docs/?6ZtZ5R"</w:instrText>
        </w:r>
        <w:r w:rsidR="00834CEC">
          <w:fldChar w:fldCharType="separate"/>
        </w:r>
        <w:r w:rsidR="00834CEC" w:rsidRPr="005A10E8">
          <w:rPr>
            <w:rStyle w:val="Hyperlink1"/>
          </w:rPr>
          <w:t>(Berggren et al., 2017, p. 83)</w:t>
        </w:r>
        <w:r w:rsidR="00834CEC">
          <w:rPr>
            <w:rStyle w:val="Hyperlink1"/>
          </w:rPr>
          <w:fldChar w:fldCharType="end"/>
        </w:r>
        <w:r w:rsidR="00834CEC" w:rsidRPr="005A10E8">
          <w:rPr>
            <w:rStyle w:val="Hyperlink1"/>
          </w:rPr>
          <w:t xml:space="preserve">. </w:t>
        </w:r>
        <w:proofErr w:type="spellStart"/>
        <w:r w:rsidR="00834CEC" w:rsidRPr="005A10E8">
          <w:rPr>
            <w:rStyle w:val="Hyperlink1"/>
          </w:rPr>
          <w:t>Second</w:t>
        </w:r>
        <w:proofErr w:type="spellEnd"/>
        <w:r w:rsidR="00834CEC" w:rsidRPr="005A10E8">
          <w:rPr>
            <w:rStyle w:val="Hyperlink1"/>
          </w:rPr>
          <w:t xml:space="preserve">, </w:t>
        </w:r>
        <w:proofErr w:type="spellStart"/>
        <w:r w:rsidR="00834CEC" w:rsidRPr="005A10E8">
          <w:rPr>
            <w:rStyle w:val="Hyperlink1"/>
          </w:rPr>
          <w:t>the</w:t>
        </w:r>
        <w:proofErr w:type="spellEnd"/>
        <w:r w:rsidR="00834CEC" w:rsidRPr="005A10E8">
          <w:rPr>
            <w:rStyle w:val="Hyperlink1"/>
          </w:rPr>
          <w:t xml:space="preserve"> </w:t>
        </w:r>
        <w:proofErr w:type="spellStart"/>
        <w:r w:rsidR="00834CEC" w:rsidRPr="005A10E8">
          <w:rPr>
            <w:rStyle w:val="Hyperlink1"/>
          </w:rPr>
          <w:t>Department</w:t>
        </w:r>
        <w:proofErr w:type="spellEnd"/>
        <w:r w:rsidR="00834CEC" w:rsidRPr="005A10E8">
          <w:rPr>
            <w:rStyle w:val="Hyperlink1"/>
          </w:rPr>
          <w:t xml:space="preserve"> </w:t>
        </w:r>
        <w:proofErr w:type="spellStart"/>
        <w:r w:rsidR="00834CEC" w:rsidRPr="005A10E8">
          <w:rPr>
            <w:rStyle w:val="Hyperlink1"/>
          </w:rPr>
          <w:t>for</w:t>
        </w:r>
        <w:proofErr w:type="spellEnd"/>
        <w:r w:rsidR="00834CEC" w:rsidRPr="005A10E8">
          <w:rPr>
            <w:rStyle w:val="Hyperlink1"/>
          </w:rPr>
          <w:t xml:space="preserve"> </w:t>
        </w:r>
        <w:proofErr w:type="spellStart"/>
        <w:r w:rsidR="00834CEC" w:rsidRPr="005A10E8">
          <w:rPr>
            <w:rStyle w:val="Hyperlink1"/>
          </w:rPr>
          <w:t>Democracy</w:t>
        </w:r>
        <w:proofErr w:type="spellEnd"/>
        <w:r w:rsidR="00834CEC" w:rsidRPr="005A10E8">
          <w:rPr>
            <w:rStyle w:val="Hyperlink1"/>
          </w:rPr>
          <w:t xml:space="preserve"> and </w:t>
        </w:r>
        <w:proofErr w:type="spellStart"/>
        <w:r w:rsidR="00834CEC" w:rsidRPr="005A10E8">
          <w:rPr>
            <w:rStyle w:val="Hyperlink1"/>
          </w:rPr>
          <w:t>Public</w:t>
        </w:r>
        <w:proofErr w:type="spellEnd"/>
        <w:r w:rsidR="00834CEC" w:rsidRPr="005A10E8">
          <w:rPr>
            <w:rStyle w:val="Hyperlink1"/>
          </w:rPr>
          <w:t xml:space="preserve"> </w:t>
        </w:r>
        <w:proofErr w:type="spellStart"/>
        <w:r w:rsidR="00834CEC" w:rsidRPr="005A10E8">
          <w:rPr>
            <w:rStyle w:val="Hyperlink1"/>
          </w:rPr>
          <w:t>Law</w:t>
        </w:r>
        <w:proofErr w:type="spellEnd"/>
        <w:r w:rsidR="00834CEC" w:rsidRPr="005A10E8">
          <w:rPr>
            <w:rStyle w:val="Hyperlink1"/>
          </w:rPr>
          <w:t xml:space="preserve"> (http://www.vaalit.fi) </w:t>
        </w:r>
        <w:proofErr w:type="spellStart"/>
        <w:r w:rsidR="00834CEC" w:rsidRPr="005A10E8">
          <w:rPr>
            <w:rStyle w:val="Hyperlink1"/>
          </w:rPr>
          <w:t>collects</w:t>
        </w:r>
        <w:proofErr w:type="spellEnd"/>
        <w:r w:rsidR="00834CEC" w:rsidRPr="005A10E8">
          <w:rPr>
            <w:rStyle w:val="Hyperlink1"/>
          </w:rPr>
          <w:t xml:space="preserve"> </w:t>
        </w:r>
        <w:proofErr w:type="spellStart"/>
        <w:r w:rsidR="00834CEC" w:rsidRPr="005A10E8">
          <w:rPr>
            <w:rStyle w:val="Hyperlink1"/>
          </w:rPr>
          <w:t>this</w:t>
        </w:r>
        <w:proofErr w:type="spellEnd"/>
        <w:r w:rsidR="00834CEC" w:rsidRPr="005A10E8">
          <w:rPr>
            <w:rStyle w:val="Hyperlink1"/>
          </w:rPr>
          <w:t xml:space="preserve"> visual </w:t>
        </w:r>
        <w:proofErr w:type="spellStart"/>
        <w:r w:rsidR="00834CEC" w:rsidRPr="005A10E8">
          <w:rPr>
            <w:rStyle w:val="Hyperlink1"/>
          </w:rPr>
          <w:t>information</w:t>
        </w:r>
        <w:proofErr w:type="spellEnd"/>
        <w:r w:rsidR="00834CEC" w:rsidRPr="005A10E8">
          <w:rPr>
            <w:rStyle w:val="Hyperlink1"/>
          </w:rPr>
          <w:t xml:space="preserve">, </w:t>
        </w:r>
        <w:proofErr w:type="spellStart"/>
        <w:r w:rsidR="00834CEC" w:rsidRPr="005A10E8">
          <w:rPr>
            <w:rStyle w:val="Hyperlink1"/>
          </w:rPr>
          <w:t>along</w:t>
        </w:r>
        <w:proofErr w:type="spellEnd"/>
        <w:r w:rsidR="00834CEC" w:rsidRPr="005A10E8">
          <w:rPr>
            <w:rStyle w:val="Hyperlink1"/>
          </w:rPr>
          <w:t xml:space="preserve"> </w:t>
        </w:r>
        <w:proofErr w:type="spellStart"/>
        <w:r w:rsidR="00834CEC" w:rsidRPr="005A10E8">
          <w:rPr>
            <w:rStyle w:val="Hyperlink1"/>
          </w:rPr>
          <w:t>with</w:t>
        </w:r>
        <w:proofErr w:type="spellEnd"/>
        <w:r w:rsidR="00834CEC" w:rsidRPr="005A10E8">
          <w:rPr>
            <w:rStyle w:val="Hyperlink1"/>
          </w:rPr>
          <w:t xml:space="preserve"> </w:t>
        </w:r>
        <w:proofErr w:type="spellStart"/>
        <w:r w:rsidR="00834CEC" w:rsidRPr="005A10E8">
          <w:rPr>
            <w:rStyle w:val="Hyperlink1"/>
          </w:rPr>
          <w:t>each</w:t>
        </w:r>
        <w:proofErr w:type="spellEnd"/>
        <w:r w:rsidR="00834CEC" w:rsidRPr="005A10E8">
          <w:rPr>
            <w:rStyle w:val="Hyperlink1"/>
          </w:rPr>
          <w:t xml:space="preserve"> candidate</w:t>
        </w:r>
        <w:r w:rsidR="00834CEC" w:rsidRPr="005A10E8">
          <w:rPr>
            <w:rStyle w:val="Hyperlink1"/>
            <w:rtl/>
          </w:rPr>
          <w:t>’</w:t>
        </w:r>
        <w:r w:rsidR="00834CEC" w:rsidRPr="005A10E8">
          <w:rPr>
            <w:rStyle w:val="Hyperlink1"/>
          </w:rPr>
          <w:t xml:space="preserve">s vote </w:t>
        </w:r>
        <w:proofErr w:type="spellStart"/>
        <w:r w:rsidR="00834CEC" w:rsidRPr="005A10E8">
          <w:rPr>
            <w:rStyle w:val="Hyperlink1"/>
          </w:rPr>
          <w:t>count</w:t>
        </w:r>
        <w:proofErr w:type="spellEnd"/>
        <w:r w:rsidR="00834CEC" w:rsidRPr="005A10E8">
          <w:rPr>
            <w:rStyle w:val="Hyperlink1"/>
          </w:rPr>
          <w:t xml:space="preserve">, electoral </w:t>
        </w:r>
        <w:proofErr w:type="spellStart"/>
        <w:r w:rsidR="00834CEC" w:rsidRPr="005A10E8">
          <w:rPr>
            <w:rStyle w:val="Hyperlink1"/>
          </w:rPr>
          <w:t>district</w:t>
        </w:r>
        <w:proofErr w:type="spellEnd"/>
        <w:r w:rsidR="00834CEC" w:rsidRPr="005A10E8">
          <w:rPr>
            <w:rStyle w:val="Hyperlink1"/>
          </w:rPr>
          <w:t xml:space="preserve">, </w:t>
        </w:r>
        <w:proofErr w:type="spellStart"/>
        <w:r w:rsidR="00834CEC" w:rsidRPr="005A10E8">
          <w:rPr>
            <w:rStyle w:val="Hyperlink1"/>
          </w:rPr>
          <w:t>age</w:t>
        </w:r>
        <w:proofErr w:type="spellEnd"/>
        <w:r w:rsidR="00834CEC" w:rsidRPr="005A10E8">
          <w:rPr>
            <w:rStyle w:val="Hyperlink1"/>
          </w:rPr>
          <w:t xml:space="preserve">, and </w:t>
        </w:r>
        <w:proofErr w:type="spellStart"/>
        <w:r w:rsidR="00834CEC" w:rsidRPr="005A10E8">
          <w:rPr>
            <w:rStyle w:val="Hyperlink1"/>
          </w:rPr>
          <w:t>occupation</w:t>
        </w:r>
        <w:proofErr w:type="spellEnd"/>
        <w:r w:rsidR="00834CEC" w:rsidRPr="005A10E8">
          <w:rPr>
            <w:rStyle w:val="Hyperlink1"/>
          </w:rPr>
          <w:t xml:space="preserve"> (</w:t>
        </w:r>
        <w:proofErr w:type="spellStart"/>
        <w:r w:rsidR="00834CEC" w:rsidRPr="005A10E8">
          <w:rPr>
            <w:rStyle w:val="Hyperlink1"/>
          </w:rPr>
          <w:t>declared</w:t>
        </w:r>
        <w:proofErr w:type="spellEnd"/>
        <w:r w:rsidR="00834CEC" w:rsidRPr="005A10E8">
          <w:rPr>
            <w:rStyle w:val="Hyperlink1"/>
          </w:rPr>
          <w:t xml:space="preserve"> </w:t>
        </w:r>
        <w:proofErr w:type="spellStart"/>
        <w:r w:rsidR="00834CEC" w:rsidRPr="005A10E8">
          <w:rPr>
            <w:rStyle w:val="Hyperlink1"/>
          </w:rPr>
          <w:t>by</w:t>
        </w:r>
        <w:proofErr w:type="spellEnd"/>
        <w:r w:rsidR="00834CEC" w:rsidRPr="005A10E8">
          <w:rPr>
            <w:rStyle w:val="Hyperlink1"/>
          </w:rPr>
          <w:t xml:space="preserve"> </w:t>
        </w:r>
        <w:proofErr w:type="spellStart"/>
        <w:r w:rsidR="00834CEC" w:rsidRPr="005A10E8">
          <w:rPr>
            <w:rStyle w:val="Hyperlink1"/>
          </w:rPr>
          <w:t>the</w:t>
        </w:r>
        <w:proofErr w:type="spellEnd"/>
        <w:r w:rsidR="00834CEC" w:rsidRPr="005A10E8">
          <w:rPr>
            <w:rStyle w:val="Hyperlink1"/>
          </w:rPr>
          <w:t xml:space="preserve"> candidates). </w:t>
        </w:r>
        <w:proofErr w:type="spellStart"/>
        <w:r w:rsidR="00834CEC" w:rsidRPr="005A10E8">
          <w:rPr>
            <w:rStyle w:val="Hyperlink1"/>
          </w:rPr>
          <w:t>Thus</w:t>
        </w:r>
        <w:proofErr w:type="spellEnd"/>
        <w:r w:rsidR="00834CEC" w:rsidRPr="005A10E8">
          <w:rPr>
            <w:rStyle w:val="Hyperlink1"/>
          </w:rPr>
          <w:t xml:space="preserve">, </w:t>
        </w:r>
        <w:proofErr w:type="spellStart"/>
        <w:r w:rsidR="00834CEC" w:rsidRPr="005A10E8">
          <w:rPr>
            <w:rStyle w:val="Hyperlink1"/>
          </w:rPr>
          <w:t>for</w:t>
        </w:r>
        <w:proofErr w:type="spellEnd"/>
        <w:r w:rsidR="00834CEC" w:rsidRPr="005A10E8">
          <w:rPr>
            <w:rStyle w:val="Hyperlink1"/>
          </w:rPr>
          <w:t xml:space="preserve"> </w:t>
        </w:r>
        <w:proofErr w:type="spellStart"/>
        <w:r w:rsidR="00834CEC" w:rsidRPr="005A10E8">
          <w:rPr>
            <w:rStyle w:val="Hyperlink1"/>
          </w:rPr>
          <w:t>the</w:t>
        </w:r>
        <w:proofErr w:type="spellEnd"/>
        <w:r w:rsidR="00834CEC" w:rsidRPr="005A10E8">
          <w:rPr>
            <w:rStyle w:val="Hyperlink1"/>
          </w:rPr>
          <w:t xml:space="preserve"> 2017 </w:t>
        </w:r>
        <w:proofErr w:type="spellStart"/>
        <w:r w:rsidR="00834CEC" w:rsidRPr="005A10E8">
          <w:rPr>
            <w:rStyle w:val="Hyperlink1"/>
          </w:rPr>
          <w:t>Finnish</w:t>
        </w:r>
        <w:proofErr w:type="spellEnd"/>
        <w:r w:rsidR="00834CEC" w:rsidRPr="005A10E8">
          <w:rPr>
            <w:rStyle w:val="Hyperlink1"/>
          </w:rPr>
          <w:t xml:space="preserve"> municipal </w:t>
        </w:r>
        <w:proofErr w:type="spellStart"/>
        <w:r w:rsidR="00834CEC" w:rsidRPr="005A10E8">
          <w:rPr>
            <w:rStyle w:val="Hyperlink1"/>
          </w:rPr>
          <w:t>elections</w:t>
        </w:r>
        <w:proofErr w:type="spellEnd"/>
        <w:r w:rsidR="00834CEC" w:rsidRPr="005A10E8">
          <w:rPr>
            <w:rStyle w:val="Hyperlink1"/>
          </w:rPr>
          <w:t xml:space="preserve">, a </w:t>
        </w:r>
        <w:proofErr w:type="spellStart"/>
        <w:r w:rsidR="00834CEC" w:rsidRPr="005A10E8">
          <w:rPr>
            <w:rStyle w:val="Hyperlink1"/>
          </w:rPr>
          <w:t>subsample</w:t>
        </w:r>
        <w:proofErr w:type="spellEnd"/>
        <w:r w:rsidR="00834CEC" w:rsidRPr="005A10E8">
          <w:rPr>
            <w:rStyle w:val="Hyperlink1"/>
          </w:rPr>
          <w:t xml:space="preserve"> </w:t>
        </w:r>
        <w:proofErr w:type="spellStart"/>
        <w:r w:rsidR="00834CEC" w:rsidRPr="005A10E8">
          <w:rPr>
            <w:rStyle w:val="Hyperlink1"/>
          </w:rPr>
          <w:t>of</w:t>
        </w:r>
        <w:proofErr w:type="spellEnd"/>
        <w:r w:rsidR="00834CEC" w:rsidRPr="005A10E8">
          <w:rPr>
            <w:rStyle w:val="Hyperlink1"/>
          </w:rPr>
          <w:t xml:space="preserve"> candidates </w:t>
        </w:r>
        <w:proofErr w:type="spellStart"/>
        <w:r w:rsidR="00834CEC" w:rsidRPr="005A10E8">
          <w:rPr>
            <w:rStyle w:val="Hyperlink1"/>
          </w:rPr>
          <w:t>was</w:t>
        </w:r>
        <w:proofErr w:type="spellEnd"/>
        <w:r w:rsidR="00834CEC" w:rsidRPr="005A10E8">
          <w:rPr>
            <w:rStyle w:val="Hyperlink1"/>
          </w:rPr>
          <w:t xml:space="preserve"> </w:t>
        </w:r>
        <w:proofErr w:type="spellStart"/>
        <w:r w:rsidR="00834CEC" w:rsidRPr="005A10E8">
          <w:rPr>
            <w:rStyle w:val="Hyperlink1"/>
          </w:rPr>
          <w:t>collected</w:t>
        </w:r>
        <w:proofErr w:type="spellEnd"/>
        <w:r w:rsidR="00834CEC" w:rsidRPr="005A10E8">
          <w:rPr>
            <w:rStyle w:val="Hyperlink1"/>
          </w:rPr>
          <w:t xml:space="preserve">. </w:t>
        </w:r>
        <w:proofErr w:type="spellStart"/>
        <w:r w:rsidR="00834CEC" w:rsidRPr="005A10E8">
          <w:rPr>
            <w:rStyle w:val="Hyperlink1"/>
          </w:rPr>
          <w:t>Out</w:t>
        </w:r>
        <w:proofErr w:type="spellEnd"/>
        <w:r w:rsidR="00834CEC" w:rsidRPr="005A10E8">
          <w:rPr>
            <w:rStyle w:val="Hyperlink1"/>
          </w:rPr>
          <w:t xml:space="preserve"> </w:t>
        </w:r>
        <w:proofErr w:type="spellStart"/>
        <w:r w:rsidR="00834CEC" w:rsidRPr="005A10E8">
          <w:rPr>
            <w:rStyle w:val="Hyperlink1"/>
          </w:rPr>
          <w:t>of</w:t>
        </w:r>
        <w:proofErr w:type="spellEnd"/>
        <w:r w:rsidR="00834CEC" w:rsidRPr="005A10E8">
          <w:rPr>
            <w:rStyle w:val="Hyperlink1"/>
          </w:rPr>
          <w:t xml:space="preserve"> a universe </w:t>
        </w:r>
        <w:proofErr w:type="spellStart"/>
        <w:r w:rsidR="00834CEC" w:rsidRPr="005A10E8">
          <w:rPr>
            <w:rStyle w:val="Hyperlink1"/>
          </w:rPr>
          <w:t>of</w:t>
        </w:r>
        <w:proofErr w:type="spellEnd"/>
        <w:r w:rsidR="00834CEC" w:rsidRPr="005A10E8">
          <w:rPr>
            <w:rStyle w:val="Hyperlink1"/>
          </w:rPr>
          <w:t xml:space="preserve"> 33,618 candidates, </w:t>
        </w:r>
        <w:proofErr w:type="spellStart"/>
        <w:r w:rsidR="00834CEC" w:rsidRPr="005A10E8">
          <w:rPr>
            <w:rStyle w:val="Hyperlink1"/>
          </w:rPr>
          <w:t>we</w:t>
        </w:r>
        <w:proofErr w:type="spellEnd"/>
        <w:r w:rsidR="00834CEC" w:rsidRPr="005A10E8">
          <w:rPr>
            <w:rStyle w:val="Hyperlink1"/>
          </w:rPr>
          <w:t xml:space="preserve"> </w:t>
        </w:r>
        <w:proofErr w:type="spellStart"/>
        <w:r w:rsidR="00834CEC" w:rsidRPr="005A10E8">
          <w:rPr>
            <w:rStyle w:val="Hyperlink1"/>
          </w:rPr>
          <w:t>collected</w:t>
        </w:r>
        <w:proofErr w:type="spellEnd"/>
        <w:r w:rsidR="00834CEC" w:rsidRPr="005A10E8">
          <w:rPr>
            <w:rStyle w:val="Hyperlink1"/>
          </w:rPr>
          <w:t xml:space="preserve"> </w:t>
        </w:r>
        <w:proofErr w:type="spellStart"/>
        <w:r w:rsidR="00834CEC" w:rsidRPr="005A10E8">
          <w:rPr>
            <w:rStyle w:val="Hyperlink1"/>
          </w:rPr>
          <w:t>over</w:t>
        </w:r>
        <w:proofErr w:type="spellEnd"/>
        <w:r w:rsidR="00834CEC" w:rsidRPr="005A10E8">
          <w:rPr>
            <w:rStyle w:val="Hyperlink1"/>
          </w:rPr>
          <w:t xml:space="preserve"> 10,000 </w:t>
        </w:r>
        <w:proofErr w:type="spellStart"/>
        <w:r w:rsidR="00834CEC" w:rsidRPr="005A10E8">
          <w:rPr>
            <w:rStyle w:val="Hyperlink1"/>
          </w:rPr>
          <w:t>photographs</w:t>
        </w:r>
        <w:proofErr w:type="spellEnd"/>
        <w:r w:rsidR="00834CEC" w:rsidRPr="005A10E8">
          <w:rPr>
            <w:rStyle w:val="Hyperlink1"/>
          </w:rPr>
          <w:t>.</w:t>
        </w:r>
        <w:r w:rsidR="00834CEC" w:rsidRPr="005A10E8">
          <w:rPr>
            <w:rStyle w:val="None"/>
            <w:vertAlign w:val="superscript"/>
          </w:rPr>
          <w:footnoteReference w:id="16"/>
        </w:r>
        <w:r w:rsidR="00834CEC" w:rsidRPr="005A10E8">
          <w:rPr>
            <w:rStyle w:val="Hyperlink1"/>
          </w:rPr>
          <w:t xml:space="preserve"> </w:t>
        </w:r>
        <w:proofErr w:type="spellStart"/>
        <w:r w:rsidR="00834CEC" w:rsidRPr="005A10E8">
          <w:rPr>
            <w:rStyle w:val="Hyperlink1"/>
          </w:rPr>
          <w:t>From</w:t>
        </w:r>
        <w:proofErr w:type="spellEnd"/>
        <w:r w:rsidR="00834CEC" w:rsidRPr="005A10E8">
          <w:rPr>
            <w:rStyle w:val="Hyperlink1"/>
          </w:rPr>
          <w:t xml:space="preserve"> </w:t>
        </w:r>
        <w:proofErr w:type="spellStart"/>
        <w:r w:rsidR="00834CEC" w:rsidRPr="005A10E8">
          <w:rPr>
            <w:rStyle w:val="Hyperlink1"/>
          </w:rPr>
          <w:t>among</w:t>
        </w:r>
        <w:proofErr w:type="spellEnd"/>
        <w:r w:rsidR="00834CEC" w:rsidRPr="005A10E8">
          <w:rPr>
            <w:rStyle w:val="Hyperlink1"/>
          </w:rPr>
          <w:t xml:space="preserve"> </w:t>
        </w:r>
        <w:proofErr w:type="spellStart"/>
        <w:r w:rsidR="00834CEC" w:rsidRPr="005A10E8">
          <w:rPr>
            <w:rStyle w:val="Hyperlink1"/>
          </w:rPr>
          <w:t>the</w:t>
        </w:r>
        <w:proofErr w:type="spellEnd"/>
        <w:r w:rsidR="00834CEC" w:rsidRPr="005A10E8">
          <w:rPr>
            <w:rStyle w:val="Hyperlink1"/>
          </w:rPr>
          <w:t xml:space="preserve"> </w:t>
        </w:r>
        <w:proofErr w:type="spellStart"/>
        <w:r w:rsidR="00834CEC" w:rsidRPr="005A10E8">
          <w:rPr>
            <w:rStyle w:val="Hyperlink1"/>
          </w:rPr>
          <w:t>available</w:t>
        </w:r>
        <w:proofErr w:type="spellEnd"/>
        <w:r w:rsidR="00834CEC" w:rsidRPr="005A10E8">
          <w:rPr>
            <w:rStyle w:val="Hyperlink1"/>
          </w:rPr>
          <w:t xml:space="preserve"> </w:t>
        </w:r>
        <w:proofErr w:type="spellStart"/>
        <w:r w:rsidR="00834CEC" w:rsidRPr="005A10E8">
          <w:rPr>
            <w:rStyle w:val="Hyperlink1"/>
          </w:rPr>
          <w:t>pictures</w:t>
        </w:r>
        <w:proofErr w:type="spellEnd"/>
        <w:r w:rsidR="00834CEC" w:rsidRPr="005A10E8">
          <w:rPr>
            <w:rStyle w:val="Hyperlink1"/>
          </w:rPr>
          <w:t xml:space="preserve">, </w:t>
        </w:r>
        <w:proofErr w:type="spellStart"/>
        <w:r w:rsidR="00834CEC" w:rsidRPr="005A10E8">
          <w:rPr>
            <w:rStyle w:val="Hyperlink1"/>
          </w:rPr>
          <w:t>we</w:t>
        </w:r>
        <w:proofErr w:type="spellEnd"/>
        <w:r w:rsidR="00834CEC" w:rsidRPr="005A10E8">
          <w:rPr>
            <w:rStyle w:val="Hyperlink1"/>
          </w:rPr>
          <w:t xml:space="preserve"> </w:t>
        </w:r>
        <w:proofErr w:type="spellStart"/>
        <w:r w:rsidR="00834CEC" w:rsidRPr="005A10E8">
          <w:rPr>
            <w:rStyle w:val="Hyperlink1"/>
          </w:rPr>
          <w:t>randomly</w:t>
        </w:r>
        <w:proofErr w:type="spellEnd"/>
        <w:r w:rsidR="00834CEC" w:rsidRPr="005A10E8">
          <w:rPr>
            <w:rStyle w:val="Hyperlink1"/>
          </w:rPr>
          <w:t xml:space="preserve"> </w:t>
        </w:r>
        <w:proofErr w:type="spellStart"/>
        <w:r w:rsidR="00834CEC" w:rsidRPr="005A10E8">
          <w:rPr>
            <w:rStyle w:val="Hyperlink1"/>
          </w:rPr>
          <w:t>selected</w:t>
        </w:r>
        <w:proofErr w:type="spellEnd"/>
        <w:r w:rsidR="00834CEC" w:rsidRPr="005A10E8">
          <w:rPr>
            <w:rStyle w:val="Hyperlink1"/>
          </w:rPr>
          <w:t xml:space="preserve"> 1,500 </w:t>
        </w:r>
        <w:proofErr w:type="spellStart"/>
        <w:r w:rsidR="00834CEC" w:rsidRPr="005A10E8">
          <w:rPr>
            <w:rStyle w:val="Hyperlink1"/>
          </w:rPr>
          <w:t>images</w:t>
        </w:r>
        <w:proofErr w:type="spellEnd"/>
        <w:r w:rsidR="00834CEC" w:rsidRPr="005A10E8">
          <w:rPr>
            <w:rStyle w:val="Hyperlink1"/>
          </w:rPr>
          <w:t xml:space="preserve">, a </w:t>
        </w:r>
        <w:proofErr w:type="spellStart"/>
        <w:r w:rsidR="00834CEC" w:rsidRPr="005A10E8">
          <w:rPr>
            <w:rStyle w:val="Hyperlink1"/>
          </w:rPr>
          <w:t>subsample</w:t>
        </w:r>
        <w:proofErr w:type="spellEnd"/>
        <w:r w:rsidR="00834CEC" w:rsidRPr="005A10E8">
          <w:rPr>
            <w:rStyle w:val="Hyperlink1"/>
          </w:rPr>
          <w:t xml:space="preserve"> </w:t>
        </w:r>
        <w:proofErr w:type="spellStart"/>
        <w:r w:rsidR="00834CEC" w:rsidRPr="005A10E8">
          <w:rPr>
            <w:rStyle w:val="Hyperlink1"/>
          </w:rPr>
          <w:t>to</w:t>
        </w:r>
        <w:proofErr w:type="spellEnd"/>
        <w:r w:rsidR="00834CEC" w:rsidRPr="005A10E8">
          <w:rPr>
            <w:rStyle w:val="Hyperlink1"/>
          </w:rPr>
          <w:t xml:space="preserve"> </w:t>
        </w:r>
        <w:proofErr w:type="spellStart"/>
        <w:r w:rsidR="00834CEC" w:rsidRPr="005A10E8">
          <w:rPr>
            <w:rStyle w:val="Hyperlink1"/>
          </w:rPr>
          <w:lastRenderedPageBreak/>
          <w:t>maximize</w:t>
        </w:r>
        <w:proofErr w:type="spellEnd"/>
        <w:r w:rsidR="00834CEC" w:rsidRPr="005A10E8">
          <w:rPr>
            <w:rStyle w:val="Hyperlink1"/>
          </w:rPr>
          <w:t xml:space="preserve"> </w:t>
        </w:r>
        <w:proofErr w:type="spellStart"/>
        <w:r w:rsidR="00834CEC" w:rsidRPr="005A10E8">
          <w:rPr>
            <w:rStyle w:val="Hyperlink1"/>
          </w:rPr>
          <w:t>statistical</w:t>
        </w:r>
        <w:proofErr w:type="spellEnd"/>
        <w:r w:rsidR="00834CEC" w:rsidRPr="005A10E8">
          <w:rPr>
            <w:rStyle w:val="Hyperlink1"/>
          </w:rPr>
          <w:t xml:space="preserve"> </w:t>
        </w:r>
        <w:proofErr w:type="spellStart"/>
        <w:r w:rsidR="00834CEC" w:rsidRPr="005A10E8">
          <w:rPr>
            <w:rStyle w:val="Hyperlink1"/>
          </w:rPr>
          <w:t>representativeness</w:t>
        </w:r>
        <w:proofErr w:type="spellEnd"/>
        <w:r w:rsidR="00834CEC" w:rsidRPr="005A10E8">
          <w:rPr>
            <w:rStyle w:val="Hyperlink1"/>
          </w:rPr>
          <w:t xml:space="preserve"> at </w:t>
        </w:r>
        <w:proofErr w:type="spellStart"/>
        <w:r w:rsidR="00834CEC" w:rsidRPr="005A10E8">
          <w:rPr>
            <w:rStyle w:val="Hyperlink1"/>
          </w:rPr>
          <w:t>the</w:t>
        </w:r>
        <w:proofErr w:type="spellEnd"/>
        <w:r w:rsidR="00834CEC" w:rsidRPr="005A10E8">
          <w:rPr>
            <w:rStyle w:val="Hyperlink1"/>
          </w:rPr>
          <w:t xml:space="preserve"> </w:t>
        </w:r>
        <w:proofErr w:type="spellStart"/>
        <w:r w:rsidR="00834CEC" w:rsidRPr="005A10E8">
          <w:rPr>
            <w:rStyle w:val="Hyperlink1"/>
          </w:rPr>
          <w:t>national</w:t>
        </w:r>
        <w:proofErr w:type="spellEnd"/>
        <w:r w:rsidR="00834CEC" w:rsidRPr="005A10E8">
          <w:rPr>
            <w:rStyle w:val="Hyperlink1"/>
          </w:rPr>
          <w:t xml:space="preserve"> </w:t>
        </w:r>
        <w:proofErr w:type="spellStart"/>
        <w:r w:rsidR="00834CEC" w:rsidRPr="005A10E8">
          <w:rPr>
            <w:rStyle w:val="Hyperlink1"/>
          </w:rPr>
          <w:t>level</w:t>
        </w:r>
        <w:proofErr w:type="spellEnd"/>
        <w:r w:rsidR="00834CEC" w:rsidRPr="005A10E8">
          <w:rPr>
            <w:rStyle w:val="Hyperlink1"/>
          </w:rPr>
          <w:t xml:space="preserve"> </w:t>
        </w:r>
        <w:proofErr w:type="spellStart"/>
        <w:r w:rsidR="00834CEC" w:rsidRPr="005A10E8">
          <w:rPr>
            <w:rStyle w:val="Hyperlink1"/>
          </w:rPr>
          <w:t>regarding</w:t>
        </w:r>
        <w:proofErr w:type="spellEnd"/>
        <w:r w:rsidR="00834CEC" w:rsidRPr="005A10E8">
          <w:rPr>
            <w:rStyle w:val="Hyperlink1"/>
          </w:rPr>
          <w:t xml:space="preserve"> </w:t>
        </w:r>
        <w:proofErr w:type="spellStart"/>
        <w:r w:rsidR="00834CEC" w:rsidRPr="005A10E8">
          <w:rPr>
            <w:rStyle w:val="Hyperlink1"/>
          </w:rPr>
          <w:t>gender</w:t>
        </w:r>
        <w:proofErr w:type="spellEnd"/>
        <w:r w:rsidR="00834CEC" w:rsidRPr="005A10E8">
          <w:rPr>
            <w:rStyle w:val="Hyperlink1"/>
          </w:rPr>
          <w:t xml:space="preserve"> and </w:t>
        </w:r>
        <w:proofErr w:type="spellStart"/>
        <w:r w:rsidR="00834CEC" w:rsidRPr="005A10E8">
          <w:rPr>
            <w:rStyle w:val="Hyperlink1"/>
          </w:rPr>
          <w:t>occupation</w:t>
        </w:r>
        <w:proofErr w:type="spellEnd"/>
        <w:r w:rsidR="00834CEC" w:rsidRPr="005A10E8">
          <w:rPr>
            <w:rStyle w:val="Hyperlink1"/>
          </w:rPr>
          <w:t xml:space="preserve"> and, </w:t>
        </w:r>
        <w:proofErr w:type="spellStart"/>
        <w:r w:rsidR="00834CEC" w:rsidRPr="005A10E8">
          <w:rPr>
            <w:rStyle w:val="Hyperlink1"/>
          </w:rPr>
          <w:t>particularly</w:t>
        </w:r>
        <w:proofErr w:type="spellEnd"/>
        <w:r w:rsidR="00834CEC" w:rsidRPr="005A10E8">
          <w:rPr>
            <w:rStyle w:val="Hyperlink1"/>
          </w:rPr>
          <w:t xml:space="preserve">, </w:t>
        </w:r>
        <w:proofErr w:type="spellStart"/>
        <w:r w:rsidR="00834CEC" w:rsidRPr="005A10E8">
          <w:rPr>
            <w:rStyle w:val="Hyperlink1"/>
          </w:rPr>
          <w:t>the</w:t>
        </w:r>
        <w:proofErr w:type="spellEnd"/>
        <w:r w:rsidR="00834CEC" w:rsidRPr="005A10E8">
          <w:rPr>
            <w:rStyle w:val="Hyperlink1"/>
          </w:rPr>
          <w:t xml:space="preserve"> share </w:t>
        </w:r>
        <w:proofErr w:type="spellStart"/>
        <w:r w:rsidR="00834CEC" w:rsidRPr="005A10E8">
          <w:rPr>
            <w:rStyle w:val="Hyperlink1"/>
          </w:rPr>
          <w:t>of</w:t>
        </w:r>
        <w:proofErr w:type="spellEnd"/>
        <w:r w:rsidR="00834CEC" w:rsidRPr="005A10E8">
          <w:rPr>
            <w:rStyle w:val="Hyperlink1"/>
          </w:rPr>
          <w:t xml:space="preserve"> </w:t>
        </w:r>
        <w:proofErr w:type="spellStart"/>
        <w:r w:rsidR="00834CEC" w:rsidRPr="005A10E8">
          <w:rPr>
            <w:rStyle w:val="Hyperlink1"/>
          </w:rPr>
          <w:t>women</w:t>
        </w:r>
        <w:proofErr w:type="spellEnd"/>
        <w:r w:rsidR="00834CEC" w:rsidRPr="005A10E8">
          <w:rPr>
            <w:rStyle w:val="Hyperlink1"/>
          </w:rPr>
          <w:t xml:space="preserve"> in </w:t>
        </w:r>
        <w:proofErr w:type="spellStart"/>
        <w:r w:rsidR="00834CEC" w:rsidRPr="005A10E8">
          <w:rPr>
            <w:rStyle w:val="Hyperlink1"/>
          </w:rPr>
          <w:t>any</w:t>
        </w:r>
        <w:proofErr w:type="spellEnd"/>
        <w:r w:rsidR="00834CEC" w:rsidRPr="005A10E8">
          <w:rPr>
            <w:rStyle w:val="Hyperlink1"/>
          </w:rPr>
          <w:t xml:space="preserve"> </w:t>
        </w:r>
        <w:proofErr w:type="spellStart"/>
        <w:r w:rsidR="00834CEC" w:rsidRPr="005A10E8">
          <w:rPr>
            <w:rStyle w:val="Hyperlink1"/>
          </w:rPr>
          <w:t>given</w:t>
        </w:r>
        <w:proofErr w:type="spellEnd"/>
        <w:r w:rsidR="00834CEC" w:rsidRPr="005A10E8">
          <w:rPr>
            <w:rStyle w:val="Hyperlink1"/>
          </w:rPr>
          <w:t xml:space="preserve"> </w:t>
        </w:r>
        <w:proofErr w:type="spellStart"/>
        <w:r w:rsidR="00834CEC" w:rsidRPr="005A10E8">
          <w:rPr>
            <w:rStyle w:val="Hyperlink1"/>
          </w:rPr>
          <w:t>occupation</w:t>
        </w:r>
        <w:proofErr w:type="spellEnd"/>
        <w:r w:rsidR="00834CEC" w:rsidRPr="005A10E8">
          <w:rPr>
            <w:rStyle w:val="Hyperlink1"/>
          </w:rPr>
          <w:t xml:space="preserve">. </w:t>
        </w:r>
        <w:proofErr w:type="spellStart"/>
        <w:r w:rsidR="00834CEC" w:rsidRPr="005A10E8">
          <w:rPr>
            <w:rStyle w:val="Hyperlink1"/>
          </w:rPr>
          <w:t>To</w:t>
        </w:r>
        <w:proofErr w:type="spellEnd"/>
        <w:r w:rsidR="00834CEC" w:rsidRPr="005A10E8">
          <w:rPr>
            <w:rStyle w:val="Hyperlink1"/>
          </w:rPr>
          <w:t xml:space="preserve"> </w:t>
        </w:r>
        <w:proofErr w:type="spellStart"/>
        <w:r w:rsidR="00834CEC" w:rsidRPr="005A10E8">
          <w:rPr>
            <w:rStyle w:val="Hyperlink1"/>
          </w:rPr>
          <w:t>satisfy</w:t>
        </w:r>
        <w:proofErr w:type="spellEnd"/>
        <w:r w:rsidR="00834CEC" w:rsidRPr="005A10E8">
          <w:rPr>
            <w:rStyle w:val="Hyperlink1"/>
          </w:rPr>
          <w:t xml:space="preserve"> </w:t>
        </w:r>
        <w:proofErr w:type="spellStart"/>
        <w:r w:rsidR="00834CEC" w:rsidRPr="005A10E8">
          <w:rPr>
            <w:rStyle w:val="Hyperlink1"/>
          </w:rPr>
          <w:t>the</w:t>
        </w:r>
        <w:proofErr w:type="spellEnd"/>
        <w:r w:rsidR="00834CEC" w:rsidRPr="005A10E8">
          <w:rPr>
            <w:rStyle w:val="Hyperlink1"/>
          </w:rPr>
          <w:t xml:space="preserve"> </w:t>
        </w:r>
        <w:proofErr w:type="spellStart"/>
        <w:r w:rsidR="00834CEC" w:rsidRPr="005A10E8">
          <w:rPr>
            <w:rStyle w:val="Hyperlink1"/>
          </w:rPr>
          <w:t>latter</w:t>
        </w:r>
        <w:proofErr w:type="spellEnd"/>
        <w:r w:rsidR="00834CEC" w:rsidRPr="005A10E8">
          <w:rPr>
            <w:rStyle w:val="Hyperlink1"/>
          </w:rPr>
          <w:t xml:space="preserve"> </w:t>
        </w:r>
        <w:proofErr w:type="spellStart"/>
        <w:r w:rsidR="00834CEC" w:rsidRPr="005A10E8">
          <w:rPr>
            <w:rStyle w:val="Hyperlink1"/>
          </w:rPr>
          <w:t>criteria</w:t>
        </w:r>
        <w:proofErr w:type="spellEnd"/>
        <w:r w:rsidR="00834CEC" w:rsidRPr="005A10E8">
          <w:rPr>
            <w:rStyle w:val="Hyperlink1"/>
          </w:rPr>
          <w:t xml:space="preserve">, </w:t>
        </w:r>
        <w:proofErr w:type="spellStart"/>
        <w:r w:rsidR="00834CEC" w:rsidRPr="005A10E8">
          <w:rPr>
            <w:rStyle w:val="Hyperlink1"/>
          </w:rPr>
          <w:t>we</w:t>
        </w:r>
        <w:proofErr w:type="spellEnd"/>
        <w:r w:rsidR="00834CEC" w:rsidRPr="005A10E8">
          <w:rPr>
            <w:rStyle w:val="Hyperlink1"/>
          </w:rPr>
          <w:t xml:space="preserve"> </w:t>
        </w:r>
        <w:proofErr w:type="spellStart"/>
        <w:r w:rsidR="00834CEC" w:rsidRPr="005A10E8">
          <w:rPr>
            <w:rStyle w:val="Hyperlink1"/>
          </w:rPr>
          <w:t>analyzed</w:t>
        </w:r>
        <w:proofErr w:type="spellEnd"/>
        <w:r w:rsidR="00834CEC" w:rsidRPr="005A10E8">
          <w:rPr>
            <w:rStyle w:val="Hyperlink1"/>
          </w:rPr>
          <w:t xml:space="preserve"> data </w:t>
        </w:r>
        <w:proofErr w:type="spellStart"/>
        <w:r w:rsidR="00834CEC" w:rsidRPr="005A10E8">
          <w:rPr>
            <w:rStyle w:val="Hyperlink1"/>
          </w:rPr>
          <w:t>from</w:t>
        </w:r>
        <w:proofErr w:type="spellEnd"/>
        <w:r w:rsidR="00834CEC" w:rsidRPr="005A10E8">
          <w:rPr>
            <w:rStyle w:val="Hyperlink1"/>
          </w:rPr>
          <w:t xml:space="preserve"> </w:t>
        </w:r>
        <w:proofErr w:type="spellStart"/>
        <w:r w:rsidR="00834CEC" w:rsidRPr="005A10E8">
          <w:rPr>
            <w:rStyle w:val="Hyperlink1"/>
          </w:rPr>
          <w:t>the</w:t>
        </w:r>
        <w:proofErr w:type="spellEnd"/>
        <w:r w:rsidR="00834CEC" w:rsidRPr="005A10E8">
          <w:rPr>
            <w:rStyle w:val="Hyperlink1"/>
          </w:rPr>
          <w:t xml:space="preserve"> </w:t>
        </w:r>
        <w:proofErr w:type="spellStart"/>
        <w:r w:rsidR="00834CEC" w:rsidRPr="005A10E8">
          <w:rPr>
            <w:rStyle w:val="Hyperlink1"/>
          </w:rPr>
          <w:t>Official</w:t>
        </w:r>
        <w:proofErr w:type="spellEnd"/>
        <w:r w:rsidR="00834CEC" w:rsidRPr="005A10E8">
          <w:rPr>
            <w:rStyle w:val="Hyperlink1"/>
          </w:rPr>
          <w:t xml:space="preserve"> </w:t>
        </w:r>
        <w:proofErr w:type="spellStart"/>
        <w:r w:rsidR="00834CEC" w:rsidRPr="005A10E8">
          <w:rPr>
            <w:rStyle w:val="Hyperlink1"/>
          </w:rPr>
          <w:t>Statistics</w:t>
        </w:r>
        <w:proofErr w:type="spellEnd"/>
        <w:r w:rsidR="00834CEC" w:rsidRPr="005A10E8">
          <w:rPr>
            <w:rStyle w:val="Hyperlink1"/>
          </w:rPr>
          <w:t xml:space="preserve"> </w:t>
        </w:r>
        <w:proofErr w:type="spellStart"/>
        <w:r w:rsidR="00834CEC" w:rsidRPr="005A10E8">
          <w:rPr>
            <w:rStyle w:val="Hyperlink1"/>
          </w:rPr>
          <w:t>of</w:t>
        </w:r>
        <w:proofErr w:type="spellEnd"/>
        <w:r w:rsidR="00834CEC" w:rsidRPr="005A10E8">
          <w:rPr>
            <w:rStyle w:val="Hyperlink1"/>
          </w:rPr>
          <w:t xml:space="preserve"> </w:t>
        </w:r>
        <w:proofErr w:type="spellStart"/>
        <w:r w:rsidR="00834CEC" w:rsidRPr="005A10E8">
          <w:rPr>
            <w:rStyle w:val="Hyperlink1"/>
          </w:rPr>
          <w:t>Finland</w:t>
        </w:r>
        <w:proofErr w:type="spellEnd"/>
        <w:r w:rsidR="00834CEC" w:rsidRPr="005A10E8">
          <w:rPr>
            <w:rStyle w:val="Hyperlink1"/>
          </w:rPr>
          <w:t xml:space="preserve"> Office</w:t>
        </w:r>
        <w:r w:rsidR="00834CEC">
          <w:rPr>
            <w:rStyle w:val="Hyperlink1"/>
          </w:rPr>
          <w:t xml:space="preserve"> (</w:t>
        </w:r>
        <w:commentRangeStart w:id="92"/>
        <w:r w:rsidR="00834CEC">
          <w:rPr>
            <w:rStyle w:val="Hyperlink1"/>
          </w:rPr>
          <w:t>2017</w:t>
        </w:r>
        <w:commentRangeEnd w:id="92"/>
        <w:r w:rsidR="00834CEC">
          <w:rPr>
            <w:rStyle w:val="CommentReference"/>
            <w:rFonts w:ascii="Times New Roman" w:hAnsi="Times New Roman" w:cs="Times New Roman"/>
            <w:color w:val="auto"/>
            <w14:textOutline w14:w="0" w14:cap="rnd" w14:cmpd="sng" w14:algn="ctr">
              <w14:noFill/>
              <w14:prstDash w14:val="solid"/>
              <w14:bevel/>
            </w14:textOutline>
          </w:rPr>
          <w:commentReference w:id="92"/>
        </w:r>
        <w:r w:rsidR="00834CEC">
          <w:rPr>
            <w:rStyle w:val="Hyperlink1"/>
          </w:rPr>
          <w:t>)</w:t>
        </w:r>
        <w:r w:rsidR="00834CEC" w:rsidRPr="005A10E8">
          <w:rPr>
            <w:rStyle w:val="Hyperlink1"/>
          </w:rPr>
          <w:t xml:space="preserve"> (https://www.stat.fi) in </w:t>
        </w:r>
        <w:proofErr w:type="spellStart"/>
        <w:r w:rsidR="00834CEC" w:rsidRPr="005A10E8">
          <w:rPr>
            <w:rStyle w:val="Hyperlink1"/>
          </w:rPr>
          <w:t>parallel</w:t>
        </w:r>
        <w:proofErr w:type="spellEnd"/>
        <w:r w:rsidR="00834CEC" w:rsidRPr="005A10E8">
          <w:rPr>
            <w:rStyle w:val="Hyperlink1"/>
          </w:rPr>
          <w:t xml:space="preserve">. </w:t>
        </w:r>
        <w:proofErr w:type="spellStart"/>
        <w:r w:rsidR="00834CEC" w:rsidRPr="005A10E8">
          <w:rPr>
            <w:rStyle w:val="Hyperlink1"/>
          </w:rPr>
          <w:t>The</w:t>
        </w:r>
        <w:proofErr w:type="spellEnd"/>
        <w:r w:rsidR="00834CEC" w:rsidRPr="005A10E8">
          <w:rPr>
            <w:rStyle w:val="Hyperlink1"/>
          </w:rPr>
          <w:t xml:space="preserve"> final </w:t>
        </w:r>
        <w:proofErr w:type="spellStart"/>
        <w:r w:rsidR="00834CEC" w:rsidRPr="005A10E8">
          <w:rPr>
            <w:rStyle w:val="Hyperlink1"/>
          </w:rPr>
          <w:t>dataset</w:t>
        </w:r>
        <w:proofErr w:type="spellEnd"/>
        <w:r w:rsidR="00834CEC" w:rsidRPr="005A10E8">
          <w:rPr>
            <w:rStyle w:val="Hyperlink1"/>
          </w:rPr>
          <w:t xml:space="preserve"> </w:t>
        </w:r>
        <w:proofErr w:type="spellStart"/>
        <w:r w:rsidR="00834CEC" w:rsidRPr="005A10E8">
          <w:rPr>
            <w:rStyle w:val="Hyperlink1"/>
          </w:rPr>
          <w:t>consisted</w:t>
        </w:r>
        <w:proofErr w:type="spellEnd"/>
        <w:r w:rsidR="00834CEC" w:rsidRPr="005A10E8">
          <w:rPr>
            <w:rStyle w:val="Hyperlink1"/>
          </w:rPr>
          <w:t xml:space="preserve"> </w:t>
        </w:r>
        <w:proofErr w:type="spellStart"/>
        <w:r w:rsidR="00834CEC" w:rsidRPr="005A10E8">
          <w:rPr>
            <w:rStyle w:val="Hyperlink1"/>
          </w:rPr>
          <w:t>of</w:t>
        </w:r>
        <w:proofErr w:type="spellEnd"/>
        <w:r w:rsidR="00834CEC" w:rsidRPr="005A10E8">
          <w:rPr>
            <w:rStyle w:val="Hyperlink1"/>
          </w:rPr>
          <w:t xml:space="preserve"> 1,415 </w:t>
        </w:r>
        <w:proofErr w:type="spellStart"/>
        <w:r w:rsidR="00834CEC" w:rsidRPr="005A10E8">
          <w:rPr>
            <w:rStyle w:val="Hyperlink1"/>
          </w:rPr>
          <w:t>photographs</w:t>
        </w:r>
        <w:proofErr w:type="spellEnd"/>
        <w:r w:rsidR="00834CEC" w:rsidRPr="005A10E8">
          <w:rPr>
            <w:rStyle w:val="Hyperlink1"/>
          </w:rPr>
          <w:t xml:space="preserve">. </w:t>
        </w:r>
        <w:proofErr w:type="spellStart"/>
        <w:r w:rsidR="00834CEC" w:rsidRPr="005A10E8">
          <w:rPr>
            <w:rStyle w:val="Hyperlink1"/>
          </w:rPr>
          <w:t>Then</w:t>
        </w:r>
        <w:proofErr w:type="spellEnd"/>
        <w:r w:rsidR="00834CEC" w:rsidRPr="005A10E8">
          <w:rPr>
            <w:rStyle w:val="Hyperlink1"/>
          </w:rPr>
          <w:t xml:space="preserve">, </w:t>
        </w:r>
        <w:proofErr w:type="spellStart"/>
        <w:r w:rsidR="00834CEC" w:rsidRPr="005A10E8">
          <w:rPr>
            <w:rStyle w:val="Hyperlink1"/>
          </w:rPr>
          <w:t>taking</w:t>
        </w:r>
        <w:proofErr w:type="spellEnd"/>
        <w:r w:rsidR="00834CEC" w:rsidRPr="005A10E8">
          <w:rPr>
            <w:rStyle w:val="Hyperlink1"/>
          </w:rPr>
          <w:t xml:space="preserve"> </w:t>
        </w:r>
        <w:proofErr w:type="spellStart"/>
        <w:r w:rsidR="00834CEC" w:rsidRPr="005A10E8">
          <w:rPr>
            <w:rStyle w:val="Hyperlink1"/>
          </w:rPr>
          <w:t>the</w:t>
        </w:r>
        <w:proofErr w:type="spellEnd"/>
        <w:r w:rsidR="00834CEC" w:rsidRPr="005A10E8">
          <w:rPr>
            <w:rStyle w:val="Hyperlink1"/>
          </w:rPr>
          <w:t xml:space="preserve"> candidates’ </w:t>
        </w:r>
        <w:proofErr w:type="spellStart"/>
        <w:r w:rsidR="00834CEC" w:rsidRPr="005A10E8">
          <w:rPr>
            <w:rStyle w:val="Hyperlink1"/>
          </w:rPr>
          <w:t>occupational</w:t>
        </w:r>
        <w:proofErr w:type="spellEnd"/>
        <w:r w:rsidR="00834CEC" w:rsidRPr="005A10E8">
          <w:rPr>
            <w:rStyle w:val="Hyperlink1"/>
          </w:rPr>
          <w:t xml:space="preserve"> data as a </w:t>
        </w:r>
        <w:proofErr w:type="spellStart"/>
        <w:r w:rsidR="00834CEC" w:rsidRPr="005A10E8">
          <w:rPr>
            <w:rStyle w:val="Hyperlink1"/>
          </w:rPr>
          <w:t>starting</w:t>
        </w:r>
        <w:proofErr w:type="spellEnd"/>
        <w:r w:rsidR="00834CEC" w:rsidRPr="005A10E8">
          <w:rPr>
            <w:rStyle w:val="Hyperlink1"/>
          </w:rPr>
          <w:t xml:space="preserve"> </w:t>
        </w:r>
        <w:proofErr w:type="spellStart"/>
        <w:r w:rsidR="00834CEC" w:rsidRPr="005A10E8">
          <w:rPr>
            <w:rStyle w:val="Hyperlink1"/>
          </w:rPr>
          <w:t>point</w:t>
        </w:r>
        <w:proofErr w:type="spellEnd"/>
        <w:r w:rsidR="00834CEC" w:rsidRPr="005A10E8">
          <w:rPr>
            <w:rStyle w:val="Hyperlink1"/>
          </w:rPr>
          <w:t xml:space="preserve">, </w:t>
        </w:r>
        <w:proofErr w:type="spellStart"/>
        <w:r w:rsidR="00834CEC" w:rsidRPr="005A10E8">
          <w:rPr>
            <w:rStyle w:val="Hyperlink1"/>
          </w:rPr>
          <w:t>we</w:t>
        </w:r>
        <w:proofErr w:type="spellEnd"/>
        <w:r w:rsidR="00834CEC" w:rsidRPr="005A10E8">
          <w:rPr>
            <w:rStyle w:val="Hyperlink1"/>
          </w:rPr>
          <w:t xml:space="preserve"> </w:t>
        </w:r>
        <w:proofErr w:type="spellStart"/>
        <w:r w:rsidR="00834CEC" w:rsidRPr="005A10E8">
          <w:rPr>
            <w:rStyle w:val="Hyperlink1"/>
          </w:rPr>
          <w:t>followed</w:t>
        </w:r>
        <w:proofErr w:type="spellEnd"/>
        <w:r w:rsidR="00834CEC" w:rsidRPr="005A10E8">
          <w:rPr>
            <w:rStyle w:val="Hyperlink1"/>
          </w:rPr>
          <w:t xml:space="preserve"> </w:t>
        </w:r>
        <w:proofErr w:type="spellStart"/>
        <w:r w:rsidR="00834CEC" w:rsidRPr="005A10E8">
          <w:rPr>
            <w:rStyle w:val="Hyperlink1"/>
          </w:rPr>
          <w:t>the</w:t>
        </w:r>
        <w:proofErr w:type="spellEnd"/>
        <w:r w:rsidR="00834CEC" w:rsidRPr="005A10E8">
          <w:rPr>
            <w:rStyle w:val="Hyperlink1"/>
          </w:rPr>
          <w:t xml:space="preserve"> </w:t>
        </w:r>
        <w:proofErr w:type="spellStart"/>
        <w:r w:rsidR="00834CEC" w:rsidRPr="005A10E8">
          <w:rPr>
            <w:rStyle w:val="Hyperlink1"/>
          </w:rPr>
          <w:t>European</w:t>
        </w:r>
        <w:proofErr w:type="spellEnd"/>
        <w:r w:rsidR="00834CEC" w:rsidRPr="005A10E8">
          <w:rPr>
            <w:rStyle w:val="Hyperlink1"/>
          </w:rPr>
          <w:t xml:space="preserve"> </w:t>
        </w:r>
        <w:proofErr w:type="spellStart"/>
        <w:r w:rsidR="00834CEC" w:rsidRPr="005A10E8">
          <w:rPr>
            <w:rStyle w:val="Hyperlink1"/>
          </w:rPr>
          <w:t>Socioeconomic</w:t>
        </w:r>
        <w:proofErr w:type="spellEnd"/>
        <w:r w:rsidR="00834CEC" w:rsidRPr="005A10E8">
          <w:rPr>
            <w:rStyle w:val="Hyperlink1"/>
          </w:rPr>
          <w:t xml:space="preserve"> </w:t>
        </w:r>
        <w:proofErr w:type="spellStart"/>
        <w:r w:rsidR="00834CEC" w:rsidRPr="005A10E8">
          <w:rPr>
            <w:rStyle w:val="Hyperlink1"/>
          </w:rPr>
          <w:t>Classification</w:t>
        </w:r>
        <w:proofErr w:type="spellEnd"/>
        <w:r w:rsidR="00834CEC" w:rsidRPr="005A10E8">
          <w:rPr>
            <w:rStyle w:val="Hyperlink1"/>
          </w:rPr>
          <w:t xml:space="preserve"> </w:t>
        </w:r>
        <w:r w:rsidR="00834CEC">
          <w:fldChar w:fldCharType="begin"/>
        </w:r>
        <w:r w:rsidR="00834CEC">
          <w:instrText>HYPERLINK "https://www.zotero.org/google-docs/?dJ4GHk"</w:instrText>
        </w:r>
        <w:r w:rsidR="00834CEC">
          <w:fldChar w:fldCharType="separate"/>
        </w:r>
        <w:r w:rsidR="00834CEC" w:rsidRPr="005A10E8">
          <w:rPr>
            <w:rStyle w:val="Hyperlink1"/>
          </w:rPr>
          <w:t>(Harrison &amp; Rose, 2006)</w:t>
        </w:r>
        <w:r w:rsidR="00834CEC">
          <w:rPr>
            <w:rStyle w:val="Hyperlink1"/>
          </w:rPr>
          <w:fldChar w:fldCharType="end"/>
        </w:r>
        <w:r w:rsidR="00834CEC" w:rsidRPr="005A10E8">
          <w:rPr>
            <w:rStyle w:val="Hyperlink1"/>
          </w:rPr>
          <w:t xml:space="preserve"> and </w:t>
        </w:r>
        <w:proofErr w:type="spellStart"/>
        <w:r w:rsidR="00834CEC" w:rsidRPr="005A10E8">
          <w:rPr>
            <w:rStyle w:val="Hyperlink1"/>
          </w:rPr>
          <w:t>coded</w:t>
        </w:r>
        <w:proofErr w:type="spellEnd"/>
        <w:r w:rsidR="00834CEC" w:rsidRPr="005A10E8">
          <w:rPr>
            <w:rStyle w:val="Hyperlink1"/>
          </w:rPr>
          <w:t xml:space="preserve"> </w:t>
        </w:r>
        <w:proofErr w:type="spellStart"/>
        <w:r w:rsidR="00834CEC" w:rsidRPr="005A10E8">
          <w:rPr>
            <w:rStyle w:val="Hyperlink1"/>
          </w:rPr>
          <w:t>each</w:t>
        </w:r>
        <w:proofErr w:type="spellEnd"/>
        <w:r w:rsidR="00834CEC" w:rsidRPr="005A10E8">
          <w:rPr>
            <w:rStyle w:val="Hyperlink1"/>
          </w:rPr>
          <w:t xml:space="preserve"> candidate</w:t>
        </w:r>
        <w:r w:rsidR="00834CEC" w:rsidRPr="005A10E8">
          <w:rPr>
            <w:rStyle w:val="Hyperlink1"/>
            <w:rtl/>
          </w:rPr>
          <w:t>’</w:t>
        </w:r>
        <w:r w:rsidR="00834CEC" w:rsidRPr="005A10E8">
          <w:rPr>
            <w:rStyle w:val="Hyperlink1"/>
          </w:rPr>
          <w:t xml:space="preserve">s </w:t>
        </w:r>
        <w:proofErr w:type="spellStart"/>
        <w:r w:rsidR="00834CEC" w:rsidRPr="005A10E8">
          <w:rPr>
            <w:rStyle w:val="Hyperlink1"/>
          </w:rPr>
          <w:t>occupation</w:t>
        </w:r>
        <w:proofErr w:type="spellEnd"/>
        <w:r w:rsidR="00834CEC" w:rsidRPr="005A10E8">
          <w:rPr>
            <w:rStyle w:val="Hyperlink1"/>
          </w:rPr>
          <w:t xml:space="preserve"> </w:t>
        </w:r>
        <w:proofErr w:type="spellStart"/>
        <w:r w:rsidR="00834CEC" w:rsidRPr="005A10E8">
          <w:rPr>
            <w:rStyle w:val="Hyperlink1"/>
          </w:rPr>
          <w:t>by</w:t>
        </w:r>
        <w:proofErr w:type="spellEnd"/>
        <w:r w:rsidR="00834CEC" w:rsidRPr="005A10E8">
          <w:rPr>
            <w:rStyle w:val="Hyperlink1"/>
          </w:rPr>
          <w:t xml:space="preserve"> </w:t>
        </w:r>
        <w:proofErr w:type="spellStart"/>
        <w:r w:rsidR="00834CEC" w:rsidRPr="005A10E8">
          <w:rPr>
            <w:rStyle w:val="Hyperlink1"/>
          </w:rPr>
          <w:t>class</w:t>
        </w:r>
        <w:proofErr w:type="spellEnd"/>
        <w:r w:rsidR="00834CEC" w:rsidRPr="005A10E8">
          <w:rPr>
            <w:rStyle w:val="Hyperlink1"/>
          </w:rPr>
          <w:t xml:space="preserve"> (i.e., </w:t>
        </w:r>
        <w:r w:rsidR="00834CEC" w:rsidRPr="005A10E8">
          <w:rPr>
            <w:rStyle w:val="Hyperlink1"/>
            <w:rtl/>
          </w:rPr>
          <w:t>“</w:t>
        </w:r>
        <w:proofErr w:type="spellStart"/>
        <w:r w:rsidR="00834CEC" w:rsidRPr="005A10E8">
          <w:rPr>
            <w:rStyle w:val="Hyperlink1"/>
          </w:rPr>
          <w:t>upper</w:t>
        </w:r>
        <w:proofErr w:type="spellEnd"/>
        <w:r w:rsidR="00834CEC" w:rsidRPr="005A10E8">
          <w:rPr>
            <w:rStyle w:val="Hyperlink1"/>
          </w:rPr>
          <w:t>,” “</w:t>
        </w:r>
        <w:proofErr w:type="spellStart"/>
        <w:r w:rsidR="00834CEC" w:rsidRPr="005A10E8">
          <w:rPr>
            <w:rStyle w:val="Hyperlink1"/>
          </w:rPr>
          <w:t>middle</w:t>
        </w:r>
        <w:proofErr w:type="spellEnd"/>
        <w:r w:rsidR="00834CEC" w:rsidRPr="005A10E8">
          <w:rPr>
            <w:rStyle w:val="Hyperlink1"/>
          </w:rPr>
          <w:t xml:space="preserve">,” </w:t>
        </w:r>
        <w:r w:rsidR="00834CEC">
          <w:rPr>
            <w:rStyle w:val="Hyperlink1"/>
          </w:rPr>
          <w:t>or</w:t>
        </w:r>
        <w:r w:rsidR="00834CEC" w:rsidRPr="005A10E8">
          <w:rPr>
            <w:rStyle w:val="Hyperlink1"/>
          </w:rPr>
          <w:t xml:space="preserve"> </w:t>
        </w:r>
        <w:r w:rsidR="00834CEC" w:rsidRPr="005A10E8">
          <w:rPr>
            <w:rStyle w:val="Hyperlink1"/>
            <w:rtl/>
          </w:rPr>
          <w:t>“</w:t>
        </w:r>
        <w:proofErr w:type="spellStart"/>
        <w:r w:rsidR="00834CEC" w:rsidRPr="005A10E8">
          <w:rPr>
            <w:rStyle w:val="Hyperlink1"/>
          </w:rPr>
          <w:t>working</w:t>
        </w:r>
        <w:proofErr w:type="spellEnd"/>
        <w:r w:rsidR="00834CEC" w:rsidRPr="005A10E8">
          <w:rPr>
            <w:rStyle w:val="Hyperlink1"/>
          </w:rPr>
          <w:t xml:space="preserve"> </w:t>
        </w:r>
        <w:proofErr w:type="spellStart"/>
        <w:r w:rsidR="00834CEC" w:rsidRPr="005A10E8">
          <w:rPr>
            <w:rStyle w:val="Hyperlink1"/>
          </w:rPr>
          <w:t>class</w:t>
        </w:r>
        <w:proofErr w:type="spellEnd"/>
        <w:r w:rsidR="00834CEC" w:rsidRPr="005A10E8">
          <w:rPr>
            <w:rStyle w:val="Hyperlink1"/>
          </w:rPr>
          <w:t>”).</w:t>
        </w:r>
      </w:ins>
      <w:del w:id="93" w:author="Dr. Amy R." w:date="2023-01-28T14:31:00Z">
        <w:r w:rsidDel="00834CEC">
          <w:rPr>
            <w:rStyle w:val="Hyperlink0"/>
          </w:rPr>
          <w:delText xml:space="preserve">First, political campaigns in the context of Finnish municipal elections use </w:delText>
        </w:r>
        <w:r w:rsidDel="00834CEC">
          <w:rPr>
            <w:rStyle w:val="None"/>
            <w:b/>
            <w:bCs/>
            <w:color w:val="4A86E8"/>
            <w:u w:color="4A86E8"/>
          </w:rPr>
          <w:delText>headshots</w:delText>
        </w:r>
        <w:r w:rsidDel="00834CEC">
          <w:rPr>
            <w:rStyle w:val="Hyperlink0"/>
          </w:rPr>
          <w:delText xml:space="preserve"> of the candidates running for office along with their name, party affiliation and occupation. </w:delText>
        </w:r>
        <w:r w:rsidDel="00834CEC">
          <w:rPr>
            <w:rStyle w:val="None"/>
            <w:b/>
            <w:bCs/>
            <w:color w:val="4A86E8"/>
            <w:u w:color="4A86E8"/>
          </w:rPr>
          <w:delText>This information is public</w:delText>
        </w:r>
        <w:r w:rsidDel="00834CEC">
          <w:rPr>
            <w:rStyle w:val="Hyperlink0"/>
          </w:rPr>
          <w:delText xml:space="preserve"> and shown in city centers, bus stops, public squares, and other highly frequented places, including voting booths </w:delText>
        </w:r>
        <w:r w:rsidDel="00834CEC">
          <w:fldChar w:fldCharType="begin"/>
        </w:r>
        <w:r w:rsidDel="00834CEC">
          <w:delInstrText>HYPERLINK "https://www.zotero.org/google-docs/?zVOvir"</w:delInstrText>
        </w:r>
        <w:r w:rsidDel="00834CEC">
          <w:fldChar w:fldCharType="separate"/>
        </w:r>
        <w:r w:rsidDel="00834CEC">
          <w:rPr>
            <w:rStyle w:val="Hyperlink0"/>
          </w:rPr>
          <w:delText>(Berggren et al., 2010, p. 12)</w:delText>
        </w:r>
        <w:r w:rsidDel="00834CEC">
          <w:rPr>
            <w:rStyle w:val="Hyperlink0"/>
          </w:rPr>
          <w:fldChar w:fldCharType="end"/>
        </w:r>
        <w:r w:rsidDel="00834CEC">
          <w:rPr>
            <w:rStyle w:val="Hyperlink0"/>
          </w:rPr>
          <w:delText xml:space="preserve">. Importantly, the </w:delText>
        </w:r>
        <w:r w:rsidDel="00834CEC">
          <w:rPr>
            <w:rStyle w:val="None"/>
            <w:i/>
            <w:iCs/>
            <w:color w:val="4A86E8"/>
            <w:u w:color="4A86E8"/>
          </w:rPr>
          <w:delText>same</w:delText>
        </w:r>
        <w:r w:rsidDel="00834CEC">
          <w:rPr>
            <w:rStyle w:val="Hyperlink0"/>
          </w:rPr>
          <w:delText xml:space="preserve"> photos are also displayed in newspaper ads </w:delText>
        </w:r>
        <w:r w:rsidDel="00834CEC">
          <w:fldChar w:fldCharType="begin"/>
        </w:r>
        <w:r w:rsidDel="00834CEC">
          <w:delInstrText>HYPERLINK "https://www.zotero.org/google-docs/?ldS57U"</w:delInstrText>
        </w:r>
        <w:r w:rsidDel="00834CEC">
          <w:fldChar w:fldCharType="separate"/>
        </w:r>
        <w:r w:rsidDel="00834CEC">
          <w:rPr>
            <w:rStyle w:val="Hyperlink0"/>
          </w:rPr>
          <w:delText>(Berggren et al., 2010, p. 10)</w:delText>
        </w:r>
        <w:r w:rsidDel="00834CEC">
          <w:rPr>
            <w:rStyle w:val="Hyperlink0"/>
          </w:rPr>
          <w:fldChar w:fldCharType="end"/>
        </w:r>
        <w:r w:rsidDel="00834CEC">
          <w:rPr>
            <w:rStyle w:val="Hyperlink0"/>
          </w:rPr>
          <w:delText xml:space="preserve">, and </w:delText>
        </w:r>
        <w:r w:rsidDel="00834CEC">
          <w:rPr>
            <w:rStyle w:val="Hyperlink0"/>
            <w:rtl/>
            <w:lang w:val="ar-SA"/>
          </w:rPr>
          <w:delText>“</w:delText>
        </w:r>
        <w:r w:rsidDel="00834CEC">
          <w:rPr>
            <w:rStyle w:val="Hyperlink0"/>
          </w:rPr>
          <w:delText xml:space="preserve">each municipality is obliged by law to provide each party with the same number of slots for posters” </w:delText>
        </w:r>
        <w:r w:rsidDel="00834CEC">
          <w:fldChar w:fldCharType="begin"/>
        </w:r>
        <w:r w:rsidDel="00834CEC">
          <w:delInstrText>HYPERLINK "https://www.zotero.org/google-docs/?6ZtZ5R"</w:delInstrText>
        </w:r>
        <w:r w:rsidDel="00834CEC">
          <w:fldChar w:fldCharType="separate"/>
        </w:r>
        <w:r w:rsidDel="00834CEC">
          <w:rPr>
            <w:rStyle w:val="Hyperlink0"/>
          </w:rPr>
          <w:delText>(Berggren et al., 2017, p. 83)</w:delText>
        </w:r>
        <w:r w:rsidDel="00834CEC">
          <w:rPr>
            <w:rStyle w:val="Hyperlink0"/>
          </w:rPr>
          <w:fldChar w:fldCharType="end"/>
        </w:r>
        <w:r w:rsidDel="00834CEC">
          <w:rPr>
            <w:rStyle w:val="Hyperlink0"/>
            <w:lang w:val="it-IT"/>
          </w:rPr>
          <w:delText xml:space="preserve">. Second, </w:delText>
        </w:r>
        <w:r w:rsidDel="00834CEC">
          <w:rPr>
            <w:rStyle w:val="None"/>
            <w:b/>
            <w:bCs/>
            <w:color w:val="4A86E8"/>
            <w:u w:color="4A86E8"/>
          </w:rPr>
          <w:delText>the Department for Democracy and Public Law (http://www.vaalit.fi) collects this visual information</w:delText>
        </w:r>
        <w:r w:rsidDel="00834CEC">
          <w:rPr>
            <w:rStyle w:val="Hyperlink0"/>
          </w:rPr>
          <w:delText>, along with each candidate</w:delText>
        </w:r>
        <w:r w:rsidDel="00834CEC">
          <w:rPr>
            <w:rStyle w:val="Hyperlink0"/>
            <w:rtl/>
          </w:rPr>
          <w:delText>’</w:delText>
        </w:r>
        <w:r w:rsidDel="00834CEC">
          <w:rPr>
            <w:rStyle w:val="Hyperlink0"/>
          </w:rPr>
          <w:delText>s vote count, electoral district, age, and occupation (declared by the candidates). Thus, for the 2017 Finnish municipal elections, a subsample of candidates was collected. Out of a universe of 33,618 candidates, over 10,000 photographs were collected.</w:delText>
        </w:r>
        <w:r w:rsidDel="00834CEC">
          <w:rPr>
            <w:rStyle w:val="None"/>
            <w:color w:val="4A86E8"/>
            <w:u w:color="4A86E8"/>
            <w:vertAlign w:val="superscript"/>
          </w:rPr>
          <w:footnoteReference w:id="17"/>
        </w:r>
        <w:r w:rsidDel="00834CEC">
          <w:rPr>
            <w:rStyle w:val="Hyperlink0"/>
          </w:rPr>
          <w:delText xml:space="preserve"> Among the available pictures, 1,500 images were randomly selected. The subsample was selected to maximize statistical representativeness at the national level regarding gender and occupation, and particularly the share of women in any given occupation. To satisfy the latter criteria, data from the Official Statistics of Finland Office (https://www.stat.fi) were analyzed in parallel. The final dataset consists of 1,415 photographs. Then, taking the candidates</w:delText>
        </w:r>
        <w:r w:rsidDel="00834CEC">
          <w:rPr>
            <w:rStyle w:val="Hyperlink0"/>
            <w:rtl/>
          </w:rPr>
          <w:delText xml:space="preserve">’ </w:delText>
        </w:r>
        <w:r w:rsidDel="00834CEC">
          <w:rPr>
            <w:rStyle w:val="Hyperlink0"/>
          </w:rPr>
          <w:delText xml:space="preserve">occupational data as a starting point, we followed the European Socio-economic Classification </w:delText>
        </w:r>
        <w:r w:rsidDel="00834CEC">
          <w:fldChar w:fldCharType="begin"/>
        </w:r>
        <w:r w:rsidDel="00834CEC">
          <w:delInstrText>HYPERLINK "https://www.zotero.org/google-docs/?dJ4GHk"</w:delInstrText>
        </w:r>
        <w:r w:rsidDel="00834CEC">
          <w:fldChar w:fldCharType="separate"/>
        </w:r>
        <w:r w:rsidDel="00834CEC">
          <w:rPr>
            <w:rStyle w:val="Hyperlink0"/>
            <w:lang w:val="it-IT"/>
          </w:rPr>
          <w:delText>(Harrison &amp; Rose, 2006)</w:delText>
        </w:r>
        <w:r w:rsidDel="00834CEC">
          <w:rPr>
            <w:rStyle w:val="Hyperlink0"/>
            <w:lang w:val="it-IT"/>
          </w:rPr>
          <w:fldChar w:fldCharType="end"/>
        </w:r>
        <w:r w:rsidDel="00834CEC">
          <w:rPr>
            <w:rStyle w:val="Hyperlink0"/>
          </w:rPr>
          <w:delText xml:space="preserve"> and coded each candidate</w:delText>
        </w:r>
        <w:r w:rsidDel="00834CEC">
          <w:rPr>
            <w:rStyle w:val="Hyperlink0"/>
            <w:rtl/>
          </w:rPr>
          <w:delText>’</w:delText>
        </w:r>
        <w:r w:rsidDel="00834CEC">
          <w:rPr>
            <w:rStyle w:val="Hyperlink0"/>
          </w:rPr>
          <w:delText xml:space="preserve">s occupation by class (i.e., </w:delText>
        </w:r>
        <w:r w:rsidDel="00834CEC">
          <w:rPr>
            <w:rStyle w:val="Hyperlink0"/>
            <w:rtl/>
            <w:lang w:val="ar-SA"/>
          </w:rPr>
          <w:delText>“</w:delText>
        </w:r>
        <w:r w:rsidDel="00834CEC">
          <w:rPr>
            <w:rStyle w:val="Hyperlink0"/>
          </w:rPr>
          <w:delText xml:space="preserve">upper,” “middle,” and </w:delText>
        </w:r>
        <w:r w:rsidDel="00834CEC">
          <w:rPr>
            <w:rStyle w:val="Hyperlink0"/>
            <w:rtl/>
            <w:lang w:val="ar-SA"/>
          </w:rPr>
          <w:delText>“</w:delText>
        </w:r>
        <w:r w:rsidDel="00834CEC">
          <w:rPr>
            <w:rStyle w:val="Hyperlink0"/>
          </w:rPr>
          <w:delText>working class”).</w:delText>
        </w:r>
      </w:del>
      <w:r>
        <w:rPr>
          <w:rStyle w:val="None"/>
        </w:rPr>
        <w:t xml:space="preserve">” </w:t>
      </w:r>
    </w:p>
    <w:p w14:paraId="726499FD" w14:textId="77777777" w:rsidR="00834CEC" w:rsidRPr="005A10E8" w:rsidRDefault="00000000" w:rsidP="00834CEC">
      <w:pPr>
        <w:pStyle w:val="Body"/>
        <w:spacing w:before="200" w:after="200"/>
        <w:jc w:val="both"/>
        <w:rPr>
          <w:ins w:id="96" w:author="Dr. Amy R." w:date="2023-01-28T14:32:00Z"/>
          <w:rStyle w:val="Hyperlink1"/>
        </w:rPr>
      </w:pPr>
      <w:r>
        <w:rPr>
          <w:rStyle w:val="None"/>
          <w:b/>
          <w:bCs/>
        </w:rPr>
        <w:tab/>
      </w:r>
      <w:r>
        <w:rPr>
          <w:rStyle w:val="None"/>
          <w:b/>
          <w:bCs/>
          <w:u w:val="single"/>
        </w:rPr>
        <w:t>How we dealt with face recognition (see p. 11-12 in the paper)</w:t>
      </w:r>
      <w:r>
        <w:rPr>
          <w:rStyle w:val="None"/>
        </w:rPr>
        <w:t>:</w:t>
      </w:r>
      <w:r>
        <w:rPr>
          <w:rStyle w:val="None"/>
          <w:rtl/>
          <w:lang w:val="ar-SA"/>
        </w:rPr>
        <w:br/>
      </w:r>
      <w:r>
        <w:rPr>
          <w:rStyle w:val="None"/>
          <w:rtl/>
          <w:lang w:val="ar-SA"/>
        </w:rPr>
        <w:br/>
      </w:r>
      <w:r>
        <w:rPr>
          <w:rStyle w:val="None"/>
          <w:rtl/>
          <w:lang w:val="ar-SA"/>
        </w:rPr>
        <w:tab/>
        <w:t>“</w:t>
      </w:r>
    </w:p>
    <w:p w14:paraId="64F0FB47" w14:textId="77777777" w:rsidR="00834CEC" w:rsidRPr="005A10E8" w:rsidRDefault="00834CEC" w:rsidP="00834CEC">
      <w:pPr>
        <w:pStyle w:val="Body"/>
        <w:spacing w:before="200" w:after="200"/>
        <w:jc w:val="both"/>
        <w:rPr>
          <w:ins w:id="97" w:author="Dr. Amy R." w:date="2023-01-28T14:32:00Z"/>
        </w:rPr>
      </w:pPr>
      <w:proofErr w:type="spellStart"/>
      <w:ins w:id="98" w:author="Dr. Amy R." w:date="2023-01-28T14:32:00Z">
        <w:r w:rsidRPr="005A10E8">
          <w:rPr>
            <w:rStyle w:val="Hyperlink1"/>
          </w:rPr>
          <w:t>Moving</w:t>
        </w:r>
        <w:proofErr w:type="spellEnd"/>
        <w:r w:rsidRPr="005A10E8">
          <w:rPr>
            <w:rStyle w:val="Hyperlink1"/>
          </w:rPr>
          <w:t xml:space="preserve"> forward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randomly</w:t>
        </w:r>
        <w:proofErr w:type="spellEnd"/>
        <w:r w:rsidRPr="005A10E8">
          <w:rPr>
            <w:rStyle w:val="Hyperlink1"/>
          </w:rPr>
          <w:t xml:space="preserve"> </w:t>
        </w:r>
        <w:proofErr w:type="spellStart"/>
        <w:r w:rsidRPr="005A10E8">
          <w:rPr>
            <w:rStyle w:val="Hyperlink1"/>
          </w:rPr>
          <w:t>assign</w:t>
        </w:r>
        <w:proofErr w:type="spellEnd"/>
        <w:r w:rsidRPr="005A10E8">
          <w:rPr>
            <w:rStyle w:val="Hyperlink1"/>
          </w:rPr>
          <w:t xml:space="preserve"> </w:t>
        </w:r>
        <w:proofErr w:type="spellStart"/>
        <w:r w:rsidRPr="005A10E8">
          <w:rPr>
            <w:rStyle w:val="Hyperlink1"/>
          </w:rPr>
          <w:t>pictures</w:t>
        </w:r>
        <w:proofErr w:type="spellEnd"/>
        <w:r w:rsidRPr="005A10E8">
          <w:rPr>
            <w:rStyle w:val="Hyperlink1"/>
          </w:rPr>
          <w:t xml:space="preserve"> </w:t>
        </w:r>
        <w:proofErr w:type="spellStart"/>
        <w:r w:rsidRPr="005A10E8">
          <w:rPr>
            <w:rStyle w:val="Hyperlink1"/>
          </w:rPr>
          <w:t>to</w:t>
        </w:r>
        <w:proofErr w:type="spellEnd"/>
        <w:r w:rsidRPr="005A10E8">
          <w:rPr>
            <w:rStyle w:val="Hyperlink1"/>
          </w:rPr>
          <w:t xml:space="preserve"> raters, a </w:t>
        </w:r>
        <w:proofErr w:type="spellStart"/>
        <w:r w:rsidRPr="005A10E8">
          <w:rPr>
            <w:rStyle w:val="Hyperlink1"/>
          </w:rPr>
          <w:t>survey</w:t>
        </w:r>
        <w:proofErr w:type="spellEnd"/>
        <w:r w:rsidRPr="005A10E8">
          <w:rPr>
            <w:rStyle w:val="Hyperlink1"/>
          </w:rPr>
          <w:t xml:space="preserve"> rating </w:t>
        </w:r>
        <w:proofErr w:type="spellStart"/>
        <w:r w:rsidRPr="005A10E8">
          <w:rPr>
            <w:rStyle w:val="Hyperlink1"/>
          </w:rPr>
          <w:t>tool</w:t>
        </w:r>
        <w:proofErr w:type="spellEnd"/>
        <w:r w:rsidRPr="005A10E8">
          <w:rPr>
            <w:rStyle w:val="Hyperlink1"/>
          </w:rPr>
          <w:t xml:space="preserve"> </w:t>
        </w:r>
        <w:proofErr w:type="spellStart"/>
        <w:r w:rsidRPr="005A10E8">
          <w:rPr>
            <w:rStyle w:val="Hyperlink1"/>
          </w:rPr>
          <w:t>was</w:t>
        </w:r>
        <w:proofErr w:type="spellEnd"/>
        <w:r w:rsidRPr="005A10E8">
          <w:rPr>
            <w:rStyle w:val="Hyperlink1"/>
          </w:rPr>
          <w:t xml:space="preserve"> </w:t>
        </w:r>
        <w:proofErr w:type="spellStart"/>
        <w:r w:rsidRPr="005A10E8">
          <w:rPr>
            <w:rStyle w:val="Hyperlink1"/>
          </w:rPr>
          <w:t>specially</w:t>
        </w:r>
        <w:proofErr w:type="spellEnd"/>
        <w:r w:rsidRPr="005A10E8">
          <w:rPr>
            <w:rStyle w:val="Hyperlink1"/>
          </w:rPr>
          <w:t xml:space="preserve"> </w:t>
        </w:r>
        <w:proofErr w:type="spellStart"/>
        <w:r w:rsidRPr="005A10E8">
          <w:rPr>
            <w:rStyle w:val="Hyperlink1"/>
          </w:rPr>
          <w:t>developed</w:t>
        </w:r>
        <w:proofErr w:type="spellEnd"/>
        <w:r w:rsidRPr="005A10E8">
          <w:rPr>
            <w:rStyle w:val="Hyperlink1"/>
          </w:rPr>
          <w:t xml:space="preserve"> </w:t>
        </w:r>
        <w:proofErr w:type="spellStart"/>
        <w:r>
          <w:rPr>
            <w:rStyle w:val="Hyperlink1"/>
          </w:rPr>
          <w:t>to</w:t>
        </w:r>
        <w:proofErr w:type="spellEnd"/>
        <w:r>
          <w:rPr>
            <w:rStyle w:val="Hyperlink1"/>
          </w:rPr>
          <w:t xml:space="preserve"> </w:t>
        </w:r>
        <w:proofErr w:type="spellStart"/>
        <w:r>
          <w:rPr>
            <w:rStyle w:val="Hyperlink1"/>
          </w:rPr>
          <w:t>ensure</w:t>
        </w:r>
        <w:proofErr w:type="spellEnd"/>
        <w:r>
          <w:rPr>
            <w:rStyle w:val="Hyperlink1"/>
          </w:rPr>
          <w:t xml:space="preserve"> </w:t>
        </w:r>
        <w:proofErr w:type="spellStart"/>
        <w:r w:rsidRPr="005A10E8">
          <w:rPr>
            <w:rStyle w:val="Hyperlink1"/>
          </w:rPr>
          <w:t>anonymiz</w:t>
        </w:r>
        <w:r>
          <w:rPr>
            <w:rStyle w:val="Hyperlink1"/>
          </w:rPr>
          <w:t>ation</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software </w:t>
        </w:r>
        <w:proofErr w:type="spellStart"/>
        <w:r w:rsidRPr="005A10E8">
          <w:rPr>
            <w:rStyle w:val="Hyperlink1"/>
          </w:rPr>
          <w:t>presented</w:t>
        </w:r>
        <w:proofErr w:type="spellEnd"/>
        <w:r w:rsidRPr="005A10E8">
          <w:rPr>
            <w:rStyle w:val="Hyperlink1"/>
          </w:rPr>
          <w:t xml:space="preserve"> </w:t>
        </w:r>
        <w:proofErr w:type="spellStart"/>
        <w:r w:rsidRPr="005A10E8">
          <w:rPr>
            <w:rStyle w:val="Hyperlink1"/>
          </w:rPr>
          <w:t>respondents</w:t>
        </w:r>
        <w:proofErr w:type="spellEnd"/>
        <w:r w:rsidRPr="005A10E8">
          <w:rPr>
            <w:rStyle w:val="Hyperlink1"/>
          </w:rPr>
          <w:t xml:space="preserve"> </w:t>
        </w:r>
        <w:proofErr w:type="spellStart"/>
        <w:r w:rsidRPr="005A10E8">
          <w:rPr>
            <w:rStyle w:val="Hyperlink1"/>
          </w:rPr>
          <w:t>with</w:t>
        </w:r>
        <w:proofErr w:type="spellEnd"/>
        <w:r w:rsidRPr="005A10E8">
          <w:rPr>
            <w:rStyle w:val="Hyperlink1"/>
          </w:rPr>
          <w:t xml:space="preserve"> </w:t>
        </w:r>
        <w:proofErr w:type="spellStart"/>
        <w:r w:rsidRPr="005A10E8">
          <w:rPr>
            <w:rStyle w:val="Hyperlink1"/>
          </w:rPr>
          <w:t>random</w:t>
        </w:r>
        <w:proofErr w:type="spellEnd"/>
        <w:r w:rsidRPr="005A10E8">
          <w:rPr>
            <w:rStyle w:val="Hyperlink1"/>
          </w:rPr>
          <w:t xml:space="preserve"> </w:t>
        </w:r>
        <w:proofErr w:type="spellStart"/>
        <w:r w:rsidRPr="005A10E8">
          <w:rPr>
            <w:rStyle w:val="Hyperlink1"/>
          </w:rPr>
          <w:t>photographs</w:t>
        </w:r>
        <w:proofErr w:type="spellEnd"/>
        <w:r w:rsidRPr="005A10E8">
          <w:rPr>
            <w:rStyle w:val="Hyperlink1"/>
          </w:rPr>
          <w:t xml:space="preserve"> </w:t>
        </w:r>
        <w:proofErr w:type="spellStart"/>
        <w:r w:rsidRPr="005A10E8">
          <w:rPr>
            <w:rStyle w:val="Hyperlink1"/>
          </w:rPr>
          <w:t>from</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pool </w:t>
        </w:r>
        <w:proofErr w:type="spellStart"/>
        <w:r w:rsidRPr="005A10E8">
          <w:rPr>
            <w:rStyle w:val="Hyperlink1"/>
          </w:rPr>
          <w:t>of</w:t>
        </w:r>
        <w:proofErr w:type="spellEnd"/>
        <w:r w:rsidRPr="005A10E8">
          <w:rPr>
            <w:rStyle w:val="Hyperlink1"/>
          </w:rPr>
          <w:t xml:space="preserve"> </w:t>
        </w:r>
        <w:proofErr w:type="spellStart"/>
        <w:r w:rsidRPr="005A10E8">
          <w:rPr>
            <w:rStyle w:val="Hyperlink1"/>
          </w:rPr>
          <w:t>images</w:t>
        </w:r>
        <w:proofErr w:type="spellEnd"/>
        <w:r w:rsidRPr="005A10E8">
          <w:rPr>
            <w:rStyle w:val="Hyperlink1"/>
          </w:rPr>
          <w:t xml:space="preserve">, </w:t>
        </w:r>
        <w:proofErr w:type="spellStart"/>
        <w:r w:rsidRPr="005A10E8">
          <w:rPr>
            <w:rStyle w:val="Hyperlink1"/>
          </w:rPr>
          <w:t>favoring</w:t>
        </w:r>
        <w:proofErr w:type="spellEnd"/>
        <w:r w:rsidRPr="005A10E8">
          <w:rPr>
            <w:rStyle w:val="Hyperlink1"/>
          </w:rPr>
          <w:t xml:space="preserve"> </w:t>
        </w:r>
        <w:proofErr w:type="spellStart"/>
        <w:r w:rsidRPr="005A10E8">
          <w:rPr>
            <w:rStyle w:val="Hyperlink1"/>
          </w:rPr>
          <w:t>images</w:t>
        </w:r>
        <w:proofErr w:type="spellEnd"/>
        <w:r w:rsidRPr="005A10E8">
          <w:rPr>
            <w:rStyle w:val="Hyperlink1"/>
          </w:rPr>
          <w:t xml:space="preserve"> </w:t>
        </w:r>
        <w:proofErr w:type="spellStart"/>
        <w:r w:rsidRPr="005A10E8">
          <w:rPr>
            <w:rStyle w:val="Hyperlink1"/>
          </w:rPr>
          <w:t>that</w:t>
        </w:r>
        <w:proofErr w:type="spellEnd"/>
        <w:r w:rsidRPr="005A10E8">
          <w:rPr>
            <w:rStyle w:val="Hyperlink1"/>
          </w:rPr>
          <w:t xml:space="preserve"> </w:t>
        </w:r>
        <w:proofErr w:type="spellStart"/>
        <w:r w:rsidRPr="005A10E8">
          <w:rPr>
            <w:rStyle w:val="Hyperlink1"/>
          </w:rPr>
          <w:t>had</w:t>
        </w:r>
        <w:proofErr w:type="spellEnd"/>
        <w:r w:rsidRPr="005A10E8">
          <w:rPr>
            <w:rStyle w:val="Hyperlink1"/>
          </w:rPr>
          <w:t xml:space="preserve"> </w:t>
        </w:r>
        <w:proofErr w:type="spellStart"/>
        <w:r w:rsidRPr="005A10E8">
          <w:rPr>
            <w:rStyle w:val="Hyperlink1"/>
          </w:rPr>
          <w:t>been</w:t>
        </w:r>
        <w:proofErr w:type="spellEnd"/>
        <w:r w:rsidRPr="005A10E8">
          <w:rPr>
            <w:rStyle w:val="Hyperlink1"/>
          </w:rPr>
          <w:t xml:space="preserve"> </w:t>
        </w:r>
        <w:proofErr w:type="spellStart"/>
        <w:r w:rsidRPr="005A10E8">
          <w:rPr>
            <w:rStyle w:val="Hyperlink1"/>
          </w:rPr>
          <w:t>rated</w:t>
        </w:r>
        <w:proofErr w:type="spellEnd"/>
        <w:r w:rsidRPr="005A10E8">
          <w:rPr>
            <w:rStyle w:val="Hyperlink1"/>
          </w:rPr>
          <w:t xml:space="preserve"> </w:t>
        </w:r>
        <w:proofErr w:type="spellStart"/>
        <w:r w:rsidRPr="005A10E8">
          <w:rPr>
            <w:rStyle w:val="Hyperlink1"/>
          </w:rPr>
          <w:t>fewer</w:t>
        </w:r>
        <w:proofErr w:type="spellEnd"/>
        <w:r w:rsidRPr="005A10E8">
          <w:rPr>
            <w:rStyle w:val="Hyperlink1"/>
          </w:rPr>
          <w:t xml:space="preserve"> times. </w:t>
        </w:r>
        <w:proofErr w:type="spellStart"/>
        <w:r w:rsidRPr="005A10E8">
          <w:rPr>
            <w:rStyle w:val="Hyperlink1"/>
          </w:rPr>
          <w:t>The</w:t>
        </w:r>
        <w:proofErr w:type="spellEnd"/>
        <w:r w:rsidRPr="005A10E8">
          <w:rPr>
            <w:rStyle w:val="Hyperlink1"/>
          </w:rPr>
          <w:t xml:space="preserve"> software </w:t>
        </w:r>
        <w:proofErr w:type="spellStart"/>
        <w:r w:rsidRPr="005A10E8">
          <w:rPr>
            <w:rStyle w:val="Hyperlink1"/>
          </w:rPr>
          <w:t>contrasted</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candidate</w:t>
        </w:r>
        <w:r w:rsidRPr="005A10E8">
          <w:rPr>
            <w:rStyle w:val="Hyperlink1"/>
            <w:rtl/>
          </w:rPr>
          <w:t>’</w:t>
        </w:r>
        <w:r w:rsidRPr="005A10E8">
          <w:rPr>
            <w:rStyle w:val="Hyperlink1"/>
          </w:rPr>
          <w:t xml:space="preserve">s electoral </w:t>
        </w:r>
        <w:proofErr w:type="spellStart"/>
        <w:r w:rsidRPr="005A10E8">
          <w:rPr>
            <w:rStyle w:val="Hyperlink1"/>
          </w:rPr>
          <w:t>district</w:t>
        </w:r>
        <w:proofErr w:type="spellEnd"/>
        <w:r w:rsidRPr="005A10E8">
          <w:rPr>
            <w:rStyle w:val="Hyperlink1"/>
          </w:rPr>
          <w:t xml:space="preserve"> </w:t>
        </w:r>
        <w:proofErr w:type="spellStart"/>
        <w:r w:rsidRPr="005A10E8">
          <w:rPr>
            <w:rStyle w:val="Hyperlink1"/>
          </w:rPr>
          <w:t>with</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respondent</w:t>
        </w:r>
        <w:proofErr w:type="spellEnd"/>
        <w:r w:rsidRPr="005A10E8">
          <w:rPr>
            <w:rStyle w:val="Hyperlink1"/>
            <w:rtl/>
          </w:rPr>
          <w:t>’</w:t>
        </w:r>
        <w:r w:rsidRPr="005A10E8">
          <w:rPr>
            <w:rStyle w:val="Hyperlink1"/>
          </w:rPr>
          <w:t xml:space="preserve">s electoral </w:t>
        </w:r>
        <w:proofErr w:type="spellStart"/>
        <w:r w:rsidRPr="005A10E8">
          <w:rPr>
            <w:rStyle w:val="Hyperlink1"/>
          </w:rPr>
          <w:t>district</w:t>
        </w:r>
        <w:proofErr w:type="spellEnd"/>
        <w:r w:rsidRPr="005A10E8">
          <w:rPr>
            <w:rStyle w:val="Hyperlink1"/>
          </w:rPr>
          <w:t xml:space="preserve"> and </w:t>
        </w:r>
        <w:proofErr w:type="spellStart"/>
        <w:r w:rsidRPr="005A10E8">
          <w:rPr>
            <w:rStyle w:val="Hyperlink1"/>
          </w:rPr>
          <w:t>ruled</w:t>
        </w:r>
        <w:proofErr w:type="spellEnd"/>
        <w:r w:rsidRPr="005A10E8">
          <w:rPr>
            <w:rStyle w:val="Hyperlink1"/>
          </w:rPr>
          <w:t xml:space="preserve"> </w:t>
        </w:r>
        <w:proofErr w:type="spellStart"/>
        <w:r w:rsidRPr="005A10E8">
          <w:rPr>
            <w:rStyle w:val="Hyperlink1"/>
          </w:rPr>
          <w:t>out</w:t>
        </w:r>
        <w:proofErr w:type="spellEnd"/>
        <w:r w:rsidRPr="005A10E8">
          <w:rPr>
            <w:rStyle w:val="Hyperlink1"/>
          </w:rPr>
          <w:t xml:space="preserve"> </w:t>
        </w:r>
        <w:proofErr w:type="spellStart"/>
        <w:r w:rsidRPr="005A10E8">
          <w:rPr>
            <w:rStyle w:val="Hyperlink1"/>
          </w:rPr>
          <w:t>pictures</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candidates </w:t>
        </w:r>
        <w:proofErr w:type="spellStart"/>
        <w:r w:rsidRPr="005A10E8">
          <w:rPr>
            <w:rStyle w:val="Hyperlink1"/>
          </w:rPr>
          <w:t>from</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respondent</w:t>
        </w:r>
        <w:proofErr w:type="spellEnd"/>
        <w:r w:rsidRPr="005A10E8">
          <w:rPr>
            <w:rStyle w:val="Hyperlink1"/>
            <w:rtl/>
          </w:rPr>
          <w:t>’</w:t>
        </w:r>
        <w:r w:rsidRPr="005A10E8">
          <w:rPr>
            <w:rStyle w:val="Hyperlink1"/>
          </w:rPr>
          <w:t xml:space="preserve">s electoral </w:t>
        </w:r>
        <w:proofErr w:type="spellStart"/>
        <w:r w:rsidRPr="005A10E8">
          <w:rPr>
            <w:rStyle w:val="Hyperlink1"/>
          </w:rPr>
          <w:t>district</w:t>
        </w:r>
        <w:proofErr w:type="spellEnd"/>
        <w:r w:rsidRPr="005A10E8">
          <w:rPr>
            <w:rStyle w:val="Hyperlink1"/>
          </w:rPr>
          <w:t xml:space="preserve">. In </w:t>
        </w:r>
        <w:proofErr w:type="spellStart"/>
        <w:r w:rsidRPr="005A10E8">
          <w:rPr>
            <w:rStyle w:val="Hyperlink1"/>
          </w:rPr>
          <w:t>addition</w:t>
        </w:r>
        <w:proofErr w:type="spellEnd"/>
        <w:r w:rsidRPr="005A10E8">
          <w:rPr>
            <w:rStyle w:val="Hyperlink1"/>
          </w:rPr>
          <w:t xml:space="preserve">,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further</w:t>
        </w:r>
        <w:proofErr w:type="spellEnd"/>
        <w:r w:rsidRPr="005A10E8">
          <w:rPr>
            <w:rStyle w:val="Hyperlink1"/>
          </w:rPr>
          <w:t xml:space="preserve"> </w:t>
        </w:r>
        <w:proofErr w:type="spellStart"/>
        <w:r w:rsidRPr="005A10E8">
          <w:rPr>
            <w:rStyle w:val="Hyperlink1"/>
          </w:rPr>
          <w:t>minimize</w:t>
        </w:r>
        <w:proofErr w:type="spellEnd"/>
        <w:r w:rsidRPr="005A10E8">
          <w:rPr>
            <w:rStyle w:val="Hyperlink1"/>
          </w:rPr>
          <w:t xml:space="preserve"> </w:t>
        </w:r>
        <w:proofErr w:type="spellStart"/>
        <w:r w:rsidRPr="005A10E8">
          <w:rPr>
            <w:rStyle w:val="Hyperlink1"/>
          </w:rPr>
          <w:t>recognition</w:t>
        </w:r>
        <w:proofErr w:type="spellEnd"/>
        <w:r w:rsidRPr="005A10E8">
          <w:rPr>
            <w:rStyle w:val="Hyperlink1"/>
          </w:rPr>
          <w:t xml:space="preserve"> </w:t>
        </w:r>
        <w:proofErr w:type="spellStart"/>
        <w:r w:rsidRPr="005A10E8">
          <w:rPr>
            <w:rStyle w:val="Hyperlink1"/>
          </w:rPr>
          <w:t>bias</w:t>
        </w:r>
        <w:proofErr w:type="spellEnd"/>
        <w:r w:rsidRPr="005A10E8">
          <w:rPr>
            <w:rStyle w:val="Hyperlink1"/>
          </w:rPr>
          <w:t xml:space="preserve">, </w:t>
        </w:r>
        <w:proofErr w:type="spellStart"/>
        <w:r w:rsidRPr="005A10E8">
          <w:rPr>
            <w:rStyle w:val="Hyperlink1"/>
          </w:rPr>
          <w:t>images</w:t>
        </w:r>
        <w:proofErr w:type="spellEnd"/>
        <w:r w:rsidRPr="005A10E8">
          <w:rPr>
            <w:rStyle w:val="Hyperlink1"/>
          </w:rPr>
          <w:t xml:space="preserve"> </w:t>
        </w:r>
        <w:proofErr w:type="spellStart"/>
        <w:r w:rsidRPr="005A10E8">
          <w:rPr>
            <w:rStyle w:val="Hyperlink1"/>
          </w:rPr>
          <w:t>for</w:t>
        </w:r>
        <w:proofErr w:type="spellEnd"/>
        <w:r w:rsidRPr="005A10E8">
          <w:rPr>
            <w:rStyle w:val="Hyperlink1"/>
          </w:rPr>
          <w:t xml:space="preserve"> </w:t>
        </w:r>
        <w:proofErr w:type="spellStart"/>
        <w:r w:rsidRPr="005A10E8">
          <w:rPr>
            <w:rStyle w:val="Hyperlink1"/>
          </w:rPr>
          <w:t>which</w:t>
        </w:r>
        <w:proofErr w:type="spellEnd"/>
        <w:r w:rsidRPr="005A10E8">
          <w:rPr>
            <w:rStyle w:val="Hyperlink1"/>
          </w:rPr>
          <w:t xml:space="preserve"> </w:t>
        </w:r>
        <w:proofErr w:type="spellStart"/>
        <w:r w:rsidRPr="005A10E8">
          <w:rPr>
            <w:rStyle w:val="Hyperlink1"/>
          </w:rPr>
          <w:t>over</w:t>
        </w:r>
        <w:proofErr w:type="spellEnd"/>
        <w:r w:rsidRPr="005A10E8">
          <w:rPr>
            <w:rStyle w:val="Hyperlink1"/>
          </w:rPr>
          <w:t xml:space="preserve"> </w:t>
        </w:r>
        <w:proofErr w:type="spellStart"/>
        <w:r w:rsidRPr="005A10E8">
          <w:rPr>
            <w:rStyle w:val="Hyperlink1"/>
          </w:rPr>
          <w:t>half</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respondents</w:t>
        </w:r>
        <w:proofErr w:type="spellEnd"/>
        <w:r w:rsidRPr="005A10E8">
          <w:rPr>
            <w:rStyle w:val="Hyperlink1"/>
          </w:rPr>
          <w:t xml:space="preserve"> </w:t>
        </w:r>
        <w:proofErr w:type="spellStart"/>
        <w:r w:rsidRPr="005A10E8">
          <w:rPr>
            <w:rStyle w:val="Hyperlink1"/>
          </w:rPr>
          <w:t>chose</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option</w:t>
        </w:r>
        <w:proofErr w:type="spellEnd"/>
        <w:r w:rsidRPr="005A10E8">
          <w:rPr>
            <w:rStyle w:val="Hyperlink1"/>
          </w:rPr>
          <w:t xml:space="preserve"> </w:t>
        </w:r>
        <w:r w:rsidRPr="005A10E8">
          <w:rPr>
            <w:rStyle w:val="Hyperlink1"/>
            <w:rtl/>
          </w:rPr>
          <w:t>“</w:t>
        </w:r>
        <w:r w:rsidRPr="005A10E8">
          <w:rPr>
            <w:rStyle w:val="Hyperlink1"/>
          </w:rPr>
          <w:t xml:space="preserve">I </w:t>
        </w:r>
        <w:proofErr w:type="spellStart"/>
        <w:r w:rsidRPr="005A10E8">
          <w:rPr>
            <w:rStyle w:val="Hyperlink1"/>
          </w:rPr>
          <w:t>recognize</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person</w:t>
        </w:r>
        <w:proofErr w:type="spellEnd"/>
        <w:r w:rsidRPr="005A10E8">
          <w:rPr>
            <w:rStyle w:val="Hyperlink1"/>
          </w:rPr>
          <w:t xml:space="preserve"> in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photograph</w:t>
        </w:r>
        <w:proofErr w:type="spellEnd"/>
        <w:r w:rsidRPr="005A10E8">
          <w:rPr>
            <w:rStyle w:val="Hyperlink1"/>
          </w:rPr>
          <w:t xml:space="preserve">” </w:t>
        </w:r>
        <w:proofErr w:type="spellStart"/>
        <w:r w:rsidRPr="005A10E8">
          <w:rPr>
            <w:rStyle w:val="Hyperlink1"/>
          </w:rPr>
          <w:t>were</w:t>
        </w:r>
        <w:proofErr w:type="spellEnd"/>
        <w:r w:rsidRPr="005A10E8">
          <w:rPr>
            <w:rStyle w:val="Hyperlink1"/>
          </w:rPr>
          <w:t xml:space="preserve"> </w:t>
        </w:r>
        <w:proofErr w:type="spellStart"/>
        <w:r w:rsidRPr="005A10E8">
          <w:rPr>
            <w:rStyle w:val="Hyperlink1"/>
          </w:rPr>
          <w:t>excluded</w:t>
        </w:r>
        <w:proofErr w:type="spellEnd"/>
        <w:r w:rsidRPr="005A10E8">
          <w:rPr>
            <w:rStyle w:val="Hyperlink1"/>
          </w:rPr>
          <w:t xml:space="preserve"> </w:t>
        </w:r>
        <w:proofErr w:type="spellStart"/>
        <w:r w:rsidRPr="005A10E8">
          <w:rPr>
            <w:rStyle w:val="Hyperlink1"/>
          </w:rPr>
          <w:t>from</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analysis</w:t>
        </w:r>
        <w:proofErr w:type="spellEnd"/>
        <w:r w:rsidRPr="005A10E8">
          <w:rPr>
            <w:rStyle w:val="Hyperlink1"/>
          </w:rPr>
          <w:t xml:space="preserve"> (N = 4).</w:t>
        </w:r>
        <w:r w:rsidRPr="005A10E8">
          <w:rPr>
            <w:rStyle w:val="None"/>
            <w:vertAlign w:val="superscript"/>
          </w:rPr>
          <w:footnoteReference w:id="18"/>
        </w:r>
        <w:r w:rsidRPr="005A10E8">
          <w:rPr>
            <w:rStyle w:val="Hyperlink1"/>
          </w:rPr>
          <w:t xml:space="preserve"> </w:t>
        </w:r>
        <w:proofErr w:type="spellStart"/>
        <w:r w:rsidRPr="005A10E8">
          <w:rPr>
            <w:rStyle w:val="Hyperlink1"/>
          </w:rPr>
          <w:t>Also</w:t>
        </w:r>
        <w:proofErr w:type="spellEnd"/>
        <w:r w:rsidRPr="005A10E8">
          <w:rPr>
            <w:rStyle w:val="Hyperlink1"/>
          </w:rPr>
          <w:t xml:space="preserve">,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minimize</w:t>
        </w:r>
        <w:proofErr w:type="spellEnd"/>
        <w:r w:rsidRPr="005A10E8">
          <w:rPr>
            <w:rStyle w:val="Hyperlink1"/>
          </w:rPr>
          <w:t xml:space="preserve"> spillover </w:t>
        </w:r>
        <w:proofErr w:type="spellStart"/>
        <w:r w:rsidRPr="005A10E8">
          <w:rPr>
            <w:rStyle w:val="Hyperlink1"/>
          </w:rPr>
          <w:t>effects</w:t>
        </w:r>
        <w:proofErr w:type="spellEnd"/>
        <w:r w:rsidRPr="005A10E8">
          <w:rPr>
            <w:rStyle w:val="Hyperlink1"/>
          </w:rPr>
          <w:t xml:space="preserve"> (i.e., </w:t>
        </w:r>
        <w:proofErr w:type="spellStart"/>
        <w:r w:rsidRPr="005A10E8">
          <w:rPr>
            <w:rStyle w:val="Hyperlink1"/>
          </w:rPr>
          <w:t>to</w:t>
        </w:r>
        <w:proofErr w:type="spellEnd"/>
        <w:r w:rsidRPr="005A10E8">
          <w:rPr>
            <w:rStyle w:val="Hyperlink1"/>
          </w:rPr>
          <w:t xml:space="preserve"> </w:t>
        </w:r>
        <w:proofErr w:type="spellStart"/>
        <w:r w:rsidRPr="005A10E8">
          <w:rPr>
            <w:rStyle w:val="Hyperlink1"/>
          </w:rPr>
          <w:t>isolate</w:t>
        </w:r>
        <w:proofErr w:type="spellEnd"/>
        <w:r w:rsidRPr="005A10E8">
          <w:rPr>
            <w:rStyle w:val="Hyperlink1"/>
          </w:rPr>
          <w:t xml:space="preserve"> </w:t>
        </w:r>
        <w:proofErr w:type="spellStart"/>
        <w:r w:rsidRPr="005A10E8">
          <w:rPr>
            <w:rStyle w:val="Hyperlink1"/>
          </w:rPr>
          <w:t>evaluations</w:t>
        </w:r>
        <w:proofErr w:type="spellEnd"/>
        <w:r w:rsidRPr="005A10E8">
          <w:rPr>
            <w:rStyle w:val="Hyperlink1"/>
          </w:rPr>
          <w:t xml:space="preserve"> </w:t>
        </w:r>
        <w:proofErr w:type="spellStart"/>
        <w:r w:rsidRPr="005A10E8">
          <w:rPr>
            <w:rStyle w:val="Hyperlink1"/>
          </w:rPr>
          <w:t>between</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different</w:t>
        </w:r>
        <w:proofErr w:type="spellEnd"/>
        <w:r w:rsidRPr="005A10E8">
          <w:rPr>
            <w:rStyle w:val="Hyperlink1"/>
          </w:rPr>
          <w:t xml:space="preserve"> </w:t>
        </w:r>
        <w:proofErr w:type="spellStart"/>
        <w:r w:rsidRPr="005A10E8">
          <w:rPr>
            <w:rStyle w:val="Hyperlink1"/>
          </w:rPr>
          <w:t>photographs</w:t>
        </w:r>
        <w:proofErr w:type="spellEnd"/>
        <w:r w:rsidRPr="005A10E8">
          <w:rPr>
            <w:rStyle w:val="Hyperlink1"/>
          </w:rPr>
          <w:t xml:space="preserve">), a neutral </w:t>
        </w:r>
        <w:proofErr w:type="spellStart"/>
        <w:r w:rsidRPr="005A10E8">
          <w:rPr>
            <w:rStyle w:val="Hyperlink1"/>
          </w:rPr>
          <w:t>screen</w:t>
        </w:r>
        <w:proofErr w:type="spellEnd"/>
        <w:r w:rsidRPr="005A10E8">
          <w:rPr>
            <w:rStyle w:val="Hyperlink1"/>
          </w:rPr>
          <w:t xml:space="preserve"> </w:t>
        </w:r>
        <w:proofErr w:type="spellStart"/>
        <w:r w:rsidRPr="005A10E8">
          <w:rPr>
            <w:rStyle w:val="Hyperlink1"/>
          </w:rPr>
          <w:t>with</w:t>
        </w:r>
        <w:proofErr w:type="spellEnd"/>
        <w:r w:rsidRPr="005A10E8">
          <w:rPr>
            <w:rStyle w:val="Hyperlink1"/>
          </w:rPr>
          <w:t xml:space="preserve"> a simple </w:t>
        </w:r>
        <w:proofErr w:type="spellStart"/>
        <w:r w:rsidRPr="005A10E8">
          <w:rPr>
            <w:rStyle w:val="Hyperlink1"/>
          </w:rPr>
          <w:t>black</w:t>
        </w:r>
        <w:proofErr w:type="spellEnd"/>
        <w:r w:rsidRPr="005A10E8">
          <w:rPr>
            <w:rStyle w:val="Hyperlink1"/>
          </w:rPr>
          <w:t xml:space="preserve"> </w:t>
        </w:r>
        <w:proofErr w:type="spellStart"/>
        <w:r w:rsidRPr="005A10E8">
          <w:rPr>
            <w:rStyle w:val="Hyperlink1"/>
          </w:rPr>
          <w:t>university</w:t>
        </w:r>
        <w:proofErr w:type="spellEnd"/>
        <w:r w:rsidRPr="005A10E8">
          <w:rPr>
            <w:rStyle w:val="Hyperlink1"/>
          </w:rPr>
          <w:t xml:space="preserve"> logo </w:t>
        </w:r>
        <w:proofErr w:type="spellStart"/>
        <w:r w:rsidRPr="005A10E8">
          <w:rPr>
            <w:rStyle w:val="Hyperlink1"/>
          </w:rPr>
          <w:t>on</w:t>
        </w:r>
        <w:proofErr w:type="spellEnd"/>
        <w:r w:rsidRPr="005A10E8">
          <w:rPr>
            <w:rStyle w:val="Hyperlink1"/>
          </w:rPr>
          <w:t xml:space="preserve"> a </w:t>
        </w:r>
        <w:proofErr w:type="spellStart"/>
        <w:r w:rsidRPr="005A10E8">
          <w:rPr>
            <w:rStyle w:val="Hyperlink1"/>
          </w:rPr>
          <w:t>white</w:t>
        </w:r>
        <w:proofErr w:type="spellEnd"/>
        <w:r w:rsidRPr="005A10E8">
          <w:rPr>
            <w:rStyle w:val="Hyperlink1"/>
          </w:rPr>
          <w:t xml:space="preserve"> </w:t>
        </w:r>
        <w:proofErr w:type="spellStart"/>
        <w:r w:rsidRPr="005A10E8">
          <w:rPr>
            <w:rStyle w:val="Hyperlink1"/>
          </w:rPr>
          <w:t>background</w:t>
        </w:r>
        <w:proofErr w:type="spellEnd"/>
        <w:r w:rsidRPr="005A10E8">
          <w:rPr>
            <w:rStyle w:val="Hyperlink1"/>
          </w:rPr>
          <w:t xml:space="preserve"> </w:t>
        </w:r>
        <w:proofErr w:type="spellStart"/>
        <w:r w:rsidRPr="005A10E8">
          <w:rPr>
            <w:rStyle w:val="Hyperlink1"/>
          </w:rPr>
          <w:t>appeared</w:t>
        </w:r>
        <w:proofErr w:type="spellEnd"/>
        <w:r w:rsidRPr="005A10E8">
          <w:rPr>
            <w:rStyle w:val="Hyperlink1"/>
          </w:rPr>
          <w:t xml:space="preserve">. </w:t>
        </w:r>
        <w:proofErr w:type="spellStart"/>
        <w:r>
          <w:rPr>
            <w:rStyle w:val="Hyperlink1"/>
          </w:rPr>
          <w:t>O</w:t>
        </w:r>
        <w:r w:rsidRPr="005A10E8">
          <w:rPr>
            <w:rStyle w:val="Hyperlink1"/>
          </w:rPr>
          <w:t>ur</w:t>
        </w:r>
        <w:proofErr w:type="spellEnd"/>
        <w:r w:rsidRPr="005A10E8">
          <w:rPr>
            <w:rStyle w:val="Hyperlink1"/>
          </w:rPr>
          <w:t xml:space="preserve"> </w:t>
        </w:r>
        <w:proofErr w:type="spellStart"/>
        <w:r w:rsidRPr="005A10E8">
          <w:rPr>
            <w:rStyle w:val="Hyperlink1"/>
          </w:rPr>
          <w:t>design</w:t>
        </w:r>
        <w:proofErr w:type="spellEnd"/>
        <w:r>
          <w:rPr>
            <w:rStyle w:val="Hyperlink1"/>
          </w:rPr>
          <w:t xml:space="preserve"> set</w:t>
        </w:r>
        <w:r w:rsidRPr="005A10E8">
          <w:rPr>
            <w:rStyle w:val="Hyperlink1"/>
          </w:rPr>
          <w:t xml:space="preserve"> no time </w:t>
        </w:r>
        <w:proofErr w:type="spellStart"/>
        <w:r w:rsidRPr="005A10E8">
          <w:rPr>
            <w:rStyle w:val="Hyperlink1"/>
          </w:rPr>
          <w:t>limit</w:t>
        </w:r>
        <w:proofErr w:type="spellEnd"/>
        <w:r w:rsidRPr="005A10E8">
          <w:rPr>
            <w:rStyle w:val="Hyperlink1"/>
          </w:rPr>
          <w:t xml:space="preserve"> </w:t>
        </w:r>
        <w:proofErr w:type="spellStart"/>
        <w:r w:rsidRPr="005A10E8">
          <w:rPr>
            <w:rStyle w:val="Hyperlink1"/>
          </w:rPr>
          <w:t>for</w:t>
        </w:r>
        <w:proofErr w:type="spellEnd"/>
        <w:r w:rsidRPr="005A10E8">
          <w:rPr>
            <w:rStyle w:val="Hyperlink1"/>
          </w:rPr>
          <w:t xml:space="preserve"> </w:t>
        </w:r>
        <w:proofErr w:type="spellStart"/>
        <w:r w:rsidRPr="005A10E8">
          <w:rPr>
            <w:rStyle w:val="Hyperlink1"/>
          </w:rPr>
          <w:t>evaluating</w:t>
        </w:r>
        <w:proofErr w:type="spellEnd"/>
        <w:r w:rsidRPr="005A10E8">
          <w:rPr>
            <w:rStyle w:val="Hyperlink1"/>
          </w:rPr>
          <w:t xml:space="preserve"> </w:t>
        </w:r>
        <w:proofErr w:type="spellStart"/>
        <w:r w:rsidRPr="005A10E8">
          <w:rPr>
            <w:rStyle w:val="Hyperlink1"/>
          </w:rPr>
          <w:t>each</w:t>
        </w:r>
        <w:proofErr w:type="spellEnd"/>
        <w:r w:rsidRPr="005A10E8">
          <w:rPr>
            <w:rStyle w:val="Hyperlink1"/>
          </w:rPr>
          <w:t xml:space="preserve"> </w:t>
        </w:r>
        <w:proofErr w:type="spellStart"/>
        <w:r w:rsidRPr="005A10E8">
          <w:rPr>
            <w:rStyle w:val="Hyperlink1"/>
          </w:rPr>
          <w:t>picture</w:t>
        </w:r>
        <w:proofErr w:type="spellEnd"/>
        <w:r w:rsidRPr="005A10E8">
          <w:rPr>
            <w:rStyle w:val="Hyperlink1"/>
          </w:rPr>
          <w:t>.</w:t>
        </w:r>
        <w:r w:rsidRPr="005A10E8">
          <w:rPr>
            <w:rStyle w:val="None"/>
            <w:vertAlign w:val="superscript"/>
          </w:rPr>
          <w:footnoteReference w:id="19"/>
        </w:r>
      </w:ins>
    </w:p>
    <w:p w14:paraId="57B09B43" w14:textId="0BE4B8EC" w:rsidR="005C385A" w:rsidRDefault="00000000">
      <w:pPr>
        <w:pStyle w:val="Body"/>
        <w:spacing w:before="200" w:after="200"/>
        <w:ind w:left="708"/>
        <w:jc w:val="both"/>
      </w:pPr>
      <w:del w:id="103" w:author="Dr. Amy R." w:date="2023-01-28T14:32:00Z">
        <w:r w:rsidDel="00834CEC">
          <w:rPr>
            <w:rStyle w:val="Hyperlink0"/>
          </w:rPr>
          <w:delText xml:space="preserve">Moving forward, </w:delText>
        </w:r>
        <w:r w:rsidDel="00834CEC">
          <w:rPr>
            <w:rStyle w:val="None"/>
            <w:b/>
            <w:bCs/>
            <w:color w:val="4A86E8"/>
            <w:u w:color="4A86E8"/>
          </w:rPr>
          <w:delText>to randomly assign pictures to raters, a survey rating tool was specially developed</w:delText>
        </w:r>
        <w:r w:rsidDel="00834CEC">
          <w:rPr>
            <w:rStyle w:val="Hyperlink0"/>
          </w:rPr>
          <w:delText xml:space="preserve"> (anonymized). The software presented respondents with </w:delText>
        </w:r>
        <w:r w:rsidDel="00834CEC">
          <w:rPr>
            <w:rStyle w:val="None"/>
            <w:b/>
            <w:bCs/>
            <w:color w:val="4A86E8"/>
            <w:u w:color="4A86E8"/>
          </w:rPr>
          <w:delText>random photographs</w:delText>
        </w:r>
        <w:r w:rsidDel="00834CEC">
          <w:rPr>
            <w:rStyle w:val="Hyperlink0"/>
          </w:rPr>
          <w:delText xml:space="preserve"> from the pool of images, favoring images that had been rated fewer times. The software contrasted the candidate</w:delText>
        </w:r>
        <w:r w:rsidDel="00834CEC">
          <w:rPr>
            <w:rStyle w:val="Hyperlink0"/>
            <w:rtl/>
          </w:rPr>
          <w:delText>’</w:delText>
        </w:r>
        <w:r w:rsidDel="00834CEC">
          <w:rPr>
            <w:rStyle w:val="Hyperlink0"/>
          </w:rPr>
          <w:delText>s electoral district with the respondent</w:delText>
        </w:r>
        <w:r w:rsidDel="00834CEC">
          <w:rPr>
            <w:rStyle w:val="Hyperlink0"/>
            <w:rtl/>
          </w:rPr>
          <w:delText>’</w:delText>
        </w:r>
        <w:r w:rsidDel="00834CEC">
          <w:rPr>
            <w:rStyle w:val="Hyperlink0"/>
          </w:rPr>
          <w:delText xml:space="preserve">s electoral district and </w:delText>
        </w:r>
        <w:r w:rsidDel="00834CEC">
          <w:rPr>
            <w:rStyle w:val="None"/>
            <w:b/>
            <w:bCs/>
            <w:color w:val="4A86E8"/>
            <w:u w:color="4A86E8"/>
          </w:rPr>
          <w:delText>ruled out pictures of candidates from the respondent</w:delText>
        </w:r>
        <w:r w:rsidDel="00834CEC">
          <w:rPr>
            <w:rStyle w:val="None"/>
            <w:b/>
            <w:bCs/>
            <w:color w:val="4A86E8"/>
            <w:u w:color="4A86E8"/>
            <w:rtl/>
          </w:rPr>
          <w:delText>’</w:delText>
        </w:r>
        <w:r w:rsidDel="00834CEC">
          <w:rPr>
            <w:rStyle w:val="None"/>
            <w:b/>
            <w:bCs/>
            <w:color w:val="4A86E8"/>
            <w:u w:color="4A86E8"/>
            <w:lang w:val="es-ES_tradnl"/>
          </w:rPr>
          <w:delText>s electoral district</w:delText>
        </w:r>
        <w:r w:rsidDel="00834CEC">
          <w:rPr>
            <w:rStyle w:val="Hyperlink0"/>
          </w:rPr>
          <w:delText xml:space="preserve">. In addition, to further minimize recognition bias, images for which over half of the respondents chose the option </w:delText>
        </w:r>
        <w:r w:rsidDel="00834CEC">
          <w:rPr>
            <w:rStyle w:val="Hyperlink0"/>
            <w:rtl/>
            <w:lang w:val="ar-SA"/>
          </w:rPr>
          <w:delText>“</w:delText>
        </w:r>
        <w:r w:rsidDel="00834CEC">
          <w:rPr>
            <w:rStyle w:val="Hyperlink0"/>
          </w:rPr>
          <w:delText xml:space="preserve">I recognize the person in the photograph” were </w:delText>
        </w:r>
        <w:r w:rsidDel="00834CEC">
          <w:rPr>
            <w:rStyle w:val="None"/>
            <w:b/>
            <w:bCs/>
            <w:color w:val="4A86E8"/>
            <w:u w:color="4A86E8"/>
          </w:rPr>
          <w:delText>excluded</w:delText>
        </w:r>
        <w:r w:rsidDel="00834CEC">
          <w:rPr>
            <w:rStyle w:val="Hyperlink0"/>
          </w:rPr>
          <w:delText xml:space="preserve"> from the analysis (N = 4). Also, to minimize spillover effects (i.e., to isolate evaluations between the different photographs), a neutral screen with a simple black university logo on a white background appeared. In our design there was no time limit for evaluating each picture</w:delText>
        </w:r>
        <w:r w:rsidDel="00834CEC">
          <w:rPr>
            <w:rStyle w:val="None"/>
          </w:rPr>
          <w:delText>.</w:delText>
        </w:r>
        <w:r w:rsidDel="00834CEC">
          <w:rPr>
            <w:rStyle w:val="None"/>
            <w:vertAlign w:val="superscript"/>
          </w:rPr>
          <w:footnoteReference w:id="20"/>
        </w:r>
      </w:del>
      <w:r>
        <w:rPr>
          <w:rStyle w:val="None"/>
        </w:rPr>
        <w:t>”</w:t>
      </w:r>
      <w:r>
        <w:rPr>
          <w:rStyle w:val="None"/>
        </w:rPr>
        <w:br/>
      </w:r>
      <w:r>
        <w:rPr>
          <w:rStyle w:val="None"/>
        </w:rPr>
        <w:br/>
      </w:r>
      <w:r>
        <w:rPr>
          <w:rStyle w:val="None"/>
        </w:rPr>
        <w:tab/>
        <w:t>We truly hope these paragraphs (that were already included in the original version of the paper) satisfy R1</w:t>
      </w:r>
      <w:r>
        <w:rPr>
          <w:rStyle w:val="None"/>
          <w:rtl/>
        </w:rPr>
        <w:t>’</w:t>
      </w:r>
      <w:r>
        <w:rPr>
          <w:rStyle w:val="None"/>
        </w:rPr>
        <w:t>s comment. Now, if R1 wants us to explain these two issues even further, we would happily do so. Thanks again for your suggestions.</w:t>
      </w:r>
      <w:r>
        <w:rPr>
          <w:rStyle w:val="None"/>
        </w:rPr>
        <w:br/>
      </w:r>
      <w:r>
        <w:rPr>
          <w:rStyle w:val="None"/>
        </w:rPr>
        <w:br/>
      </w:r>
      <w:r>
        <w:rPr>
          <w:rStyle w:val="None"/>
          <w:u w:val="single"/>
        </w:rPr>
        <w:t>Overall comments</w:t>
      </w:r>
      <w:r>
        <w:rPr>
          <w:rStyle w:val="None"/>
        </w:rPr>
        <w:t>: Thank you very much for your comments and suggestions. We have answered and implemented every single one of them. Hopefully they are satisfactory to you. Please let us know if there is anything else we could do.</w:t>
      </w:r>
      <w:r>
        <w:rPr>
          <w:rStyle w:val="None"/>
        </w:rPr>
        <w:br/>
      </w:r>
    </w:p>
    <w:p w14:paraId="2D412B2A" w14:textId="77777777" w:rsidR="005C385A" w:rsidRDefault="00000000">
      <w:pPr>
        <w:pStyle w:val="Heading"/>
        <w:spacing w:before="200" w:after="200"/>
        <w:jc w:val="both"/>
      </w:pPr>
      <w:bookmarkStart w:id="106" w:name="_s6m0tv44rj5"/>
      <w:bookmarkEnd w:id="106"/>
      <w:r>
        <w:rPr>
          <w:rStyle w:val="None"/>
        </w:rPr>
        <w:lastRenderedPageBreak/>
        <w:t>Reviewer #2</w:t>
      </w:r>
    </w:p>
    <w:p w14:paraId="3821AB39" w14:textId="77777777" w:rsidR="005C385A" w:rsidRDefault="00000000">
      <w:pPr>
        <w:pStyle w:val="Title"/>
        <w:spacing w:before="200" w:after="200" w:line="276" w:lineRule="auto"/>
        <w:jc w:val="both"/>
        <w:rPr>
          <w:rStyle w:val="None"/>
          <w:sz w:val="22"/>
          <w:szCs w:val="22"/>
        </w:rPr>
      </w:pPr>
      <w:bookmarkStart w:id="107" w:name="_tiqx0cfrsnp"/>
      <w:bookmarkEnd w:id="107"/>
      <w:proofErr w:type="spellStart"/>
      <w:r>
        <w:rPr>
          <w:rStyle w:val="None"/>
          <w:sz w:val="22"/>
          <w:szCs w:val="22"/>
        </w:rPr>
        <w:t>We</w:t>
      </w:r>
      <w:proofErr w:type="spellEnd"/>
      <w:r>
        <w:rPr>
          <w:rStyle w:val="None"/>
          <w:sz w:val="22"/>
          <w:szCs w:val="22"/>
        </w:rPr>
        <w:t xml:space="preserve"> </w:t>
      </w:r>
      <w:proofErr w:type="spellStart"/>
      <w:r>
        <w:rPr>
          <w:rStyle w:val="None"/>
          <w:sz w:val="22"/>
          <w:szCs w:val="22"/>
        </w:rPr>
        <w:t>wanted</w:t>
      </w:r>
      <w:proofErr w:type="spellEnd"/>
      <w:r>
        <w:rPr>
          <w:rStyle w:val="None"/>
          <w:sz w:val="22"/>
          <w:szCs w:val="22"/>
        </w:rPr>
        <w:t xml:space="preserve"> </w:t>
      </w:r>
      <w:proofErr w:type="spellStart"/>
      <w:r>
        <w:rPr>
          <w:rStyle w:val="None"/>
          <w:sz w:val="22"/>
          <w:szCs w:val="22"/>
        </w:rPr>
        <w:t>to</w:t>
      </w:r>
      <w:proofErr w:type="spellEnd"/>
      <w:r>
        <w:rPr>
          <w:rStyle w:val="None"/>
          <w:sz w:val="22"/>
          <w:szCs w:val="22"/>
        </w:rPr>
        <w:t xml:space="preserve"> </w:t>
      </w:r>
      <w:proofErr w:type="spellStart"/>
      <w:r>
        <w:rPr>
          <w:rStyle w:val="None"/>
          <w:sz w:val="22"/>
          <w:szCs w:val="22"/>
        </w:rPr>
        <w:t>thank</w:t>
      </w:r>
      <w:proofErr w:type="spellEnd"/>
      <w:r>
        <w:rPr>
          <w:rStyle w:val="None"/>
          <w:sz w:val="22"/>
          <w:szCs w:val="22"/>
        </w:rPr>
        <w:t xml:space="preserve"> </w:t>
      </w:r>
      <w:proofErr w:type="spellStart"/>
      <w:r>
        <w:rPr>
          <w:rStyle w:val="None"/>
          <w:sz w:val="22"/>
          <w:szCs w:val="22"/>
        </w:rPr>
        <w:t>you</w:t>
      </w:r>
      <w:proofErr w:type="spellEnd"/>
      <w:r>
        <w:rPr>
          <w:rStyle w:val="None"/>
          <w:sz w:val="22"/>
          <w:szCs w:val="22"/>
        </w:rPr>
        <w:t xml:space="preserve"> </w:t>
      </w:r>
      <w:proofErr w:type="spellStart"/>
      <w:r>
        <w:rPr>
          <w:rStyle w:val="None"/>
          <w:sz w:val="22"/>
          <w:szCs w:val="22"/>
        </w:rPr>
        <w:t>for</w:t>
      </w:r>
      <w:proofErr w:type="spellEnd"/>
      <w:r>
        <w:rPr>
          <w:rStyle w:val="None"/>
          <w:sz w:val="22"/>
          <w:szCs w:val="22"/>
        </w:rPr>
        <w:t xml:space="preserve"> your </w:t>
      </w:r>
      <w:proofErr w:type="spellStart"/>
      <w:r>
        <w:rPr>
          <w:rStyle w:val="None"/>
          <w:sz w:val="22"/>
          <w:szCs w:val="22"/>
        </w:rPr>
        <w:t>comments</w:t>
      </w:r>
      <w:proofErr w:type="spellEnd"/>
      <w:r>
        <w:rPr>
          <w:rStyle w:val="None"/>
          <w:sz w:val="22"/>
          <w:szCs w:val="22"/>
        </w:rPr>
        <w:t xml:space="preserve"> and </w:t>
      </w:r>
      <w:proofErr w:type="spellStart"/>
      <w:r>
        <w:rPr>
          <w:rStyle w:val="None"/>
          <w:sz w:val="22"/>
          <w:szCs w:val="22"/>
        </w:rPr>
        <w:t>suggestions</w:t>
      </w:r>
      <w:proofErr w:type="spellEnd"/>
      <w:r>
        <w:rPr>
          <w:rStyle w:val="None"/>
          <w:sz w:val="22"/>
          <w:szCs w:val="22"/>
        </w:rPr>
        <w:t xml:space="preserve">. </w:t>
      </w:r>
      <w:proofErr w:type="spellStart"/>
      <w:r>
        <w:rPr>
          <w:rStyle w:val="None"/>
          <w:sz w:val="22"/>
          <w:szCs w:val="22"/>
        </w:rPr>
        <w:t>We</w:t>
      </w:r>
      <w:proofErr w:type="spellEnd"/>
      <w:r>
        <w:rPr>
          <w:rStyle w:val="None"/>
          <w:sz w:val="22"/>
          <w:szCs w:val="22"/>
        </w:rPr>
        <w:t xml:space="preserve"> </w:t>
      </w:r>
      <w:proofErr w:type="spellStart"/>
      <w:r>
        <w:rPr>
          <w:rStyle w:val="None"/>
          <w:sz w:val="22"/>
          <w:szCs w:val="22"/>
        </w:rPr>
        <w:t>believe</w:t>
      </w:r>
      <w:proofErr w:type="spellEnd"/>
      <w:r>
        <w:rPr>
          <w:rStyle w:val="None"/>
          <w:sz w:val="22"/>
          <w:szCs w:val="22"/>
        </w:rPr>
        <w:t xml:space="preserve"> your constructive </w:t>
      </w:r>
      <w:proofErr w:type="spellStart"/>
      <w:r>
        <w:rPr>
          <w:rStyle w:val="None"/>
          <w:sz w:val="22"/>
          <w:szCs w:val="22"/>
        </w:rPr>
        <w:t>criticism</w:t>
      </w:r>
      <w:proofErr w:type="spellEnd"/>
      <w:r>
        <w:rPr>
          <w:rStyle w:val="None"/>
          <w:sz w:val="22"/>
          <w:szCs w:val="22"/>
        </w:rPr>
        <w:t xml:space="preserve"> </w:t>
      </w:r>
      <w:proofErr w:type="spellStart"/>
      <w:r>
        <w:rPr>
          <w:rStyle w:val="None"/>
          <w:sz w:val="22"/>
          <w:szCs w:val="22"/>
        </w:rPr>
        <w:t>really</w:t>
      </w:r>
      <w:proofErr w:type="spellEnd"/>
      <w:r>
        <w:rPr>
          <w:rStyle w:val="None"/>
          <w:sz w:val="22"/>
          <w:szCs w:val="22"/>
        </w:rPr>
        <w:t xml:space="preserve"> </w:t>
      </w:r>
      <w:proofErr w:type="spellStart"/>
      <w:r>
        <w:rPr>
          <w:rStyle w:val="None"/>
          <w:sz w:val="22"/>
          <w:szCs w:val="22"/>
        </w:rPr>
        <w:t>improved</w:t>
      </w:r>
      <w:proofErr w:type="spellEnd"/>
      <w:r>
        <w:rPr>
          <w:rStyle w:val="None"/>
          <w:sz w:val="22"/>
          <w:szCs w:val="22"/>
        </w:rPr>
        <w:t xml:space="preserve"> </w:t>
      </w:r>
      <w:proofErr w:type="spellStart"/>
      <w:r>
        <w:rPr>
          <w:rStyle w:val="None"/>
          <w:sz w:val="22"/>
          <w:szCs w:val="22"/>
        </w:rPr>
        <w:t>our</w:t>
      </w:r>
      <w:proofErr w:type="spellEnd"/>
      <w:r>
        <w:rPr>
          <w:rStyle w:val="None"/>
          <w:sz w:val="22"/>
          <w:szCs w:val="22"/>
        </w:rPr>
        <w:t xml:space="preserve"> </w:t>
      </w:r>
      <w:proofErr w:type="spellStart"/>
      <w:r>
        <w:rPr>
          <w:rStyle w:val="None"/>
          <w:sz w:val="22"/>
          <w:szCs w:val="22"/>
        </w:rPr>
        <w:t>paper</w:t>
      </w:r>
      <w:proofErr w:type="spellEnd"/>
      <w:r>
        <w:rPr>
          <w:rStyle w:val="None"/>
          <w:sz w:val="22"/>
          <w:szCs w:val="22"/>
        </w:rPr>
        <w:t xml:space="preserve">. </w:t>
      </w:r>
      <w:proofErr w:type="spellStart"/>
      <w:r>
        <w:rPr>
          <w:rStyle w:val="None"/>
          <w:sz w:val="22"/>
          <w:szCs w:val="22"/>
        </w:rPr>
        <w:t>Below</w:t>
      </w:r>
      <w:proofErr w:type="spellEnd"/>
      <w:r>
        <w:rPr>
          <w:rStyle w:val="None"/>
          <w:sz w:val="22"/>
          <w:szCs w:val="22"/>
        </w:rPr>
        <w:t xml:space="preserve"> </w:t>
      </w:r>
      <w:proofErr w:type="spellStart"/>
      <w:r>
        <w:rPr>
          <w:rStyle w:val="None"/>
          <w:sz w:val="22"/>
          <w:szCs w:val="22"/>
        </w:rPr>
        <w:t>you</w:t>
      </w:r>
      <w:proofErr w:type="spellEnd"/>
      <w:r>
        <w:rPr>
          <w:rStyle w:val="None"/>
          <w:sz w:val="22"/>
          <w:szCs w:val="22"/>
        </w:rPr>
        <w:t xml:space="preserve"> </w:t>
      </w:r>
      <w:proofErr w:type="spellStart"/>
      <w:r>
        <w:rPr>
          <w:rStyle w:val="None"/>
          <w:sz w:val="22"/>
          <w:szCs w:val="22"/>
        </w:rPr>
        <w:t>will</w:t>
      </w:r>
      <w:proofErr w:type="spellEnd"/>
      <w:r>
        <w:rPr>
          <w:rStyle w:val="None"/>
          <w:sz w:val="22"/>
          <w:szCs w:val="22"/>
        </w:rPr>
        <w:t xml:space="preserve"> </w:t>
      </w:r>
      <w:proofErr w:type="spellStart"/>
      <w:r>
        <w:rPr>
          <w:rStyle w:val="None"/>
          <w:sz w:val="22"/>
          <w:szCs w:val="22"/>
        </w:rPr>
        <w:t>find</w:t>
      </w:r>
      <w:proofErr w:type="spellEnd"/>
      <w:r>
        <w:rPr>
          <w:rStyle w:val="None"/>
          <w:sz w:val="22"/>
          <w:szCs w:val="22"/>
        </w:rPr>
        <w:t xml:space="preserve"> </w:t>
      </w:r>
      <w:proofErr w:type="spellStart"/>
      <w:r>
        <w:rPr>
          <w:rStyle w:val="None"/>
          <w:sz w:val="22"/>
          <w:szCs w:val="22"/>
        </w:rPr>
        <w:t>that</w:t>
      </w:r>
      <w:proofErr w:type="spellEnd"/>
      <w:r>
        <w:rPr>
          <w:rStyle w:val="None"/>
          <w:sz w:val="22"/>
          <w:szCs w:val="22"/>
        </w:rPr>
        <w:t xml:space="preserve"> </w:t>
      </w:r>
      <w:proofErr w:type="spellStart"/>
      <w:r>
        <w:rPr>
          <w:rStyle w:val="None"/>
          <w:sz w:val="22"/>
          <w:szCs w:val="22"/>
        </w:rPr>
        <w:t>we’ve</w:t>
      </w:r>
      <w:proofErr w:type="spellEnd"/>
      <w:r>
        <w:rPr>
          <w:rStyle w:val="None"/>
          <w:sz w:val="22"/>
          <w:szCs w:val="22"/>
        </w:rPr>
        <w:t xml:space="preserve"> done </w:t>
      </w:r>
      <w:proofErr w:type="spellStart"/>
      <w:r>
        <w:rPr>
          <w:rStyle w:val="None"/>
          <w:sz w:val="22"/>
          <w:szCs w:val="22"/>
        </w:rPr>
        <w:t>all</w:t>
      </w:r>
      <w:proofErr w:type="spellEnd"/>
      <w:r>
        <w:rPr>
          <w:rStyle w:val="None"/>
          <w:sz w:val="22"/>
          <w:szCs w:val="22"/>
        </w:rPr>
        <w:t xml:space="preserve"> </w:t>
      </w:r>
      <w:proofErr w:type="spellStart"/>
      <w:r>
        <w:rPr>
          <w:rStyle w:val="None"/>
          <w:sz w:val="22"/>
          <w:szCs w:val="22"/>
        </w:rPr>
        <w:t>we</w:t>
      </w:r>
      <w:proofErr w:type="spellEnd"/>
      <w:r>
        <w:rPr>
          <w:rStyle w:val="None"/>
          <w:sz w:val="22"/>
          <w:szCs w:val="22"/>
        </w:rPr>
        <w:t xml:space="preserve"> </w:t>
      </w:r>
      <w:proofErr w:type="spellStart"/>
      <w:r>
        <w:rPr>
          <w:rStyle w:val="None"/>
          <w:sz w:val="22"/>
          <w:szCs w:val="22"/>
        </w:rPr>
        <w:t>could</w:t>
      </w:r>
      <w:proofErr w:type="spellEnd"/>
      <w:r>
        <w:rPr>
          <w:rStyle w:val="None"/>
          <w:sz w:val="22"/>
          <w:szCs w:val="22"/>
        </w:rPr>
        <w:t xml:space="preserve"> </w:t>
      </w:r>
      <w:proofErr w:type="spellStart"/>
      <w:r>
        <w:rPr>
          <w:rStyle w:val="None"/>
          <w:sz w:val="22"/>
          <w:szCs w:val="22"/>
        </w:rPr>
        <w:t>to</w:t>
      </w:r>
      <w:proofErr w:type="spellEnd"/>
      <w:r>
        <w:rPr>
          <w:rStyle w:val="None"/>
          <w:sz w:val="22"/>
          <w:szCs w:val="22"/>
        </w:rPr>
        <w:t xml:space="preserve"> </w:t>
      </w:r>
      <w:proofErr w:type="spellStart"/>
      <w:r>
        <w:rPr>
          <w:rStyle w:val="None"/>
          <w:sz w:val="22"/>
          <w:szCs w:val="22"/>
        </w:rPr>
        <w:t>implement</w:t>
      </w:r>
      <w:proofErr w:type="spellEnd"/>
      <w:r>
        <w:rPr>
          <w:rStyle w:val="None"/>
          <w:sz w:val="22"/>
          <w:szCs w:val="22"/>
        </w:rPr>
        <w:t xml:space="preserve"> </w:t>
      </w:r>
      <w:proofErr w:type="spellStart"/>
      <w:r>
        <w:rPr>
          <w:rStyle w:val="None"/>
          <w:b/>
          <w:bCs/>
          <w:sz w:val="22"/>
          <w:szCs w:val="22"/>
          <w:u w:val="single"/>
        </w:rPr>
        <w:t>all</w:t>
      </w:r>
      <w:proofErr w:type="spellEnd"/>
      <w:r>
        <w:rPr>
          <w:rStyle w:val="None"/>
          <w:sz w:val="22"/>
          <w:szCs w:val="22"/>
        </w:rPr>
        <w:t xml:space="preserve"> your </w:t>
      </w:r>
      <w:proofErr w:type="spellStart"/>
      <w:r>
        <w:rPr>
          <w:rStyle w:val="None"/>
          <w:sz w:val="22"/>
          <w:szCs w:val="22"/>
        </w:rPr>
        <w:t>suggestions</w:t>
      </w:r>
      <w:proofErr w:type="spellEnd"/>
      <w:r>
        <w:rPr>
          <w:rStyle w:val="None"/>
          <w:sz w:val="22"/>
          <w:szCs w:val="22"/>
        </w:rPr>
        <w:t xml:space="preserve">. </w:t>
      </w:r>
      <w:r>
        <w:rPr>
          <w:rStyle w:val="None"/>
          <w:sz w:val="22"/>
          <w:szCs w:val="22"/>
        </w:rPr>
        <w:br/>
      </w:r>
    </w:p>
    <w:p w14:paraId="7EB26FB0" w14:textId="77777777" w:rsidR="005C385A" w:rsidRDefault="00000000">
      <w:pPr>
        <w:pStyle w:val="Body"/>
        <w:numPr>
          <w:ilvl w:val="0"/>
          <w:numId w:val="5"/>
        </w:numPr>
        <w:spacing w:before="200" w:after="200"/>
        <w:jc w:val="both"/>
      </w:pPr>
      <w:r>
        <w:rPr>
          <w:rStyle w:val="None"/>
        </w:rPr>
        <w:t>As you can see, we</w:t>
      </w:r>
      <w:r>
        <w:rPr>
          <w:rStyle w:val="None"/>
          <w:rtl/>
        </w:rPr>
        <w:t>’</w:t>
      </w:r>
      <w:r>
        <w:rPr>
          <w:rStyle w:val="None"/>
        </w:rPr>
        <w:t xml:space="preserve">ve grouped the streamlining suggestions in one point. </w:t>
      </w:r>
      <w:r>
        <w:rPr>
          <w:rStyle w:val="None"/>
          <w:b/>
          <w:bCs/>
          <w:rtl/>
          <w:lang w:val="ar-SA"/>
        </w:rPr>
        <w:t>“</w:t>
      </w:r>
      <w:r>
        <w:rPr>
          <w:rStyle w:val="None"/>
          <w:b/>
          <w:bCs/>
        </w:rPr>
        <w:t>I would suggest streamlining the introduction and theory to the main contribution.” “[R]</w:t>
      </w:r>
      <w:proofErr w:type="spellStart"/>
      <w:r>
        <w:rPr>
          <w:rStyle w:val="None"/>
          <w:b/>
          <w:bCs/>
        </w:rPr>
        <w:t>elegate</w:t>
      </w:r>
      <w:proofErr w:type="spellEnd"/>
      <w:r>
        <w:rPr>
          <w:rStyle w:val="None"/>
          <w:b/>
          <w:bCs/>
        </w:rPr>
        <w:t xml:space="preserve"> data processing choices to the methods section.” “I would suggest starting with [the role of </w:t>
      </w:r>
      <w:r>
        <w:rPr>
          <w:rStyle w:val="None"/>
          <w:b/>
          <w:bCs/>
          <w:rtl/>
          <w:lang w:val="ar-SA"/>
        </w:rPr>
        <w:t>“</w:t>
      </w:r>
      <w:r>
        <w:rPr>
          <w:rStyle w:val="None"/>
          <w:b/>
          <w:bCs/>
        </w:rPr>
        <w:t xml:space="preserve">physical appearance as social class”] section and then only include what is relevant from the existing literature on heuristics and biases to highlight this contribution.” “Outlining separate sections with only the most relevant content would be great” (i.e., do not </w:t>
      </w:r>
      <w:r>
        <w:rPr>
          <w:rStyle w:val="None"/>
          <w:b/>
          <w:bCs/>
          <w:rtl/>
          <w:lang w:val="ar-SA"/>
        </w:rPr>
        <w:t>“</w:t>
      </w:r>
      <w:r>
        <w:rPr>
          <w:rStyle w:val="None"/>
          <w:b/>
          <w:bCs/>
        </w:rPr>
        <w:t xml:space="preserve">mix presentation of the case, the data, analyses and results,” “the Finnish case” which </w:t>
      </w:r>
      <w:r>
        <w:rPr>
          <w:rStyle w:val="None"/>
          <w:b/>
          <w:bCs/>
          <w:rtl/>
          <w:lang w:val="ar-SA"/>
        </w:rPr>
        <w:t>“</w:t>
      </w:r>
      <w:r>
        <w:rPr>
          <w:rStyle w:val="None"/>
          <w:b/>
          <w:bCs/>
        </w:rPr>
        <w:t xml:space="preserve">includes both case selection, data sources, and discussion of operationalization of constructs'' nor </w:t>
      </w:r>
      <w:r>
        <w:rPr>
          <w:rStyle w:val="None"/>
          <w:b/>
          <w:bCs/>
          <w:rtl/>
          <w:lang w:val="ar-SA"/>
        </w:rPr>
        <w:t>“</w:t>
      </w:r>
      <w:r>
        <w:rPr>
          <w:rStyle w:val="None"/>
          <w:b/>
          <w:bCs/>
        </w:rPr>
        <w:t xml:space="preserve">The section </w:t>
      </w:r>
      <w:r>
        <w:rPr>
          <w:rStyle w:val="None"/>
          <w:b/>
          <w:bCs/>
          <w:rtl/>
          <w:lang w:val="ar-SA"/>
        </w:rPr>
        <w:t>“</w:t>
      </w:r>
      <w:r>
        <w:rPr>
          <w:rStyle w:val="None"/>
          <w:b/>
          <w:bCs/>
        </w:rPr>
        <w:t>statistical analysis” [which] includes both results and discussion of methodology”).</w:t>
      </w:r>
      <w:r>
        <w:rPr>
          <w:rStyle w:val="None"/>
        </w:rPr>
        <w:br/>
      </w:r>
      <w:r>
        <w:rPr>
          <w:rStyle w:val="None"/>
        </w:rPr>
        <w:br/>
        <w:t>We think this is an excellent suggestion and we</w:t>
      </w:r>
      <w:r>
        <w:rPr>
          <w:rStyle w:val="None"/>
          <w:rtl/>
        </w:rPr>
        <w:t>’</w:t>
      </w:r>
      <w:r>
        <w:rPr>
          <w:rStyle w:val="None"/>
        </w:rPr>
        <w:t xml:space="preserve">ve made sure to implement it </w:t>
      </w:r>
      <w:r>
        <w:rPr>
          <w:rStyle w:val="None"/>
          <w:b/>
          <w:bCs/>
          <w:u w:val="single"/>
        </w:rPr>
        <w:t>in full</w:t>
      </w:r>
      <w:r>
        <w:rPr>
          <w:rStyle w:val="None"/>
        </w:rPr>
        <w:t>. Since this in practice involved streamlining the whole paper, for simplicity we do not reproduce the edited paragraphs here in the memo. If necessary, the reviewer is kindly invited to check the edited version of the paper to cross-check our response.</w:t>
      </w:r>
    </w:p>
    <w:p w14:paraId="1E73A5CE" w14:textId="12B0AFB6" w:rsidR="005C385A" w:rsidRDefault="00000000">
      <w:pPr>
        <w:pStyle w:val="Body"/>
        <w:numPr>
          <w:ilvl w:val="0"/>
          <w:numId w:val="5"/>
        </w:numPr>
        <w:spacing w:before="200" w:after="200"/>
        <w:jc w:val="both"/>
        <w:rPr>
          <w:lang w:val="ar-SA"/>
        </w:rPr>
      </w:pPr>
      <w:r>
        <w:rPr>
          <w:rStyle w:val="None"/>
          <w:rtl/>
          <w:lang w:val="ar-SA"/>
        </w:rPr>
        <w:t>“</w:t>
      </w:r>
      <w:r>
        <w:rPr>
          <w:rStyle w:val="None"/>
          <w:b/>
          <w:bCs/>
        </w:rPr>
        <w:t>It would probably be easier for a reader to follow the models if the baseline models are models without any interactions and then add these in a second step</w:t>
      </w:r>
      <w:r>
        <w:rPr>
          <w:rStyle w:val="None"/>
        </w:rPr>
        <w:t>.”</w:t>
      </w:r>
      <w:r>
        <w:rPr>
          <w:rStyle w:val="None"/>
        </w:rPr>
        <w:br/>
      </w:r>
      <w:r>
        <w:rPr>
          <w:rStyle w:val="None"/>
        </w:rPr>
        <w:br/>
        <w:t xml:space="preserve">Yes–thanks so much for this suggestion. We think it adds more transparency to our results. </w:t>
      </w:r>
      <w:proofErr w:type="spellStart"/>
      <w:r>
        <w:rPr>
          <w:rStyle w:val="None"/>
          <w:b/>
          <w:bCs/>
          <w:lang w:val="de-DE"/>
        </w:rPr>
        <w:t>We</w:t>
      </w:r>
      <w:proofErr w:type="spellEnd"/>
      <w:r>
        <w:rPr>
          <w:rStyle w:val="None"/>
          <w:b/>
          <w:bCs/>
          <w:rtl/>
        </w:rPr>
        <w:t>’</w:t>
      </w:r>
      <w:r>
        <w:rPr>
          <w:rStyle w:val="None"/>
          <w:b/>
          <w:bCs/>
        </w:rPr>
        <w:t>ve added a new table</w:t>
      </w:r>
      <w:r>
        <w:rPr>
          <w:rStyle w:val="None"/>
        </w:rPr>
        <w:t xml:space="preserve"> (Table 2 in p. 16) where we have added the same models that we had included in the original table (now Table 3 in the edited version of the paper), but without the interaction term. Please also see the table below in this memo.</w:t>
      </w:r>
      <w:r>
        <w:rPr>
          <w:rStyle w:val="None"/>
        </w:rPr>
        <w:br/>
      </w:r>
      <w:r>
        <w:rPr>
          <w:rStyle w:val="None"/>
        </w:rPr>
        <w:br/>
        <w:t>As Table 2 shows,</w:t>
      </w:r>
      <w:r>
        <w:rPr>
          <w:rStyle w:val="None"/>
          <w:b/>
          <w:bCs/>
        </w:rPr>
        <w:t xml:space="preserve"> our main variables of interest</w:t>
      </w:r>
      <w:r>
        <w:rPr>
          <w:rStyle w:val="None"/>
        </w:rPr>
        <w:t xml:space="preserve"> </w:t>
      </w:r>
      <w:r>
        <w:rPr>
          <w:rStyle w:val="None"/>
          <w:b/>
          <w:bCs/>
        </w:rPr>
        <w:t>remain statistically significant on their own, regardless of the controls</w:t>
      </w:r>
      <w:r>
        <w:rPr>
          <w:rStyle w:val="None"/>
        </w:rPr>
        <w:t>. They also show the expected signs. Please notice that all these specifications (just like the models in the main table) do include party and city fixed effects.</w:t>
      </w:r>
      <w:r>
        <w:rPr>
          <w:rStyle w:val="None"/>
        </w:rPr>
        <w:br/>
      </w:r>
      <w:r>
        <w:rPr>
          <w:rStyle w:val="None"/>
        </w:rPr>
        <w:br/>
      </w:r>
      <w:r>
        <w:rPr>
          <w:rStyle w:val="None"/>
          <w:b/>
          <w:bCs/>
          <w:u w:val="single"/>
        </w:rPr>
        <w:t xml:space="preserve">New table added. Now Table 2 shows what R2 suggested, </w:t>
      </w:r>
      <w:proofErr w:type="gramStart"/>
      <w:r>
        <w:rPr>
          <w:rStyle w:val="None"/>
          <w:b/>
          <w:bCs/>
          <w:u w:val="single"/>
        </w:rPr>
        <w:t>i.e.</w:t>
      </w:r>
      <w:proofErr w:type="gramEnd"/>
      <w:r>
        <w:rPr>
          <w:rStyle w:val="None"/>
          <w:b/>
          <w:bCs/>
          <w:u w:val="single"/>
        </w:rPr>
        <w:t xml:space="preserve"> all specifications without the interaction term</w:t>
      </w:r>
      <w:r>
        <w:rPr>
          <w:rStyle w:val="None"/>
        </w:rPr>
        <w:t xml:space="preserve"> (p. 16 of the revised version of the paper):</w:t>
      </w:r>
      <w:r>
        <w:rPr>
          <w:rStyle w:val="None"/>
        </w:rPr>
        <w:br/>
      </w:r>
      <w:r>
        <w:rPr>
          <w:rStyle w:val="None"/>
        </w:rPr>
        <w:br/>
      </w:r>
      <w:r>
        <w:rPr>
          <w:rStyle w:val="None"/>
          <w:noProof/>
        </w:rPr>
        <w:lastRenderedPageBreak/>
        <w:drawing>
          <wp:inline distT="0" distB="0" distL="0" distR="0" wp14:anchorId="13EB763A" wp14:editId="4B23417F">
            <wp:extent cx="5184196" cy="1722324"/>
            <wp:effectExtent l="0" t="0" r="0" b="0"/>
            <wp:docPr id="1073741832" name="officeArt object" descr="image5.png"/>
            <wp:cNvGraphicFramePr/>
            <a:graphic xmlns:a="http://schemas.openxmlformats.org/drawingml/2006/main">
              <a:graphicData uri="http://schemas.openxmlformats.org/drawingml/2006/picture">
                <pic:pic xmlns:pic="http://schemas.openxmlformats.org/drawingml/2006/picture">
                  <pic:nvPicPr>
                    <pic:cNvPr id="1073741832" name="image5.png" descr="image5.png"/>
                    <pic:cNvPicPr>
                      <a:picLocks noChangeAspect="1"/>
                    </pic:cNvPicPr>
                  </pic:nvPicPr>
                  <pic:blipFill>
                    <a:blip r:embed="rId19"/>
                    <a:stretch>
                      <a:fillRect/>
                    </a:stretch>
                  </pic:blipFill>
                  <pic:spPr>
                    <a:xfrm>
                      <a:off x="0" y="0"/>
                      <a:ext cx="5184196" cy="1722324"/>
                    </a:xfrm>
                    <a:prstGeom prst="rect">
                      <a:avLst/>
                    </a:prstGeom>
                    <a:ln w="12700" cap="flat">
                      <a:noFill/>
                      <a:miter lim="400000"/>
                    </a:ln>
                    <a:effectLst/>
                  </pic:spPr>
                </pic:pic>
              </a:graphicData>
            </a:graphic>
          </wp:inline>
        </w:drawing>
      </w:r>
      <w:r>
        <w:rPr>
          <w:rStyle w:val="None"/>
        </w:rPr>
        <w:br/>
      </w:r>
      <w:r>
        <w:rPr>
          <w:rStyle w:val="None"/>
        </w:rPr>
        <w:br/>
        <w:t xml:space="preserve">We have </w:t>
      </w:r>
      <w:r>
        <w:rPr>
          <w:rStyle w:val="None"/>
          <w:b/>
          <w:bCs/>
        </w:rPr>
        <w:t>also added the paragraph below</w:t>
      </w:r>
      <w:r>
        <w:rPr>
          <w:rStyle w:val="None"/>
        </w:rPr>
        <w:t xml:space="preserve"> (pp. 13-14 in the paper) where we discuss the importance of having such a table–one with all the models but without the interaction term. We made sure to thank you for your contribution in footnote #18 in the paper.</w:t>
      </w:r>
      <w:r>
        <w:rPr>
          <w:rStyle w:val="None"/>
        </w:rPr>
        <w:br/>
      </w:r>
      <w:r>
        <w:rPr>
          <w:rStyle w:val="None"/>
        </w:rPr>
        <w:br/>
      </w:r>
      <w:r>
        <w:rPr>
          <w:rStyle w:val="None"/>
          <w:b/>
          <w:bCs/>
          <w:u w:val="single"/>
        </w:rPr>
        <w:t>We also added a brief discussion about the new table</w:t>
      </w:r>
      <w:r>
        <w:rPr>
          <w:rStyle w:val="None"/>
        </w:rPr>
        <w:t xml:space="preserve"> (pp. 13-14 of the revised version of the paper</w:t>
      </w:r>
      <w:r>
        <w:rPr>
          <w:rStyle w:val="None"/>
          <w:b/>
          <w:bCs/>
          <w:u w:val="single"/>
        </w:rPr>
        <w:t>)</w:t>
      </w:r>
      <w:r>
        <w:rPr>
          <w:rStyle w:val="None"/>
        </w:rPr>
        <w:t>:</w:t>
      </w:r>
      <w:r>
        <w:rPr>
          <w:rStyle w:val="None"/>
          <w:rtl/>
          <w:lang w:val="ar-SA"/>
        </w:rPr>
        <w:br/>
      </w:r>
      <w:r>
        <w:rPr>
          <w:rStyle w:val="None"/>
          <w:rtl/>
          <w:lang w:val="ar-SA"/>
        </w:rPr>
        <w:br/>
        <w:t>“</w:t>
      </w:r>
      <w:proofErr w:type="spellStart"/>
      <w:ins w:id="108" w:author="Dr. Amy R." w:date="2023-01-28T14:34:00Z">
        <w:r w:rsidR="00834CEC" w:rsidRPr="005A10E8">
          <w:rPr>
            <w:rStyle w:val="Hyperlink1"/>
          </w:rPr>
          <w:t>Before</w:t>
        </w:r>
        <w:proofErr w:type="spellEnd"/>
        <w:r w:rsidR="00834CEC" w:rsidRPr="005A10E8">
          <w:rPr>
            <w:rStyle w:val="Hyperlink1"/>
          </w:rPr>
          <w:t xml:space="preserve"> </w:t>
        </w:r>
        <w:proofErr w:type="spellStart"/>
        <w:r w:rsidR="00834CEC" w:rsidRPr="005A10E8">
          <w:rPr>
            <w:rStyle w:val="Hyperlink1"/>
          </w:rPr>
          <w:t>introducing</w:t>
        </w:r>
        <w:proofErr w:type="spellEnd"/>
        <w:r w:rsidR="00834CEC" w:rsidRPr="005A10E8">
          <w:rPr>
            <w:rStyle w:val="Hyperlink1"/>
          </w:rPr>
          <w:t xml:space="preserve"> </w:t>
        </w:r>
        <w:proofErr w:type="spellStart"/>
        <w:r w:rsidR="00834CEC" w:rsidRPr="005A10E8">
          <w:rPr>
            <w:rStyle w:val="Hyperlink1"/>
          </w:rPr>
          <w:t>our</w:t>
        </w:r>
        <w:proofErr w:type="spellEnd"/>
        <w:r w:rsidR="00834CEC" w:rsidRPr="005A10E8">
          <w:rPr>
            <w:rStyle w:val="Hyperlink1"/>
          </w:rPr>
          <w:t xml:space="preserve"> </w:t>
        </w:r>
        <w:proofErr w:type="spellStart"/>
        <w:r w:rsidR="00834CEC" w:rsidRPr="005A10E8">
          <w:rPr>
            <w:rStyle w:val="Hyperlink1"/>
          </w:rPr>
          <w:t>main</w:t>
        </w:r>
        <w:proofErr w:type="spellEnd"/>
        <w:r w:rsidR="00834CEC" w:rsidRPr="005A10E8">
          <w:rPr>
            <w:rStyle w:val="Hyperlink1"/>
          </w:rPr>
          <w:t xml:space="preserve"> </w:t>
        </w:r>
        <w:proofErr w:type="spellStart"/>
        <w:r w:rsidR="00834CEC" w:rsidRPr="005A10E8">
          <w:rPr>
            <w:rStyle w:val="Hyperlink1"/>
          </w:rPr>
          <w:t>results</w:t>
        </w:r>
        <w:proofErr w:type="spellEnd"/>
        <w:r w:rsidR="00834CEC" w:rsidRPr="005A10E8">
          <w:rPr>
            <w:rStyle w:val="Hyperlink1"/>
          </w:rPr>
          <w:t xml:space="preserve"> (Table 3 and Figure 3), </w:t>
        </w:r>
        <w:proofErr w:type="spellStart"/>
        <w:r w:rsidR="00834CEC" w:rsidRPr="005A10E8">
          <w:rPr>
            <w:rStyle w:val="Hyperlink1"/>
          </w:rPr>
          <w:t>we</w:t>
        </w:r>
        <w:proofErr w:type="spellEnd"/>
        <w:r w:rsidR="00834CEC" w:rsidRPr="005A10E8">
          <w:rPr>
            <w:rStyle w:val="Hyperlink1"/>
          </w:rPr>
          <w:t xml:space="preserve"> show </w:t>
        </w:r>
        <w:proofErr w:type="spellStart"/>
        <w:r w:rsidR="00834CEC" w:rsidRPr="005A10E8">
          <w:rPr>
            <w:rStyle w:val="Hyperlink1"/>
          </w:rPr>
          <w:t>our</w:t>
        </w:r>
        <w:proofErr w:type="spellEnd"/>
        <w:r w:rsidR="00834CEC" w:rsidRPr="005A10E8">
          <w:rPr>
            <w:rStyle w:val="Hyperlink1"/>
          </w:rPr>
          <w:t xml:space="preserve"> </w:t>
        </w:r>
        <w:proofErr w:type="spellStart"/>
        <w:r w:rsidR="00834CEC" w:rsidRPr="005A10E8">
          <w:rPr>
            <w:rStyle w:val="Hyperlink1"/>
          </w:rPr>
          <w:t>baseline</w:t>
        </w:r>
        <w:proofErr w:type="spellEnd"/>
        <w:r w:rsidR="00834CEC" w:rsidRPr="005A10E8">
          <w:rPr>
            <w:rStyle w:val="Hyperlink1"/>
          </w:rPr>
          <w:t xml:space="preserve"> </w:t>
        </w:r>
        <w:proofErr w:type="spellStart"/>
        <w:r w:rsidR="00834CEC" w:rsidRPr="005A10E8">
          <w:rPr>
            <w:rStyle w:val="Hyperlink1"/>
          </w:rPr>
          <w:t>models</w:t>
        </w:r>
        <w:proofErr w:type="spellEnd"/>
        <w:r w:rsidR="00834CEC" w:rsidRPr="005A10E8">
          <w:rPr>
            <w:rStyle w:val="Hyperlink1"/>
          </w:rPr>
          <w:t xml:space="preserve"> in Table 2. </w:t>
        </w:r>
        <w:proofErr w:type="spellStart"/>
        <w:r w:rsidR="00834CEC" w:rsidRPr="005A10E8">
          <w:rPr>
            <w:rStyle w:val="Hyperlink1"/>
          </w:rPr>
          <w:t>These</w:t>
        </w:r>
        <w:proofErr w:type="spellEnd"/>
        <w:r w:rsidR="00834CEC" w:rsidRPr="005A10E8">
          <w:rPr>
            <w:rStyle w:val="Hyperlink1"/>
          </w:rPr>
          <w:t xml:space="preserve"> </w:t>
        </w:r>
        <w:proofErr w:type="spellStart"/>
        <w:r w:rsidR="00834CEC" w:rsidRPr="005A10E8">
          <w:rPr>
            <w:rStyle w:val="Hyperlink1"/>
          </w:rPr>
          <w:t>models</w:t>
        </w:r>
        <w:proofErr w:type="spellEnd"/>
        <w:r w:rsidR="00834CEC" w:rsidRPr="005A10E8">
          <w:rPr>
            <w:rStyle w:val="Hyperlink1"/>
          </w:rPr>
          <w:t xml:space="preserve"> </w:t>
        </w:r>
        <w:proofErr w:type="gramStart"/>
        <w:r w:rsidR="00834CEC" w:rsidRPr="005A10E8">
          <w:rPr>
            <w:rStyle w:val="Hyperlink1"/>
          </w:rPr>
          <w:t>show</w:t>
        </w:r>
        <w:proofErr w:type="gramEnd"/>
        <w:r w:rsidR="00834CEC" w:rsidRPr="005A10E8">
          <w:rPr>
            <w:rStyle w:val="Hyperlink1"/>
          </w:rPr>
          <w:t xml:space="preserve"> </w:t>
        </w:r>
        <w:proofErr w:type="spellStart"/>
        <w:r w:rsidR="00834CEC" w:rsidRPr="005A10E8">
          <w:rPr>
            <w:rStyle w:val="Hyperlink1"/>
          </w:rPr>
          <w:t>the</w:t>
        </w:r>
        <w:proofErr w:type="spellEnd"/>
        <w:r w:rsidR="00834CEC" w:rsidRPr="005A10E8">
          <w:rPr>
            <w:rStyle w:val="Hyperlink1"/>
          </w:rPr>
          <w:t xml:space="preserve"> </w:t>
        </w:r>
        <w:proofErr w:type="spellStart"/>
        <w:r w:rsidR="00834CEC" w:rsidRPr="005A10E8">
          <w:rPr>
            <w:rStyle w:val="Hyperlink1"/>
          </w:rPr>
          <w:t>same</w:t>
        </w:r>
        <w:proofErr w:type="spellEnd"/>
        <w:r w:rsidR="00834CEC" w:rsidRPr="005A10E8">
          <w:rPr>
            <w:rStyle w:val="Hyperlink1"/>
          </w:rPr>
          <w:t xml:space="preserve"> variables </w:t>
        </w:r>
        <w:proofErr w:type="spellStart"/>
        <w:r w:rsidR="00834CEC" w:rsidRPr="005A10E8">
          <w:rPr>
            <w:rStyle w:val="Hyperlink1"/>
          </w:rPr>
          <w:t>considered</w:t>
        </w:r>
        <w:proofErr w:type="spellEnd"/>
        <w:r w:rsidR="00834CEC" w:rsidRPr="005A10E8">
          <w:rPr>
            <w:rStyle w:val="Hyperlink1"/>
          </w:rPr>
          <w:t xml:space="preserve"> in </w:t>
        </w:r>
        <w:proofErr w:type="spellStart"/>
        <w:r w:rsidR="00834CEC" w:rsidRPr="005A10E8">
          <w:rPr>
            <w:rStyle w:val="Hyperlink1"/>
          </w:rPr>
          <w:t>the</w:t>
        </w:r>
        <w:proofErr w:type="spellEnd"/>
        <w:r w:rsidR="00834CEC" w:rsidRPr="005A10E8">
          <w:rPr>
            <w:rStyle w:val="Hyperlink1"/>
          </w:rPr>
          <w:t xml:space="preserve"> </w:t>
        </w:r>
        <w:proofErr w:type="spellStart"/>
        <w:r w:rsidR="00834CEC" w:rsidRPr="005A10E8">
          <w:rPr>
            <w:rStyle w:val="Hyperlink1"/>
          </w:rPr>
          <w:t>main</w:t>
        </w:r>
        <w:proofErr w:type="spellEnd"/>
        <w:r w:rsidR="00834CEC" w:rsidRPr="005A10E8">
          <w:rPr>
            <w:rStyle w:val="Hyperlink1"/>
          </w:rPr>
          <w:t xml:space="preserve"> </w:t>
        </w:r>
        <w:proofErr w:type="spellStart"/>
        <w:r w:rsidR="00834CEC" w:rsidRPr="005A10E8">
          <w:rPr>
            <w:rStyle w:val="Hyperlink1"/>
          </w:rPr>
          <w:t>regression</w:t>
        </w:r>
        <w:proofErr w:type="spellEnd"/>
        <w:r w:rsidR="00834CEC" w:rsidRPr="005A10E8">
          <w:rPr>
            <w:rStyle w:val="Hyperlink1"/>
          </w:rPr>
          <w:t xml:space="preserve"> table </w:t>
        </w:r>
        <w:proofErr w:type="spellStart"/>
        <w:r w:rsidR="00834CEC" w:rsidRPr="005A10E8">
          <w:rPr>
            <w:rStyle w:val="Hyperlink1"/>
          </w:rPr>
          <w:t>but</w:t>
        </w:r>
        <w:proofErr w:type="spellEnd"/>
        <w:r w:rsidR="00834CEC" w:rsidRPr="005A10E8">
          <w:rPr>
            <w:rStyle w:val="Hyperlink1"/>
          </w:rPr>
          <w:t xml:space="preserve"> </w:t>
        </w:r>
        <w:proofErr w:type="spellStart"/>
        <w:r w:rsidR="00834CEC" w:rsidRPr="005A10E8">
          <w:rPr>
            <w:rStyle w:val="Hyperlink1"/>
          </w:rPr>
          <w:t>without</w:t>
        </w:r>
        <w:proofErr w:type="spellEnd"/>
        <w:r w:rsidR="00834CEC" w:rsidRPr="005A10E8">
          <w:rPr>
            <w:rStyle w:val="Hyperlink1"/>
          </w:rPr>
          <w:t xml:space="preserve"> </w:t>
        </w:r>
        <w:proofErr w:type="spellStart"/>
        <w:r w:rsidR="00834CEC" w:rsidRPr="005A10E8">
          <w:rPr>
            <w:rStyle w:val="Hyperlink1"/>
          </w:rPr>
          <w:t>the</w:t>
        </w:r>
        <w:proofErr w:type="spellEnd"/>
        <w:r w:rsidR="00834CEC" w:rsidRPr="005A10E8">
          <w:rPr>
            <w:rStyle w:val="Hyperlink1"/>
          </w:rPr>
          <w:t xml:space="preserve"> </w:t>
        </w:r>
        <w:proofErr w:type="spellStart"/>
        <w:r w:rsidR="00834CEC" w:rsidRPr="005A10E8">
          <w:rPr>
            <w:rStyle w:val="Hyperlink1"/>
          </w:rPr>
          <w:t>interaction</w:t>
        </w:r>
        <w:proofErr w:type="spellEnd"/>
        <w:r w:rsidR="00834CEC" w:rsidRPr="005A10E8">
          <w:rPr>
            <w:rStyle w:val="Hyperlink1"/>
          </w:rPr>
          <w:t xml:space="preserve"> </w:t>
        </w:r>
        <w:proofErr w:type="spellStart"/>
        <w:r w:rsidR="00834CEC" w:rsidRPr="005A10E8">
          <w:rPr>
            <w:rStyle w:val="Hyperlink1"/>
          </w:rPr>
          <w:t>term</w:t>
        </w:r>
        <w:proofErr w:type="spellEnd"/>
        <w:r w:rsidR="00834CEC" w:rsidRPr="005A10E8">
          <w:rPr>
            <w:rStyle w:val="Hyperlink1"/>
          </w:rPr>
          <w:t>.</w:t>
        </w:r>
        <w:r w:rsidR="00834CEC" w:rsidRPr="005A10E8">
          <w:rPr>
            <w:rStyle w:val="None"/>
            <w:vertAlign w:val="superscript"/>
          </w:rPr>
          <w:footnoteReference w:id="21"/>
        </w:r>
        <w:r w:rsidR="00834CEC" w:rsidRPr="005A10E8">
          <w:rPr>
            <w:rStyle w:val="Hyperlink1"/>
          </w:rPr>
          <w:t xml:space="preserve"> </w:t>
        </w:r>
        <w:proofErr w:type="spellStart"/>
        <w:r w:rsidR="00834CEC" w:rsidRPr="005A10E8">
          <w:rPr>
            <w:rStyle w:val="Hyperlink1"/>
          </w:rPr>
          <w:t>The</w:t>
        </w:r>
        <w:proofErr w:type="spellEnd"/>
        <w:r w:rsidR="00834CEC" w:rsidRPr="005A10E8">
          <w:rPr>
            <w:rStyle w:val="Hyperlink1"/>
          </w:rPr>
          <w:t xml:space="preserve"> idea </w:t>
        </w:r>
        <w:proofErr w:type="spellStart"/>
        <w:r w:rsidR="00834CEC" w:rsidRPr="005A10E8">
          <w:rPr>
            <w:rStyle w:val="Hyperlink1"/>
          </w:rPr>
          <w:t>is</w:t>
        </w:r>
        <w:proofErr w:type="spellEnd"/>
        <w:r w:rsidR="00834CEC" w:rsidRPr="005A10E8">
          <w:rPr>
            <w:rStyle w:val="Hyperlink1"/>
          </w:rPr>
          <w:t xml:space="preserve"> </w:t>
        </w:r>
        <w:proofErr w:type="spellStart"/>
        <w:r w:rsidR="00834CEC" w:rsidRPr="005A10E8">
          <w:rPr>
            <w:rStyle w:val="Hyperlink1"/>
          </w:rPr>
          <w:t>to</w:t>
        </w:r>
        <w:proofErr w:type="spellEnd"/>
        <w:r w:rsidR="00834CEC" w:rsidRPr="005A10E8">
          <w:rPr>
            <w:rStyle w:val="Hyperlink1"/>
          </w:rPr>
          <w:t xml:space="preserve"> </w:t>
        </w:r>
        <w:proofErr w:type="spellStart"/>
        <w:r w:rsidR="00834CEC" w:rsidRPr="005A10E8">
          <w:rPr>
            <w:rStyle w:val="Hyperlink1"/>
          </w:rPr>
          <w:t>suggest</w:t>
        </w:r>
        <w:proofErr w:type="spellEnd"/>
        <w:r w:rsidR="00834CEC" w:rsidRPr="005A10E8">
          <w:rPr>
            <w:rStyle w:val="Hyperlink1"/>
          </w:rPr>
          <w:t xml:space="preserve"> </w:t>
        </w:r>
        <w:proofErr w:type="spellStart"/>
        <w:r w:rsidR="00834CEC" w:rsidRPr="005A10E8">
          <w:rPr>
            <w:rStyle w:val="Hyperlink1"/>
          </w:rPr>
          <w:t>that</w:t>
        </w:r>
        <w:proofErr w:type="spellEnd"/>
        <w:r w:rsidR="00834CEC" w:rsidRPr="005A10E8">
          <w:rPr>
            <w:rStyle w:val="Hyperlink1"/>
          </w:rPr>
          <w:t xml:space="preserve"> </w:t>
        </w:r>
        <w:proofErr w:type="spellStart"/>
        <w:r w:rsidR="00834CEC" w:rsidRPr="005A10E8">
          <w:rPr>
            <w:rStyle w:val="Hyperlink1"/>
          </w:rPr>
          <w:t>our</w:t>
        </w:r>
        <w:proofErr w:type="spellEnd"/>
        <w:r w:rsidR="00834CEC" w:rsidRPr="005A10E8">
          <w:rPr>
            <w:rStyle w:val="Hyperlink1"/>
          </w:rPr>
          <w:t xml:space="preserve"> </w:t>
        </w:r>
        <w:proofErr w:type="spellStart"/>
        <w:r w:rsidR="00834CEC" w:rsidRPr="005A10E8">
          <w:rPr>
            <w:rStyle w:val="Hyperlink1"/>
          </w:rPr>
          <w:t>main</w:t>
        </w:r>
        <w:proofErr w:type="spellEnd"/>
        <w:r w:rsidR="00834CEC" w:rsidRPr="005A10E8">
          <w:rPr>
            <w:rStyle w:val="Hyperlink1"/>
          </w:rPr>
          <w:t xml:space="preserve"> interactive </w:t>
        </w:r>
        <w:proofErr w:type="spellStart"/>
        <w:r w:rsidR="00834CEC" w:rsidRPr="005A10E8">
          <w:rPr>
            <w:rStyle w:val="Hyperlink1"/>
          </w:rPr>
          <w:t>results</w:t>
        </w:r>
        <w:proofErr w:type="spellEnd"/>
        <w:r w:rsidR="00834CEC" w:rsidRPr="005A10E8">
          <w:rPr>
            <w:rStyle w:val="Hyperlink1"/>
          </w:rPr>
          <w:t xml:space="preserve"> are </w:t>
        </w:r>
        <w:proofErr w:type="spellStart"/>
        <w:r w:rsidR="00834CEC" w:rsidRPr="005A10E8">
          <w:rPr>
            <w:rStyle w:val="Hyperlink1"/>
          </w:rPr>
          <w:t>not</w:t>
        </w:r>
        <w:proofErr w:type="spellEnd"/>
        <w:r w:rsidR="00834CEC" w:rsidRPr="005A10E8">
          <w:rPr>
            <w:rStyle w:val="Hyperlink1"/>
          </w:rPr>
          <w:t xml:space="preserve"> a </w:t>
        </w:r>
        <w:proofErr w:type="spellStart"/>
        <w:r w:rsidR="00834CEC" w:rsidRPr="005A10E8">
          <w:rPr>
            <w:rStyle w:val="Hyperlink1"/>
          </w:rPr>
          <w:t>statistical</w:t>
        </w:r>
        <w:proofErr w:type="spellEnd"/>
        <w:r w:rsidR="00834CEC" w:rsidRPr="005A10E8">
          <w:rPr>
            <w:rStyle w:val="Hyperlink1"/>
          </w:rPr>
          <w:t xml:space="preserve"> </w:t>
        </w:r>
        <w:proofErr w:type="spellStart"/>
        <w:r w:rsidR="00834CEC" w:rsidRPr="005A10E8">
          <w:rPr>
            <w:rStyle w:val="Hyperlink1"/>
          </w:rPr>
          <w:t>artifact</w:t>
        </w:r>
        <w:proofErr w:type="spellEnd"/>
        <w:r w:rsidR="00834CEC" w:rsidRPr="005A10E8">
          <w:rPr>
            <w:rStyle w:val="Hyperlink1"/>
          </w:rPr>
          <w:t xml:space="preserve">. As Table 2 </w:t>
        </w:r>
        <w:proofErr w:type="spellStart"/>
        <w:r w:rsidR="00834CEC" w:rsidRPr="005A10E8">
          <w:rPr>
            <w:rStyle w:val="Hyperlink1"/>
          </w:rPr>
          <w:t>suggests</w:t>
        </w:r>
        <w:proofErr w:type="spellEnd"/>
        <w:r w:rsidR="00834CEC" w:rsidRPr="005A10E8">
          <w:rPr>
            <w:rStyle w:val="Hyperlink1"/>
          </w:rPr>
          <w:t xml:space="preserve">, </w:t>
        </w:r>
        <w:proofErr w:type="spellStart"/>
        <w:r w:rsidR="00834CEC" w:rsidRPr="005A10E8">
          <w:rPr>
            <w:rStyle w:val="Hyperlink1"/>
          </w:rPr>
          <w:t>all</w:t>
        </w:r>
        <w:proofErr w:type="spellEnd"/>
        <w:r w:rsidR="00834CEC" w:rsidRPr="005A10E8">
          <w:rPr>
            <w:rStyle w:val="Hyperlink1"/>
          </w:rPr>
          <w:t xml:space="preserve"> </w:t>
        </w:r>
        <w:proofErr w:type="spellStart"/>
        <w:r w:rsidR="00834CEC" w:rsidRPr="005A10E8">
          <w:rPr>
            <w:rStyle w:val="Hyperlink1"/>
          </w:rPr>
          <w:t>relevant</w:t>
        </w:r>
        <w:proofErr w:type="spellEnd"/>
        <w:r w:rsidR="00834CEC" w:rsidRPr="005A10E8">
          <w:rPr>
            <w:rStyle w:val="Hyperlink1"/>
          </w:rPr>
          <w:t xml:space="preserve"> variables are </w:t>
        </w:r>
        <w:proofErr w:type="spellStart"/>
        <w:r w:rsidR="00834CEC" w:rsidRPr="005A10E8">
          <w:rPr>
            <w:rStyle w:val="Hyperlink1"/>
          </w:rPr>
          <w:t>statistically</w:t>
        </w:r>
        <w:proofErr w:type="spellEnd"/>
        <w:r w:rsidR="00834CEC" w:rsidRPr="005A10E8">
          <w:rPr>
            <w:rStyle w:val="Hyperlink1"/>
          </w:rPr>
          <w:t xml:space="preserve"> </w:t>
        </w:r>
        <w:proofErr w:type="spellStart"/>
        <w:r w:rsidR="00834CEC" w:rsidRPr="005A10E8">
          <w:rPr>
            <w:rStyle w:val="Hyperlink1"/>
          </w:rPr>
          <w:t>significant</w:t>
        </w:r>
        <w:proofErr w:type="spellEnd"/>
        <w:r w:rsidR="00834CEC" w:rsidRPr="005A10E8">
          <w:rPr>
            <w:rStyle w:val="Hyperlink1"/>
          </w:rPr>
          <w:t xml:space="preserve"> and </w:t>
        </w:r>
        <w:proofErr w:type="spellStart"/>
        <w:r w:rsidR="00834CEC" w:rsidRPr="005A10E8">
          <w:rPr>
            <w:rStyle w:val="Hyperlink1"/>
          </w:rPr>
          <w:t>have</w:t>
        </w:r>
        <w:proofErr w:type="spellEnd"/>
        <w:r w:rsidR="00834CEC" w:rsidRPr="005A10E8">
          <w:rPr>
            <w:rStyle w:val="Hyperlink1"/>
          </w:rPr>
          <w:t xml:space="preserve"> a </w:t>
        </w:r>
        <w:proofErr w:type="spellStart"/>
        <w:r w:rsidR="00834CEC" w:rsidRPr="005A10E8">
          <w:rPr>
            <w:rStyle w:val="Hyperlink1"/>
          </w:rPr>
          <w:t>sizable</w:t>
        </w:r>
        <w:proofErr w:type="spellEnd"/>
        <w:r w:rsidR="00834CEC" w:rsidRPr="005A10E8">
          <w:rPr>
            <w:rStyle w:val="Hyperlink1"/>
          </w:rPr>
          <w:t xml:space="preserve"> </w:t>
        </w:r>
        <w:proofErr w:type="spellStart"/>
        <w:r w:rsidR="00834CEC" w:rsidRPr="005A10E8">
          <w:rPr>
            <w:rStyle w:val="Hyperlink1"/>
          </w:rPr>
          <w:t>effect</w:t>
        </w:r>
        <w:proofErr w:type="spellEnd"/>
        <w:r w:rsidR="00834CEC" w:rsidRPr="005A10E8">
          <w:rPr>
            <w:rStyle w:val="Hyperlink1"/>
          </w:rPr>
          <w:t xml:space="preserve"> and </w:t>
        </w:r>
        <w:proofErr w:type="spellStart"/>
        <w:r w:rsidR="00834CEC" w:rsidRPr="005A10E8">
          <w:rPr>
            <w:rStyle w:val="Hyperlink1"/>
          </w:rPr>
          <w:t>the</w:t>
        </w:r>
        <w:proofErr w:type="spellEnd"/>
        <w:r w:rsidR="00834CEC" w:rsidRPr="005A10E8">
          <w:rPr>
            <w:rStyle w:val="Hyperlink1"/>
          </w:rPr>
          <w:t xml:space="preserve"> </w:t>
        </w:r>
        <w:proofErr w:type="spellStart"/>
        <w:r w:rsidR="00834CEC" w:rsidRPr="005A10E8">
          <w:rPr>
            <w:rStyle w:val="Hyperlink1"/>
          </w:rPr>
          <w:t>expected</w:t>
        </w:r>
        <w:proofErr w:type="spellEnd"/>
        <w:r w:rsidR="00834CEC" w:rsidRPr="005A10E8">
          <w:rPr>
            <w:rStyle w:val="Hyperlink1"/>
          </w:rPr>
          <w:t xml:space="preserve"> </w:t>
        </w:r>
        <w:proofErr w:type="spellStart"/>
        <w:r w:rsidR="00834CEC" w:rsidRPr="005A10E8">
          <w:rPr>
            <w:rStyle w:val="Hyperlink1"/>
          </w:rPr>
          <w:t>sign</w:t>
        </w:r>
        <w:proofErr w:type="spellEnd"/>
        <w:r w:rsidR="00834CEC" w:rsidRPr="005A10E8">
          <w:rPr>
            <w:rStyle w:val="Hyperlink1"/>
          </w:rPr>
          <w:t>.</w:t>
        </w:r>
      </w:ins>
      <w:del w:id="111" w:author="Dr. Amy R." w:date="2023-01-28T14:34:00Z">
        <w:r w:rsidDel="00834CEC">
          <w:rPr>
            <w:rStyle w:val="Hyperlink0"/>
          </w:rPr>
          <w:delText xml:space="preserve">Before introducing our main results (Table 3 and Figure 3), </w:delText>
        </w:r>
        <w:r w:rsidDel="00834CEC">
          <w:rPr>
            <w:rStyle w:val="None"/>
            <w:b/>
            <w:bCs/>
            <w:color w:val="4A86E8"/>
            <w:u w:color="4A86E8"/>
          </w:rPr>
          <w:delText>we show our baseline models in Table 2</w:delText>
        </w:r>
        <w:r w:rsidDel="00834CEC">
          <w:rPr>
            <w:rStyle w:val="Hyperlink0"/>
          </w:rPr>
          <w:delText>. These models show the same variables considered in the main regression table but without the interaction term.</w:delText>
        </w:r>
        <w:r w:rsidDel="00834CEC">
          <w:rPr>
            <w:rStyle w:val="None"/>
            <w:color w:val="4A86E8"/>
            <w:u w:color="4A86E8"/>
            <w:vertAlign w:val="superscript"/>
          </w:rPr>
          <w:footnoteReference w:id="22"/>
        </w:r>
        <w:r w:rsidDel="00834CEC">
          <w:rPr>
            <w:rStyle w:val="Hyperlink0"/>
          </w:rPr>
          <w:delText xml:space="preserve"> </w:delText>
        </w:r>
        <w:r w:rsidDel="00834CEC">
          <w:rPr>
            <w:rStyle w:val="None"/>
            <w:b/>
            <w:bCs/>
            <w:color w:val="4A86E8"/>
            <w:u w:color="4A86E8"/>
          </w:rPr>
          <w:delText>The idea is to suggest that our main interactive results are not a statistical artifact</w:delText>
        </w:r>
        <w:r w:rsidDel="00834CEC">
          <w:rPr>
            <w:rStyle w:val="Hyperlink0"/>
          </w:rPr>
          <w:delText>. As Table 2 suggests, all relevant variables are statistically significant, have a sizable effect and the expected sign</w:delText>
        </w:r>
        <w:r w:rsidDel="00834CEC">
          <w:rPr>
            <w:rStyle w:val="None"/>
          </w:rPr>
          <w:delText>.”</w:delText>
        </w:r>
      </w:del>
      <w:r>
        <w:rPr>
          <w:rStyle w:val="None"/>
        </w:rPr>
        <w:br/>
      </w:r>
      <w:r>
        <w:rPr>
          <w:rStyle w:val="None"/>
        </w:rPr>
        <w:br/>
        <w:t>We thank you for your suggestion, and truly hope we answered to your comment satisfactorily.</w:t>
      </w:r>
    </w:p>
    <w:p w14:paraId="55AC94D8" w14:textId="77777777" w:rsidR="005C385A" w:rsidRDefault="00000000">
      <w:pPr>
        <w:pStyle w:val="Body"/>
        <w:numPr>
          <w:ilvl w:val="0"/>
          <w:numId w:val="5"/>
        </w:numPr>
        <w:spacing w:before="200" w:after="200"/>
        <w:jc w:val="both"/>
        <w:rPr>
          <w:lang w:val="ar-SA"/>
        </w:rPr>
      </w:pPr>
      <w:r>
        <w:rPr>
          <w:rStyle w:val="None"/>
          <w:rtl/>
          <w:lang w:val="ar-SA"/>
        </w:rPr>
        <w:t>“</w:t>
      </w:r>
      <w:r>
        <w:rPr>
          <w:rStyle w:val="None"/>
          <w:b/>
          <w:bCs/>
        </w:rPr>
        <w:t>In the regression table the $times$ also looks weird</w:t>
      </w:r>
      <w:r>
        <w:rPr>
          <w:rStyle w:val="None"/>
        </w:rPr>
        <w:t>.”</w:t>
      </w:r>
      <w:r>
        <w:rPr>
          <w:rStyle w:val="None"/>
        </w:rPr>
        <w:br/>
      </w:r>
      <w:r>
        <w:rPr>
          <w:rStyle w:val="None"/>
        </w:rPr>
        <w:br/>
        <w:t>Yes, we have fixed this issue. Thank you for your suggestion. Please check the table below.</w:t>
      </w:r>
      <w:r>
        <w:rPr>
          <w:rStyle w:val="None"/>
        </w:rPr>
        <w:br/>
      </w:r>
      <w:r>
        <w:rPr>
          <w:rStyle w:val="None"/>
        </w:rPr>
        <w:br/>
      </w:r>
      <w:r>
        <w:rPr>
          <w:rStyle w:val="None"/>
          <w:b/>
          <w:bCs/>
          <w:u w:val="single"/>
        </w:rPr>
        <w:t>We have edited the main regression table (now Table 3), which no longer has that typo</w:t>
      </w:r>
      <w:r>
        <w:rPr>
          <w:rStyle w:val="None"/>
        </w:rPr>
        <w:t xml:space="preserve"> (p. 17 of the revised paper):</w:t>
      </w:r>
      <w:r>
        <w:rPr>
          <w:rStyle w:val="None"/>
        </w:rPr>
        <w:br/>
      </w:r>
      <w:r>
        <w:rPr>
          <w:rStyle w:val="None"/>
        </w:rPr>
        <w:br/>
      </w:r>
      <w:r>
        <w:rPr>
          <w:rStyle w:val="None"/>
          <w:noProof/>
        </w:rPr>
        <w:drawing>
          <wp:inline distT="0" distB="0" distL="0" distR="0" wp14:anchorId="22948858" wp14:editId="373F5E54">
            <wp:extent cx="5279231" cy="1780206"/>
            <wp:effectExtent l="0" t="0" r="0" b="0"/>
            <wp:docPr id="1073741833" name="officeArt object" descr="image4.png"/>
            <wp:cNvGraphicFramePr/>
            <a:graphic xmlns:a="http://schemas.openxmlformats.org/drawingml/2006/main">
              <a:graphicData uri="http://schemas.openxmlformats.org/drawingml/2006/picture">
                <pic:pic xmlns:pic="http://schemas.openxmlformats.org/drawingml/2006/picture">
                  <pic:nvPicPr>
                    <pic:cNvPr id="1073741833" name="image4.png" descr="image4.png"/>
                    <pic:cNvPicPr>
                      <a:picLocks noChangeAspect="1"/>
                    </pic:cNvPicPr>
                  </pic:nvPicPr>
                  <pic:blipFill>
                    <a:blip r:embed="rId20"/>
                    <a:stretch>
                      <a:fillRect/>
                    </a:stretch>
                  </pic:blipFill>
                  <pic:spPr>
                    <a:xfrm>
                      <a:off x="0" y="0"/>
                      <a:ext cx="5279231" cy="1780206"/>
                    </a:xfrm>
                    <a:prstGeom prst="rect">
                      <a:avLst/>
                    </a:prstGeom>
                    <a:ln w="12700" cap="flat">
                      <a:noFill/>
                      <a:miter lim="400000"/>
                    </a:ln>
                    <a:effectLst/>
                  </pic:spPr>
                </pic:pic>
              </a:graphicData>
            </a:graphic>
          </wp:inline>
        </w:drawing>
      </w:r>
    </w:p>
    <w:p w14:paraId="58D70779" w14:textId="77777777" w:rsidR="005C385A" w:rsidRDefault="00000000">
      <w:pPr>
        <w:pStyle w:val="Body"/>
        <w:numPr>
          <w:ilvl w:val="0"/>
          <w:numId w:val="5"/>
        </w:numPr>
        <w:spacing w:before="200" w:after="200"/>
        <w:jc w:val="both"/>
        <w:rPr>
          <w:lang w:val="ar-SA"/>
        </w:rPr>
      </w:pPr>
      <w:r>
        <w:rPr>
          <w:rStyle w:val="None"/>
          <w:rtl/>
          <w:lang w:val="ar-SA"/>
        </w:rPr>
        <w:lastRenderedPageBreak/>
        <w:t>“</w:t>
      </w:r>
      <w:r>
        <w:rPr>
          <w:rStyle w:val="None"/>
          <w:b/>
          <w:bCs/>
        </w:rPr>
        <w:t>[S]</w:t>
      </w:r>
      <w:proofErr w:type="spellStart"/>
      <w:r>
        <w:rPr>
          <w:rStyle w:val="None"/>
          <w:b/>
          <w:bCs/>
        </w:rPr>
        <w:t>ince</w:t>
      </w:r>
      <w:proofErr w:type="spellEnd"/>
      <w:r>
        <w:rPr>
          <w:rStyle w:val="None"/>
          <w:b/>
          <w:bCs/>
        </w:rPr>
        <w:t xml:space="preserve"> [the equation is] not included it is in fact difficult to exactly see what is being estimated and what is being calculated</w:t>
      </w:r>
      <w:r>
        <w:rPr>
          <w:rStyle w:val="None"/>
        </w:rPr>
        <w:t>.”</w:t>
      </w:r>
      <w:r>
        <w:rPr>
          <w:rStyle w:val="None"/>
        </w:rPr>
        <w:br/>
      </w:r>
      <w:r>
        <w:rPr>
          <w:rStyle w:val="None"/>
        </w:rPr>
        <w:br/>
        <w:t>Thank you, we can</w:t>
      </w:r>
      <w:r>
        <w:rPr>
          <w:rStyle w:val="None"/>
          <w:rtl/>
        </w:rPr>
        <w:t>’</w:t>
      </w:r>
      <w:r>
        <w:rPr>
          <w:rStyle w:val="None"/>
        </w:rPr>
        <w:t xml:space="preserve">t agree more. We have now introduced </w:t>
      </w:r>
      <w:r>
        <w:rPr>
          <w:rStyle w:val="None"/>
          <w:b/>
          <w:bCs/>
        </w:rPr>
        <w:t>Equation 1</w:t>
      </w:r>
      <w:r>
        <w:rPr>
          <w:rStyle w:val="None"/>
        </w:rPr>
        <w:t xml:space="preserve"> which represents the main model (models 1, 2 and 3  in Table 3; please see p. 17 in the paper).</w:t>
      </w:r>
      <w:r>
        <w:rPr>
          <w:rStyle w:val="None"/>
        </w:rPr>
        <w:br/>
      </w:r>
      <w:r>
        <w:rPr>
          <w:rStyle w:val="None"/>
        </w:rPr>
        <w:br/>
      </w:r>
      <w:r>
        <w:rPr>
          <w:rStyle w:val="None"/>
          <w:b/>
          <w:bCs/>
          <w:u w:val="single"/>
        </w:rPr>
        <w:t>We have added the main equation that was estimated (see Equation 1 in pp. 12-13) plus a brief description</w:t>
      </w:r>
      <w:r>
        <w:rPr>
          <w:rStyle w:val="None"/>
        </w:rPr>
        <w:t>:</w:t>
      </w:r>
      <w:r>
        <w:rPr>
          <w:rStyle w:val="None"/>
        </w:rPr>
        <w:br/>
      </w:r>
      <w:r>
        <w:rPr>
          <w:rStyle w:val="None"/>
        </w:rPr>
        <w:br/>
      </w:r>
    </w:p>
    <w:p w14:paraId="4C46811A" w14:textId="4502290F" w:rsidR="005C385A" w:rsidRDefault="00000000">
      <w:pPr>
        <w:pStyle w:val="Body"/>
        <w:spacing w:before="200" w:after="200"/>
        <w:jc w:val="both"/>
        <w:rPr>
          <w:rStyle w:val="Hyperlink0"/>
        </w:rPr>
      </w:pPr>
      <w:r>
        <w:rPr>
          <w:rStyle w:val="None"/>
          <w:rtl/>
          <w:lang w:val="ar-SA"/>
        </w:rPr>
        <w:t>“</w:t>
      </w:r>
      <w:ins w:id="114" w:author="Dr. Amy R." w:date="2023-01-28T14:36:00Z">
        <w:r w:rsidR="00874DF9" w:rsidRPr="005A10E8">
          <w:rPr>
            <w:rStyle w:val="Hyperlink1"/>
          </w:rPr>
          <w:t xml:space="preserve">Following </w:t>
        </w:r>
        <w:proofErr w:type="spellStart"/>
        <w:r w:rsidR="00874DF9" w:rsidRPr="005A10E8">
          <w:rPr>
            <w:rStyle w:val="Hyperlink1"/>
          </w:rPr>
          <w:t>the</w:t>
        </w:r>
        <w:proofErr w:type="spellEnd"/>
        <w:r w:rsidR="00874DF9" w:rsidRPr="005A10E8">
          <w:rPr>
            <w:rStyle w:val="Hyperlink1"/>
          </w:rPr>
          <w:t xml:space="preserve"> </w:t>
        </w:r>
        <w:proofErr w:type="spellStart"/>
        <w:r w:rsidR="00874DF9" w:rsidRPr="005A10E8">
          <w:rPr>
            <w:rStyle w:val="Hyperlink1"/>
          </w:rPr>
          <w:t>statistical</w:t>
        </w:r>
        <w:proofErr w:type="spellEnd"/>
        <w:r w:rsidR="00874DF9" w:rsidRPr="005A10E8">
          <w:rPr>
            <w:rStyle w:val="Hyperlink1"/>
          </w:rPr>
          <w:t xml:space="preserve"> </w:t>
        </w:r>
        <w:proofErr w:type="spellStart"/>
        <w:r w:rsidR="00874DF9" w:rsidRPr="005A10E8">
          <w:rPr>
            <w:rStyle w:val="Hyperlink1"/>
          </w:rPr>
          <w:t>literature</w:t>
        </w:r>
        <w:proofErr w:type="spellEnd"/>
        <w:r w:rsidR="00874DF9" w:rsidRPr="005A10E8">
          <w:rPr>
            <w:rStyle w:val="Hyperlink1"/>
          </w:rPr>
          <w:t xml:space="preserve">, </w:t>
        </w:r>
        <w:proofErr w:type="spellStart"/>
        <w:r w:rsidR="00874DF9" w:rsidRPr="005A10E8">
          <w:rPr>
            <w:rStyle w:val="Hyperlink1"/>
          </w:rPr>
          <w:t>we</w:t>
        </w:r>
        <w:proofErr w:type="spellEnd"/>
        <w:r w:rsidR="00874DF9" w:rsidRPr="005A10E8">
          <w:rPr>
            <w:rStyle w:val="Hyperlink1"/>
          </w:rPr>
          <w:t xml:space="preserve"> </w:t>
        </w:r>
        <w:proofErr w:type="spellStart"/>
        <w:r w:rsidR="00874DF9" w:rsidRPr="005A10E8">
          <w:rPr>
            <w:rStyle w:val="Hyperlink1"/>
          </w:rPr>
          <w:t>identify</w:t>
        </w:r>
        <w:proofErr w:type="spellEnd"/>
        <w:r w:rsidR="00874DF9" w:rsidRPr="005A10E8">
          <w:rPr>
            <w:rStyle w:val="Hyperlink1"/>
          </w:rPr>
          <w:t xml:space="preserve"> </w:t>
        </w:r>
        <w:proofErr w:type="spellStart"/>
        <w:r w:rsidR="00874DF9" w:rsidRPr="005A10E8">
          <w:rPr>
            <w:rStyle w:val="Hyperlink1"/>
          </w:rPr>
          <w:t>the</w:t>
        </w:r>
        <w:proofErr w:type="spellEnd"/>
        <w:r w:rsidR="00874DF9" w:rsidRPr="005A10E8">
          <w:rPr>
            <w:rStyle w:val="Hyperlink1"/>
          </w:rPr>
          <w:t xml:space="preserve"> data-</w:t>
        </w:r>
        <w:proofErr w:type="spellStart"/>
        <w:r w:rsidR="00874DF9" w:rsidRPr="005A10E8">
          <w:rPr>
            <w:rStyle w:val="Hyperlink1"/>
          </w:rPr>
          <w:t>generating</w:t>
        </w:r>
        <w:proofErr w:type="spellEnd"/>
        <w:r w:rsidR="00874DF9" w:rsidRPr="005A10E8">
          <w:rPr>
            <w:rStyle w:val="Hyperlink1"/>
          </w:rPr>
          <w:t xml:space="preserve"> </w:t>
        </w:r>
        <w:proofErr w:type="spellStart"/>
        <w:r w:rsidR="00874DF9" w:rsidRPr="005A10E8">
          <w:rPr>
            <w:rStyle w:val="Hyperlink1"/>
          </w:rPr>
          <w:t>process</w:t>
        </w:r>
        <w:proofErr w:type="spellEnd"/>
        <w:r w:rsidR="00874DF9" w:rsidRPr="005A10E8">
          <w:rPr>
            <w:rStyle w:val="Hyperlink1"/>
          </w:rPr>
          <w:t xml:space="preserve"> </w:t>
        </w:r>
        <w:proofErr w:type="spellStart"/>
        <w:r w:rsidR="00874DF9" w:rsidRPr="005A10E8">
          <w:rPr>
            <w:rStyle w:val="Hyperlink1"/>
          </w:rPr>
          <w:t>of</w:t>
        </w:r>
        <w:proofErr w:type="spellEnd"/>
        <w:r w:rsidR="00874DF9" w:rsidRPr="005A10E8">
          <w:rPr>
            <w:rStyle w:val="Hyperlink1"/>
          </w:rPr>
          <w:t xml:space="preserve"> </w:t>
        </w:r>
        <w:proofErr w:type="spellStart"/>
        <w:r w:rsidR="00874DF9" w:rsidRPr="005A10E8">
          <w:rPr>
            <w:rStyle w:val="Hyperlink1"/>
          </w:rPr>
          <w:t>the</w:t>
        </w:r>
        <w:proofErr w:type="spellEnd"/>
        <w:r w:rsidR="00874DF9" w:rsidRPr="005A10E8">
          <w:rPr>
            <w:rStyle w:val="Hyperlink1"/>
          </w:rPr>
          <w:t xml:space="preserve"> </w:t>
        </w:r>
        <w:proofErr w:type="spellStart"/>
        <w:r w:rsidR="00874DF9" w:rsidRPr="005A10E8">
          <w:rPr>
            <w:rStyle w:val="Hyperlink1"/>
          </w:rPr>
          <w:t>dependent</w:t>
        </w:r>
        <w:proofErr w:type="spellEnd"/>
        <w:r w:rsidR="00874DF9" w:rsidRPr="005A10E8">
          <w:rPr>
            <w:rStyle w:val="Hyperlink1"/>
          </w:rPr>
          <w:t xml:space="preserve"> variable as a Poisson </w:t>
        </w:r>
        <w:proofErr w:type="spellStart"/>
        <w:r w:rsidR="00874DF9" w:rsidRPr="005A10E8">
          <w:rPr>
            <w:rStyle w:val="Hyperlink1"/>
          </w:rPr>
          <w:t>process</w:t>
        </w:r>
        <w:proofErr w:type="spellEnd"/>
        <w:r w:rsidR="00874DF9" w:rsidRPr="005A10E8">
          <w:rPr>
            <w:rStyle w:val="Hyperlink1"/>
          </w:rPr>
          <w:t xml:space="preserve"> </w:t>
        </w:r>
        <w:r w:rsidR="00874DF9">
          <w:fldChar w:fldCharType="begin"/>
        </w:r>
        <w:r w:rsidR="00874DF9">
          <w:instrText>HYPERLINK "https://www.zotero.org/google-docs/?LOZfaA"</w:instrText>
        </w:r>
        <w:r w:rsidR="00874DF9">
          <w:fldChar w:fldCharType="separate"/>
        </w:r>
        <w:r w:rsidR="00874DF9" w:rsidRPr="005A10E8">
          <w:rPr>
            <w:rStyle w:val="Hyperlink1"/>
          </w:rPr>
          <w:t>(Long, 1997)</w:t>
        </w:r>
        <w:r w:rsidR="00874DF9">
          <w:rPr>
            <w:rStyle w:val="Hyperlink1"/>
          </w:rPr>
          <w:fldChar w:fldCharType="end"/>
        </w:r>
        <w:r w:rsidR="00874DF9" w:rsidRPr="005A10E8">
          <w:rPr>
            <w:rStyle w:val="Hyperlink1"/>
          </w:rPr>
          <w:t>.</w:t>
        </w:r>
        <w:r w:rsidR="00874DF9" w:rsidRPr="005A10E8">
          <w:rPr>
            <w:rStyle w:val="None"/>
            <w:vertAlign w:val="superscript"/>
          </w:rPr>
          <w:footnoteReference w:id="23"/>
        </w:r>
      </w:ins>
      <w:ins w:id="117" w:author="Dr. Amy R." w:date="2023-01-28T14:37:00Z">
        <w:r w:rsidR="00874DF9">
          <w:rPr>
            <w:rStyle w:val="Hyperlink1"/>
          </w:rPr>
          <w:t xml:space="preserve"> </w:t>
        </w:r>
      </w:ins>
      <w:ins w:id="118" w:author="Dr. Amy R." w:date="2023-01-28T14:38:00Z">
        <w:r w:rsidR="00874DF9">
          <w:rPr>
            <w:rStyle w:val="Hyperlink1"/>
          </w:rPr>
          <w:t xml:space="preserve">[…] </w:t>
        </w:r>
      </w:ins>
      <w:ins w:id="119" w:author="Dr. Amy R." w:date="2023-01-28T14:37:00Z">
        <w:r w:rsidR="00874DF9" w:rsidRPr="005A10E8">
          <w:rPr>
            <w:rStyle w:val="Hyperlink1"/>
          </w:rPr>
          <w:t xml:space="preserve">More </w:t>
        </w:r>
        <w:proofErr w:type="spellStart"/>
        <w:r w:rsidR="00874DF9" w:rsidRPr="005A10E8">
          <w:rPr>
            <w:rStyle w:val="Hyperlink1"/>
          </w:rPr>
          <w:t>formally</w:t>
        </w:r>
        <w:proofErr w:type="spellEnd"/>
        <w:r w:rsidR="00874DF9" w:rsidRPr="005A10E8">
          <w:rPr>
            <w:rStyle w:val="Hyperlink1"/>
          </w:rPr>
          <w:t xml:space="preserve">, </w:t>
        </w:r>
        <w:proofErr w:type="spellStart"/>
        <w:r w:rsidR="00874DF9" w:rsidRPr="005A10E8">
          <w:rPr>
            <w:rStyle w:val="Hyperlink1"/>
          </w:rPr>
          <w:t>we</w:t>
        </w:r>
        <w:proofErr w:type="spellEnd"/>
        <w:r w:rsidR="00874DF9" w:rsidRPr="005A10E8">
          <w:rPr>
            <w:rStyle w:val="Hyperlink1"/>
          </w:rPr>
          <w:t xml:space="preserve"> </w:t>
        </w:r>
        <w:proofErr w:type="spellStart"/>
        <w:r w:rsidR="00874DF9" w:rsidRPr="005A10E8">
          <w:rPr>
            <w:rStyle w:val="Hyperlink1"/>
          </w:rPr>
          <w:t>fit</w:t>
        </w:r>
        <w:proofErr w:type="spellEnd"/>
        <w:r w:rsidR="00874DF9" w:rsidRPr="005A10E8">
          <w:rPr>
            <w:rStyle w:val="Hyperlink1"/>
          </w:rPr>
          <w:t xml:space="preserve"> </w:t>
        </w:r>
        <w:proofErr w:type="spellStart"/>
        <w:r w:rsidR="00874DF9" w:rsidRPr="005A10E8">
          <w:rPr>
            <w:rStyle w:val="Hyperlink1"/>
          </w:rPr>
          <w:t>the</w:t>
        </w:r>
        <w:proofErr w:type="spellEnd"/>
        <w:r w:rsidR="00874DF9" w:rsidRPr="005A10E8">
          <w:rPr>
            <w:rStyle w:val="Hyperlink1"/>
          </w:rPr>
          <w:t xml:space="preserve"> </w:t>
        </w:r>
        <w:proofErr w:type="spellStart"/>
        <w:r w:rsidR="00874DF9" w:rsidRPr="005A10E8">
          <w:rPr>
            <w:rStyle w:val="Hyperlink1"/>
          </w:rPr>
          <w:t>following</w:t>
        </w:r>
        <w:proofErr w:type="spellEnd"/>
        <w:r w:rsidR="00874DF9" w:rsidRPr="005A10E8">
          <w:rPr>
            <w:rStyle w:val="Hyperlink1"/>
          </w:rPr>
          <w:t xml:space="preserve"> Poisson </w:t>
        </w:r>
        <w:proofErr w:type="spellStart"/>
        <w:r w:rsidR="00874DF9" w:rsidRPr="005A10E8">
          <w:rPr>
            <w:rStyle w:val="Hyperlink1"/>
          </w:rPr>
          <w:t>model</w:t>
        </w:r>
        <w:proofErr w:type="spellEnd"/>
        <w:r w:rsidR="00874DF9" w:rsidDel="00874DF9">
          <w:rPr>
            <w:rStyle w:val="Hyperlink0"/>
          </w:rPr>
          <w:t xml:space="preserve"> </w:t>
        </w:r>
      </w:ins>
      <w:del w:id="120" w:author="Dr. Amy R." w:date="2023-01-28T14:36:00Z">
        <w:r w:rsidDel="00874DF9">
          <w:rPr>
            <w:rStyle w:val="Hyperlink0"/>
          </w:rPr>
          <w:delText xml:space="preserve">Following the statistical literature, we identify the data-generating process of the dependent variable as a Poisson process </w:delText>
        </w:r>
        <w:r w:rsidDel="00874DF9">
          <w:fldChar w:fldCharType="begin"/>
        </w:r>
        <w:r w:rsidDel="00874DF9">
          <w:delInstrText>HYPERLINK "https://www.zotero.org/google-docs/?LOZfaA"</w:delInstrText>
        </w:r>
        <w:r w:rsidDel="00874DF9">
          <w:fldChar w:fldCharType="separate"/>
        </w:r>
        <w:r w:rsidDel="00874DF9">
          <w:rPr>
            <w:rStyle w:val="Hyperlink0"/>
          </w:rPr>
          <w:delText>(Long, 1997)</w:delText>
        </w:r>
        <w:r w:rsidDel="00874DF9">
          <w:rPr>
            <w:rStyle w:val="Hyperlink0"/>
          </w:rPr>
          <w:fldChar w:fldCharType="end"/>
        </w:r>
        <w:r w:rsidDel="00874DF9">
          <w:rPr>
            <w:rStyle w:val="Hyperlink0"/>
          </w:rPr>
          <w:delText xml:space="preserve"> </w:delText>
        </w:r>
        <w:r w:rsidDel="00874DF9">
          <w:rPr>
            <w:rStyle w:val="None"/>
            <w:lang w:val="pt-PT"/>
          </w:rPr>
          <w:delText>[...]</w:delText>
        </w:r>
        <w:r w:rsidDel="00874DF9">
          <w:rPr>
            <w:rStyle w:val="Hyperlink0"/>
          </w:rPr>
          <w:delText xml:space="preserve"> More formally, we fit the following Poisson model,</w:delText>
        </w:r>
      </w:del>
    </w:p>
    <w:tbl>
      <w:tblPr>
        <w:tblW w:w="899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572"/>
        <w:gridCol w:w="427"/>
      </w:tblGrid>
      <w:tr w:rsidR="005C385A" w14:paraId="1C596E2D" w14:textId="77777777">
        <w:trPr>
          <w:trHeight w:val="2639"/>
          <w:jc w:val="center"/>
        </w:trPr>
        <w:tc>
          <w:tcPr>
            <w:tcW w:w="8572" w:type="dxa"/>
            <w:tcBorders>
              <w:top w:val="single" w:sz="8" w:space="0" w:color="FCFCFC"/>
              <w:left w:val="single" w:sz="8" w:space="0" w:color="FCFCFC"/>
              <w:bottom w:val="single" w:sz="8" w:space="0" w:color="FCFCFC"/>
              <w:right w:val="single" w:sz="8" w:space="0" w:color="FCFCFC"/>
            </w:tcBorders>
            <w:shd w:val="clear" w:color="auto" w:fill="auto"/>
            <w:tcMar>
              <w:top w:w="80" w:type="dxa"/>
              <w:left w:w="80" w:type="dxa"/>
              <w:bottom w:w="80" w:type="dxa"/>
              <w:right w:w="80" w:type="dxa"/>
            </w:tcMar>
          </w:tcPr>
          <w:p w14:paraId="47D39B9C" w14:textId="77777777" w:rsidR="005C385A" w:rsidRDefault="00000000">
            <w:pPr>
              <w:pStyle w:val="Body"/>
              <w:spacing w:before="200" w:after="200"/>
              <w:jc w:val="both"/>
            </w:pPr>
            <w:r>
              <w:rPr>
                <w:rStyle w:val="Hyperlink1"/>
                <w:noProof/>
              </w:rPr>
              <w:drawing>
                <wp:inline distT="0" distB="0" distL="0" distR="0" wp14:anchorId="15128580" wp14:editId="02982FD5">
                  <wp:extent cx="4707731" cy="1196502"/>
                  <wp:effectExtent l="0" t="0" r="0" b="0"/>
                  <wp:docPr id="1073741834" name="officeArt object" descr="image6.png"/>
                  <wp:cNvGraphicFramePr/>
                  <a:graphic xmlns:a="http://schemas.openxmlformats.org/drawingml/2006/main">
                    <a:graphicData uri="http://schemas.openxmlformats.org/drawingml/2006/picture">
                      <pic:pic xmlns:pic="http://schemas.openxmlformats.org/drawingml/2006/picture">
                        <pic:nvPicPr>
                          <pic:cNvPr id="1073741834" name="image6.png" descr="image6.png"/>
                          <pic:cNvPicPr>
                            <a:picLocks noChangeAspect="1"/>
                          </pic:cNvPicPr>
                        </pic:nvPicPr>
                        <pic:blipFill>
                          <a:blip r:embed="rId21"/>
                          <a:stretch>
                            <a:fillRect/>
                          </a:stretch>
                        </pic:blipFill>
                        <pic:spPr>
                          <a:xfrm>
                            <a:off x="0" y="0"/>
                            <a:ext cx="4707731" cy="1196502"/>
                          </a:xfrm>
                          <a:prstGeom prst="rect">
                            <a:avLst/>
                          </a:prstGeom>
                          <a:ln w="12700" cap="flat">
                            <a:noFill/>
                            <a:miter lim="400000"/>
                          </a:ln>
                          <a:effectLst/>
                        </pic:spPr>
                      </pic:pic>
                    </a:graphicData>
                  </a:graphic>
                </wp:inline>
              </w:drawing>
            </w:r>
          </w:p>
        </w:tc>
        <w:tc>
          <w:tcPr>
            <w:tcW w:w="427" w:type="dxa"/>
            <w:tcBorders>
              <w:top w:val="single" w:sz="8" w:space="0" w:color="FCFCFC"/>
              <w:left w:val="single" w:sz="8" w:space="0" w:color="FCFCFC"/>
              <w:bottom w:val="single" w:sz="8" w:space="0" w:color="FCFCFC"/>
              <w:right w:val="single" w:sz="8" w:space="0" w:color="FCFCFC"/>
            </w:tcBorders>
            <w:shd w:val="clear" w:color="auto" w:fill="auto"/>
            <w:tcMar>
              <w:top w:w="80" w:type="dxa"/>
              <w:left w:w="80" w:type="dxa"/>
              <w:bottom w:w="80" w:type="dxa"/>
              <w:right w:w="80" w:type="dxa"/>
            </w:tcMar>
            <w:vAlign w:val="center"/>
          </w:tcPr>
          <w:p w14:paraId="1C058F5C" w14:textId="77777777" w:rsidR="005C385A" w:rsidRDefault="00000000">
            <w:pPr>
              <w:pStyle w:val="Body"/>
              <w:widowControl w:val="0"/>
              <w:spacing w:before="200" w:after="200"/>
            </w:pPr>
            <w:r>
              <w:rPr>
                <w:rStyle w:val="Hyperlink1"/>
                <w:color w:val="4A86E8"/>
                <w:sz w:val="18"/>
                <w:szCs w:val="18"/>
                <w:u w:color="4A86E8"/>
              </w:rPr>
              <w:t>(1)</w:t>
            </w:r>
          </w:p>
        </w:tc>
      </w:tr>
    </w:tbl>
    <w:p w14:paraId="2DE47F34" w14:textId="77777777" w:rsidR="005C385A" w:rsidRDefault="005C385A">
      <w:pPr>
        <w:pStyle w:val="Body"/>
        <w:widowControl w:val="0"/>
        <w:spacing w:before="200" w:after="200" w:line="240" w:lineRule="auto"/>
        <w:jc w:val="center"/>
        <w:rPr>
          <w:rStyle w:val="Hyperlink0"/>
        </w:rPr>
      </w:pPr>
    </w:p>
    <w:p w14:paraId="4D255D95" w14:textId="77777777" w:rsidR="00874DF9" w:rsidRPr="005A10E8" w:rsidRDefault="00874DF9" w:rsidP="00874DF9">
      <w:pPr>
        <w:pStyle w:val="Body"/>
        <w:spacing w:before="200" w:after="200"/>
        <w:jc w:val="both"/>
        <w:rPr>
          <w:ins w:id="121" w:author="Dr. Amy R." w:date="2023-01-28T14:39:00Z"/>
        </w:rPr>
      </w:pPr>
      <w:ins w:id="122" w:author="Dr. Amy R." w:date="2023-01-28T14:39:00Z">
        <w:r w:rsidRPr="005A10E8">
          <w:rPr>
            <w:rStyle w:val="Hyperlink1"/>
          </w:rPr>
          <w:t xml:space="preserve">where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number</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Votes </w:t>
        </w:r>
        <w:proofErr w:type="spellStart"/>
        <w:r w:rsidRPr="005A10E8">
          <w:rPr>
            <w:rStyle w:val="Hyperlink1"/>
          </w:rPr>
          <w:t>of</w:t>
        </w:r>
        <w:proofErr w:type="spellEnd"/>
        <w:r w:rsidRPr="005A10E8">
          <w:rPr>
            <w:rStyle w:val="Hyperlink1"/>
          </w:rPr>
          <w:t xml:space="preserve"> </w:t>
        </w:r>
        <w:proofErr w:type="spellStart"/>
        <w:r w:rsidRPr="005A10E8">
          <w:rPr>
            <w:rStyle w:val="Hyperlink1"/>
          </w:rPr>
          <w:t>every</w:t>
        </w:r>
        <w:proofErr w:type="spellEnd"/>
        <w:r w:rsidRPr="005A10E8">
          <w:rPr>
            <w:rStyle w:val="Hyperlink1"/>
          </w:rPr>
          <w:t xml:space="preserve"> candidate </w:t>
        </w:r>
        <w:r w:rsidRPr="005A10E8">
          <w:rPr>
            <w:rStyle w:val="None"/>
            <w:i/>
            <w:iCs/>
          </w:rPr>
          <w:t>i</w:t>
        </w:r>
        <w:r w:rsidRPr="005A10E8">
          <w:rPr>
            <w:rStyle w:val="Hyperlink1"/>
          </w:rPr>
          <w:t xml:space="preserve"> </w:t>
        </w:r>
        <w:proofErr w:type="spellStart"/>
        <w:r w:rsidRPr="005A10E8">
          <w:rPr>
            <w:rStyle w:val="Hyperlink1"/>
          </w:rPr>
          <w:t>is</w:t>
        </w:r>
        <w:proofErr w:type="spellEnd"/>
        <w:r w:rsidRPr="005A10E8">
          <w:rPr>
            <w:rStyle w:val="Hyperlink1"/>
          </w:rPr>
          <w:t xml:space="preserve"> </w:t>
        </w:r>
        <w:proofErr w:type="spellStart"/>
        <w:r w:rsidRPr="005A10E8">
          <w:rPr>
            <w:rStyle w:val="Hyperlink1"/>
          </w:rPr>
          <w:t>estimated</w:t>
        </w:r>
        <w:proofErr w:type="spellEnd"/>
        <w:r w:rsidRPr="005A10E8">
          <w:rPr>
            <w:rStyle w:val="Hyperlink1"/>
          </w:rPr>
          <w:t xml:space="preserve"> as a </w:t>
        </w:r>
        <w:proofErr w:type="spellStart"/>
        <w:r w:rsidRPr="005A10E8">
          <w:rPr>
            <w:rStyle w:val="Hyperlink1"/>
          </w:rPr>
          <w:t>function</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interaction</w:t>
        </w:r>
        <w:proofErr w:type="spellEnd"/>
        <w:r w:rsidRPr="005A10E8">
          <w:rPr>
            <w:rStyle w:val="Hyperlink1"/>
          </w:rPr>
          <w:t xml:space="preserve"> </w:t>
        </w:r>
        <w:proofErr w:type="spellStart"/>
        <w:r w:rsidRPr="005A10E8">
          <w:rPr>
            <w:rStyle w:val="Hyperlink1"/>
          </w:rPr>
          <w:t>between</w:t>
        </w:r>
        <w:proofErr w:type="spellEnd"/>
        <w:r w:rsidRPr="005A10E8">
          <w:rPr>
            <w:rStyle w:val="Hyperlink1"/>
          </w:rPr>
          <w:t xml:space="preserve"> </w:t>
        </w:r>
        <w:proofErr w:type="spellStart"/>
        <w:r w:rsidRPr="005A10E8">
          <w:rPr>
            <w:rStyle w:val="Hyperlink1"/>
          </w:rPr>
          <w:t>the</w:t>
        </w:r>
        <w:proofErr w:type="spellEnd"/>
        <w:r w:rsidRPr="005A10E8">
          <w:rPr>
            <w:rStyle w:val="Hyperlink1"/>
          </w:rPr>
          <w:t xml:space="preserve"> </w:t>
        </w:r>
        <w:proofErr w:type="spellStart"/>
        <w:r w:rsidRPr="005A10E8">
          <w:rPr>
            <w:rStyle w:val="Hyperlink1"/>
          </w:rPr>
          <w:t>levels</w:t>
        </w:r>
        <w:proofErr w:type="spellEnd"/>
        <w:r w:rsidRPr="005A10E8">
          <w:rPr>
            <w:rStyle w:val="Hyperlink1"/>
          </w:rPr>
          <w:t xml:space="preserve"> </w:t>
        </w:r>
        <w:proofErr w:type="spellStart"/>
        <w:r w:rsidRPr="005A10E8">
          <w:rPr>
            <w:rStyle w:val="Hyperlink1"/>
          </w:rPr>
          <w:t>of</w:t>
        </w:r>
        <w:proofErr w:type="spellEnd"/>
        <w:r w:rsidRPr="005A10E8">
          <w:rPr>
            <w:rStyle w:val="Hyperlink1"/>
          </w:rPr>
          <w:t xml:space="preserve"> </w:t>
        </w:r>
        <w:proofErr w:type="spellStart"/>
        <w:r w:rsidRPr="005A10E8">
          <w:rPr>
            <w:rStyle w:val="Hyperlink1"/>
          </w:rPr>
          <w:t>Appearance-Occupation</w:t>
        </w:r>
        <w:proofErr w:type="spellEnd"/>
        <w:r w:rsidRPr="005A10E8">
          <w:rPr>
            <w:rStyle w:val="Hyperlink1"/>
          </w:rPr>
          <w:t xml:space="preserve"> </w:t>
        </w:r>
        <w:proofErr w:type="spellStart"/>
        <w:r w:rsidRPr="005A10E8">
          <w:rPr>
            <w:rStyle w:val="Hyperlink1"/>
          </w:rPr>
          <w:t>Congruence</w:t>
        </w:r>
        <w:proofErr w:type="spellEnd"/>
        <w:r w:rsidRPr="005A10E8">
          <w:rPr>
            <w:rStyle w:val="Hyperlink1"/>
          </w:rPr>
          <w:t xml:space="preserve"> and Social </w:t>
        </w:r>
        <w:proofErr w:type="spellStart"/>
        <w:r w:rsidRPr="005A10E8">
          <w:rPr>
            <w:rStyle w:val="Hyperlink1"/>
          </w:rPr>
          <w:t>Class</w:t>
        </w:r>
        <w:proofErr w:type="spellEnd"/>
        <w:r>
          <w:rPr>
            <w:rStyle w:val="Hyperlink1"/>
          </w:rPr>
          <w:t>,</w:t>
        </w:r>
        <w:r w:rsidRPr="005A10E8">
          <w:rPr>
            <w:rStyle w:val="Hyperlink1"/>
          </w:rPr>
          <w:t xml:space="preserve"> </w:t>
        </w:r>
        <w:proofErr w:type="spellStart"/>
        <w:r w:rsidRPr="005A10E8">
          <w:rPr>
            <w:rStyle w:val="Hyperlink1"/>
          </w:rPr>
          <w:t>for</w:t>
        </w:r>
        <w:proofErr w:type="spellEnd"/>
        <w:r w:rsidRPr="005A10E8">
          <w:rPr>
            <w:rStyle w:val="Hyperlink1"/>
          </w:rPr>
          <w:t xml:space="preserve"> </w:t>
        </w:r>
        <w:proofErr w:type="spellStart"/>
        <w:r w:rsidRPr="005A10E8">
          <w:rPr>
            <w:rStyle w:val="Hyperlink1"/>
          </w:rPr>
          <w:t>every</w:t>
        </w:r>
        <w:proofErr w:type="spellEnd"/>
        <w:r w:rsidRPr="005A10E8">
          <w:rPr>
            <w:rStyle w:val="Hyperlink1"/>
          </w:rPr>
          <w:t xml:space="preserve"> candidate </w:t>
        </w:r>
        <w:r w:rsidRPr="005A10E8">
          <w:rPr>
            <w:rStyle w:val="None"/>
            <w:i/>
            <w:iCs/>
          </w:rPr>
          <w:t>i</w:t>
        </w:r>
        <w:r w:rsidRPr="005A10E8">
          <w:rPr>
            <w:rStyle w:val="Hyperlink1"/>
          </w:rPr>
          <w:t xml:space="preserve"> (</w:t>
        </w:r>
        <w:proofErr w:type="spellStart"/>
        <w:r w:rsidRPr="005A10E8">
          <w:rPr>
            <w:rStyle w:val="Hyperlink1"/>
          </w:rPr>
          <w:t>captured</w:t>
        </w:r>
        <w:proofErr w:type="spellEnd"/>
        <w:r w:rsidRPr="005A10E8">
          <w:rPr>
            <w:rStyle w:val="Hyperlink1"/>
          </w:rPr>
          <w:t xml:space="preserve"> </w:t>
        </w:r>
        <w:proofErr w:type="spellStart"/>
        <w:r w:rsidRPr="005A10E8">
          <w:rPr>
            <w:rStyle w:val="Hyperlink1"/>
          </w:rPr>
          <w:t>by</w:t>
        </w:r>
        <w:proofErr w:type="spellEnd"/>
        <w:r w:rsidRPr="005A10E8">
          <w:rPr>
            <w:rStyle w:val="Hyperlink1"/>
          </w:rPr>
          <w:t xml:space="preserve"> </w:t>
        </w:r>
        <w:proofErr w:type="spellStart"/>
        <w:r w:rsidRPr="005A10E8">
          <w:rPr>
            <w:rStyle w:val="Hyperlink1"/>
          </w:rPr>
          <w:t>coefficient</w:t>
        </w:r>
        <w:proofErr w:type="spellEnd"/>
        <w:r w:rsidRPr="005A10E8">
          <w:rPr>
            <w:rStyle w:val="Hyperlink1"/>
          </w:rPr>
          <w:t xml:space="preserve"> </w:t>
        </w:r>
      </w:ins>
      <m:oMath>
        <m:sSub>
          <m:sSubPr>
            <m:ctrlPr>
              <w:ins w:id="123" w:author="Dr. Amy R." w:date="2023-01-28T14:39:00Z">
                <w:rPr>
                  <w:rFonts w:ascii="Cambria Math" w:hAnsi="Cambria Math"/>
                </w:rPr>
              </w:ins>
            </m:ctrlPr>
          </m:sSubPr>
          <m:e>
            <m:r>
              <w:ins w:id="124" w:author="Dr. Amy R." w:date="2023-01-28T14:39:00Z">
                <w:rPr>
                  <w:rFonts w:ascii="Cambria Math" w:hAnsi="Cambria Math"/>
                  <w:sz w:val="27"/>
                  <w:szCs w:val="27"/>
                </w:rPr>
                <m:t>β</m:t>
              </w:ins>
            </m:r>
          </m:e>
          <m:sub>
            <m:r>
              <w:ins w:id="125" w:author="Dr. Amy R." w:date="2023-01-28T14:39:00Z">
                <w:rPr>
                  <w:rFonts w:ascii="Cambria Math" w:hAnsi="Cambria Math"/>
                  <w:sz w:val="27"/>
                  <w:szCs w:val="27"/>
                </w:rPr>
                <m:t>1</m:t>
              </w:ins>
            </m:r>
          </m:sub>
        </m:sSub>
      </m:oMath>
      <w:ins w:id="126" w:author="Dr. Amy R." w:date="2023-01-28T14:39:00Z">
        <w:r w:rsidRPr="005A10E8">
          <w:rPr>
            <w:rStyle w:val="Hyperlink1"/>
          </w:rPr>
          <w:t xml:space="preserve">), the age of candidate </w:t>
        </w:r>
        <w:r w:rsidRPr="005A10E8">
          <w:rPr>
            <w:rStyle w:val="None"/>
            <w:i/>
            <w:iCs/>
          </w:rPr>
          <w:t>i</w:t>
        </w:r>
        <w:r w:rsidRPr="005A10E8">
          <w:rPr>
            <w:rStyle w:val="Hyperlink1"/>
          </w:rPr>
          <w:t xml:space="preserve"> (</w:t>
        </w:r>
        <w:proofErr w:type="spellStart"/>
        <w:r w:rsidRPr="005A10E8">
          <w:rPr>
            <w:rStyle w:val="Hyperlink1"/>
          </w:rPr>
          <w:t>captured</w:t>
        </w:r>
        <w:proofErr w:type="spellEnd"/>
        <w:r w:rsidRPr="005A10E8">
          <w:rPr>
            <w:rStyle w:val="Hyperlink1"/>
          </w:rPr>
          <w:t xml:space="preserve"> </w:t>
        </w:r>
        <w:proofErr w:type="spellStart"/>
        <w:r w:rsidRPr="005A10E8">
          <w:rPr>
            <w:rStyle w:val="Hyperlink1"/>
          </w:rPr>
          <w:t>by</w:t>
        </w:r>
        <w:proofErr w:type="spellEnd"/>
        <w:r w:rsidRPr="005A10E8">
          <w:rPr>
            <w:rStyle w:val="Hyperlink1"/>
          </w:rPr>
          <w:t xml:space="preserve"> </w:t>
        </w:r>
        <w:proofErr w:type="spellStart"/>
        <w:r w:rsidRPr="005A10E8">
          <w:rPr>
            <w:rStyle w:val="Hyperlink1"/>
          </w:rPr>
          <w:t>coefficient</w:t>
        </w:r>
        <w:proofErr w:type="spellEnd"/>
        <w:r w:rsidRPr="005A10E8">
          <w:rPr>
            <w:rStyle w:val="Hyperlink1"/>
          </w:rPr>
          <w:t xml:space="preserve"> </w:t>
        </w:r>
      </w:ins>
      <m:oMath>
        <m:sSub>
          <m:sSubPr>
            <m:ctrlPr>
              <w:ins w:id="127" w:author="Dr. Amy R." w:date="2023-01-28T14:39:00Z">
                <w:rPr>
                  <w:rFonts w:ascii="Cambria Math" w:hAnsi="Cambria Math"/>
                </w:rPr>
              </w:ins>
            </m:ctrlPr>
          </m:sSubPr>
          <m:e>
            <m:r>
              <w:ins w:id="128" w:author="Dr. Amy R." w:date="2023-01-28T14:39:00Z">
                <w:rPr>
                  <w:rFonts w:ascii="Cambria Math" w:hAnsi="Cambria Math"/>
                  <w:sz w:val="25"/>
                  <w:szCs w:val="25"/>
                </w:rPr>
                <m:t>β</m:t>
              </w:ins>
            </m:r>
          </m:e>
          <m:sub>
            <m:r>
              <w:ins w:id="129" w:author="Dr. Amy R." w:date="2023-01-28T14:39:00Z">
                <w:rPr>
                  <w:rFonts w:ascii="Cambria Math" w:hAnsi="Cambria Math"/>
                  <w:sz w:val="25"/>
                  <w:szCs w:val="25"/>
                </w:rPr>
                <m:t>2</m:t>
              </w:ins>
            </m:r>
          </m:sub>
        </m:sSub>
      </m:oMath>
      <w:ins w:id="130" w:author="Dr. Amy R." w:date="2023-01-28T14:39:00Z">
        <w:r w:rsidRPr="005A10E8">
          <w:rPr>
            <w:rStyle w:val="Hyperlink1"/>
          </w:rPr>
          <w:t xml:space="preserve">), plus the Party of candidate </w:t>
        </w:r>
        <w:r w:rsidRPr="005A10E8">
          <w:rPr>
            <w:rStyle w:val="None"/>
            <w:i/>
            <w:iCs/>
          </w:rPr>
          <w:t>i</w:t>
        </w:r>
        <w:r w:rsidRPr="005A10E8">
          <w:rPr>
            <w:rStyle w:val="Hyperlink1"/>
          </w:rPr>
          <w:t xml:space="preserve"> and </w:t>
        </w:r>
        <w:proofErr w:type="spellStart"/>
        <w:r w:rsidRPr="005A10E8">
          <w:rPr>
            <w:rStyle w:val="Hyperlink1"/>
          </w:rPr>
          <w:t>the</w:t>
        </w:r>
        <w:proofErr w:type="spellEnd"/>
        <w:r w:rsidRPr="005A10E8">
          <w:rPr>
            <w:rStyle w:val="Hyperlink1"/>
          </w:rPr>
          <w:t xml:space="preserve"> City where candidate </w:t>
        </w:r>
        <w:r w:rsidRPr="005A10E8">
          <w:rPr>
            <w:rStyle w:val="None"/>
            <w:i/>
            <w:iCs/>
          </w:rPr>
          <w:t>i</w:t>
        </w:r>
        <w:r w:rsidRPr="005A10E8">
          <w:rPr>
            <w:rStyle w:val="Hyperlink1"/>
          </w:rPr>
          <w:t xml:space="preserve"> </w:t>
        </w:r>
        <w:proofErr w:type="spellStart"/>
        <w:r w:rsidRPr="005A10E8">
          <w:rPr>
            <w:rStyle w:val="Hyperlink1"/>
          </w:rPr>
          <w:t>ran</w:t>
        </w:r>
        <w:proofErr w:type="spellEnd"/>
        <w:r w:rsidRPr="005A10E8">
          <w:rPr>
            <w:rStyle w:val="Hyperlink1"/>
          </w:rPr>
          <w:t xml:space="preserve"> (</w:t>
        </w:r>
        <w:proofErr w:type="spellStart"/>
        <w:r w:rsidRPr="005A10E8">
          <w:rPr>
            <w:rStyle w:val="Hyperlink1"/>
          </w:rPr>
          <w:t>captured</w:t>
        </w:r>
        <w:proofErr w:type="spellEnd"/>
        <w:r w:rsidRPr="005A10E8">
          <w:rPr>
            <w:rStyle w:val="Hyperlink1"/>
          </w:rPr>
          <w:t xml:space="preserve"> </w:t>
        </w:r>
        <w:proofErr w:type="spellStart"/>
        <w:r w:rsidRPr="005A10E8">
          <w:rPr>
            <w:rStyle w:val="Hyperlink1"/>
          </w:rPr>
          <w:t>by</w:t>
        </w:r>
        <w:proofErr w:type="spellEnd"/>
        <w:r w:rsidRPr="005A10E8">
          <w:rPr>
            <w:rStyle w:val="Hyperlink1"/>
          </w:rPr>
          <w:t xml:space="preserve"> </w:t>
        </w:r>
        <w:proofErr w:type="spellStart"/>
        <w:r w:rsidRPr="005A10E8">
          <w:rPr>
            <w:rStyle w:val="Hyperlink1"/>
          </w:rPr>
          <w:t>fixed</w:t>
        </w:r>
        <w:proofErr w:type="spellEnd"/>
        <w:r w:rsidRPr="005A10E8">
          <w:rPr>
            <w:rStyle w:val="Hyperlink1"/>
          </w:rPr>
          <w:t xml:space="preserve"> </w:t>
        </w:r>
        <w:proofErr w:type="spellStart"/>
        <w:r w:rsidRPr="005A10E8">
          <w:rPr>
            <w:rStyle w:val="Hyperlink1"/>
          </w:rPr>
          <w:t>effects</w:t>
        </w:r>
        <w:proofErr w:type="spellEnd"/>
        <w:r w:rsidRPr="005A10E8">
          <w:rPr>
            <w:rStyle w:val="Hyperlink1"/>
          </w:rPr>
          <w:t xml:space="preserve"> </w:t>
        </w:r>
      </w:ins>
      <m:oMath>
        <m:sSub>
          <m:sSubPr>
            <m:ctrlPr>
              <w:ins w:id="131" w:author="Dr. Amy R." w:date="2023-01-28T14:39:00Z">
                <w:rPr>
                  <w:rFonts w:ascii="Cambria Math" w:hAnsi="Cambria Math"/>
                </w:rPr>
              </w:ins>
            </m:ctrlPr>
          </m:sSubPr>
          <m:e>
            <m:r>
              <w:ins w:id="132" w:author="Dr. Amy R." w:date="2023-01-28T14:39:00Z">
                <w:rPr>
                  <w:rFonts w:ascii="Cambria Math" w:hAnsi="Cambria Math"/>
                  <w:sz w:val="30"/>
                  <w:szCs w:val="30"/>
                </w:rPr>
                <m:t>γ</m:t>
              </w:ins>
            </m:r>
          </m:e>
          <m:sub>
            <m:r>
              <w:ins w:id="133" w:author="Dr. Amy R." w:date="2023-01-28T14:39:00Z">
                <w:rPr>
                  <w:rFonts w:ascii="Cambria Math" w:hAnsi="Cambria Math"/>
                  <w:sz w:val="30"/>
                  <w:szCs w:val="30"/>
                </w:rPr>
                <m:t>1</m:t>
              </w:ins>
            </m:r>
          </m:sub>
        </m:sSub>
      </m:oMath>
      <w:ins w:id="134" w:author="Dr. Amy R." w:date="2023-01-28T14:39:00Z">
        <w:r w:rsidRPr="005A10E8">
          <w:rPr>
            <w:rStyle w:val="Hyperlink1"/>
          </w:rPr>
          <w:t xml:space="preserve"> and </w:t>
        </w:r>
      </w:ins>
      <m:oMath>
        <m:sSub>
          <m:sSubPr>
            <m:ctrlPr>
              <w:ins w:id="135" w:author="Dr. Amy R." w:date="2023-01-28T14:39:00Z">
                <w:rPr>
                  <w:rFonts w:ascii="Cambria Math" w:hAnsi="Cambria Math"/>
                </w:rPr>
              </w:ins>
            </m:ctrlPr>
          </m:sSubPr>
          <m:e>
            <m:r>
              <w:ins w:id="136" w:author="Dr. Amy R." w:date="2023-01-28T14:39:00Z">
                <w:rPr>
                  <w:rFonts w:ascii="Cambria Math" w:hAnsi="Cambria Math"/>
                  <w:sz w:val="26"/>
                  <w:szCs w:val="26"/>
                </w:rPr>
                <m:t>γ</m:t>
              </w:ins>
            </m:r>
          </m:e>
          <m:sub>
            <m:r>
              <w:ins w:id="137" w:author="Dr. Amy R." w:date="2023-01-28T14:39:00Z">
                <w:rPr>
                  <w:rFonts w:ascii="Cambria Math" w:hAnsi="Cambria Math"/>
                  <w:sz w:val="26"/>
                  <w:szCs w:val="26"/>
                </w:rPr>
                <m:t>2</m:t>
              </w:ins>
            </m:r>
          </m:sub>
        </m:sSub>
        <m:r>
          <w:ins w:id="138" w:author="Dr. Amy R." w:date="2023-01-28T14:39:00Z">
            <w:rPr>
              <w:rFonts w:ascii="Cambria Math" w:hAnsi="Cambria Math"/>
              <w:sz w:val="26"/>
              <w:szCs w:val="26"/>
            </w:rPr>
            <m:t>,</m:t>
          </w:ins>
        </m:r>
      </m:oMath>
      <w:ins w:id="139" w:author="Dr. Amy R." w:date="2023-01-28T14:39:00Z">
        <w:r w:rsidRPr="005A10E8">
          <w:rPr>
            <w:rStyle w:val="Hyperlink1"/>
          </w:rPr>
          <w:t xml:space="preserve"> respectively). In addition, </w:t>
        </w:r>
        <w:proofErr w:type="spellStart"/>
        <w:r>
          <w:rPr>
            <w:rStyle w:val="Hyperlink1"/>
          </w:rPr>
          <w:t>we</w:t>
        </w:r>
        <w:proofErr w:type="spellEnd"/>
        <w:r>
          <w:rPr>
            <w:rStyle w:val="Hyperlink1"/>
          </w:rPr>
          <w:t xml:space="preserve"> </w:t>
        </w:r>
        <w:proofErr w:type="spellStart"/>
        <w:r>
          <w:rPr>
            <w:rStyle w:val="Hyperlink1"/>
          </w:rPr>
          <w:t>considered</w:t>
        </w:r>
        <w:proofErr w:type="spellEnd"/>
        <w:r>
          <w:rPr>
            <w:rStyle w:val="Hyperlink1"/>
          </w:rPr>
          <w:t xml:space="preserve"> </w:t>
        </w:r>
        <w:r w:rsidRPr="005A10E8">
          <w:rPr>
            <w:rStyle w:val="Hyperlink1"/>
          </w:rPr>
          <w:t xml:space="preserve">extended </w:t>
        </w:r>
        <w:proofErr w:type="gramStart"/>
        <w:r w:rsidRPr="005A10E8">
          <w:rPr>
            <w:rStyle w:val="Hyperlink1"/>
          </w:rPr>
          <w:t>control variables</w:t>
        </w:r>
        <w:proofErr w:type="gramEnd"/>
        <w:r w:rsidRPr="005A10E8">
          <w:rPr>
            <w:rStyle w:val="Hyperlink1"/>
          </w:rPr>
          <w:t xml:space="preserve"> (</w:t>
        </w:r>
        <w:r>
          <w:rPr>
            <w:rStyle w:val="Hyperlink1"/>
          </w:rPr>
          <w:t xml:space="preserve">i.e., </w:t>
        </w:r>
        <w:proofErr w:type="spellStart"/>
        <w:r w:rsidRPr="005A10E8">
          <w:rPr>
            <w:rStyle w:val="Hyperlink1"/>
          </w:rPr>
          <w:t>attractiveness</w:t>
        </w:r>
        <w:proofErr w:type="spellEnd"/>
        <w:r w:rsidRPr="005A10E8">
          <w:rPr>
            <w:rStyle w:val="Hyperlink1"/>
          </w:rPr>
          <w:t xml:space="preserve">, </w:t>
        </w:r>
        <w:proofErr w:type="spellStart"/>
        <w:r w:rsidRPr="005A10E8">
          <w:rPr>
            <w:rStyle w:val="Hyperlink1"/>
          </w:rPr>
          <w:t>masculinity</w:t>
        </w:r>
        <w:proofErr w:type="spellEnd"/>
        <w:r w:rsidRPr="005A10E8">
          <w:rPr>
            <w:rStyle w:val="Hyperlink1"/>
          </w:rPr>
          <w:t xml:space="preserve"> and </w:t>
        </w:r>
        <w:proofErr w:type="spellStart"/>
        <w:r w:rsidRPr="005A10E8">
          <w:rPr>
            <w:rStyle w:val="Hyperlink1"/>
          </w:rPr>
          <w:t>femininity</w:t>
        </w:r>
        <w:proofErr w:type="spellEnd"/>
        <w:r w:rsidRPr="005A10E8">
          <w:rPr>
            <w:rStyle w:val="Hyperlink1"/>
          </w:rPr>
          <w:t xml:space="preserve"> </w:t>
        </w:r>
        <w:proofErr w:type="spellStart"/>
        <w:r w:rsidRPr="005A10E8">
          <w:rPr>
            <w:rStyle w:val="Hyperlink1"/>
          </w:rPr>
          <w:t>levels</w:t>
        </w:r>
        <w:proofErr w:type="spellEnd"/>
        <w:r w:rsidRPr="005A10E8">
          <w:rPr>
            <w:rStyle w:val="Hyperlink1"/>
          </w:rPr>
          <w:t xml:space="preserve">) in </w:t>
        </w:r>
        <w:proofErr w:type="spellStart"/>
        <w:r w:rsidRPr="005A10E8">
          <w:rPr>
            <w:rStyle w:val="Hyperlink1"/>
          </w:rPr>
          <w:t>the</w:t>
        </w:r>
        <w:proofErr w:type="spellEnd"/>
        <w:r w:rsidRPr="005A10E8">
          <w:rPr>
            <w:rStyle w:val="Hyperlink1"/>
          </w:rPr>
          <w:t xml:space="preserve"> vector </w:t>
        </w:r>
        <w:proofErr w:type="spellStart"/>
        <w:r w:rsidRPr="005A10E8">
          <w:rPr>
            <w:rStyle w:val="Hyperlink1"/>
          </w:rPr>
          <w:t>of</w:t>
        </w:r>
        <w:proofErr w:type="spellEnd"/>
        <w:r w:rsidRPr="005A10E8">
          <w:rPr>
            <w:rStyle w:val="Hyperlink1"/>
          </w:rPr>
          <w:t xml:space="preserve"> observables </w:t>
        </w:r>
      </w:ins>
      <m:oMath>
        <m:r>
          <w:ins w:id="140" w:author="Dr. Amy R." w:date="2023-01-28T14:39:00Z">
            <w:rPr>
              <w:rFonts w:ascii="Cambria Math" w:hAnsi="Cambria Math"/>
              <w:sz w:val="30"/>
              <w:szCs w:val="30"/>
            </w:rPr>
            <m:t>Θ</m:t>
          </w:ins>
        </m:r>
      </m:oMath>
      <w:ins w:id="141" w:author="Dr. Amy R." w:date="2023-01-28T14:39:00Z">
        <w:r w:rsidRPr="005A10E8">
          <w:rPr>
            <w:rStyle w:val="Hyperlink1"/>
          </w:rPr>
          <w:t xml:space="preserve">. </w:t>
        </w:r>
        <w:proofErr w:type="spellStart"/>
        <w:r>
          <w:rPr>
            <w:rStyle w:val="Hyperlink1"/>
          </w:rPr>
          <w:t>We</w:t>
        </w:r>
        <w:proofErr w:type="spellEnd"/>
        <w:r>
          <w:rPr>
            <w:rStyle w:val="Hyperlink1"/>
          </w:rPr>
          <w:t xml:space="preserve"> </w:t>
        </w:r>
        <w:proofErr w:type="spellStart"/>
        <w:r>
          <w:rPr>
            <w:rStyle w:val="Hyperlink1"/>
          </w:rPr>
          <w:t>also</w:t>
        </w:r>
        <w:proofErr w:type="spellEnd"/>
        <w:r>
          <w:rPr>
            <w:rStyle w:val="Hyperlink1"/>
          </w:rPr>
          <w:t xml:space="preserve"> </w:t>
        </w:r>
        <w:proofErr w:type="spellStart"/>
        <w:r>
          <w:rPr>
            <w:rStyle w:val="Hyperlink1"/>
          </w:rPr>
          <w:t>estimated</w:t>
        </w:r>
        <w:proofErr w:type="spellEnd"/>
        <w:r>
          <w:rPr>
            <w:rStyle w:val="Hyperlink1"/>
          </w:rPr>
          <w:t xml:space="preserve"> </w:t>
        </w:r>
        <w:proofErr w:type="spellStart"/>
        <w:r>
          <w:rPr>
            <w:rStyle w:val="Hyperlink1"/>
          </w:rPr>
          <w:t>s</w:t>
        </w:r>
        <w:r w:rsidRPr="005A10E8">
          <w:rPr>
            <w:rStyle w:val="Hyperlink1"/>
          </w:rPr>
          <w:t>everal</w:t>
        </w:r>
        <w:proofErr w:type="spellEnd"/>
        <w:r w:rsidRPr="005A10E8">
          <w:rPr>
            <w:rStyle w:val="Hyperlink1"/>
          </w:rPr>
          <w:t xml:space="preserve"> </w:t>
        </w:r>
        <w:proofErr w:type="spellStart"/>
        <w:r w:rsidRPr="005A10E8">
          <w:rPr>
            <w:rStyle w:val="Hyperlink1"/>
          </w:rPr>
          <w:t>other</w:t>
        </w:r>
        <w:proofErr w:type="spellEnd"/>
        <w:r w:rsidRPr="005A10E8">
          <w:rPr>
            <w:rStyle w:val="Hyperlink1"/>
          </w:rPr>
          <w:t xml:space="preserve"> </w:t>
        </w:r>
        <w:proofErr w:type="spellStart"/>
        <w:r w:rsidRPr="005A10E8">
          <w:rPr>
            <w:rStyle w:val="Hyperlink1"/>
          </w:rPr>
          <w:t>combinations</w:t>
        </w:r>
        <w:proofErr w:type="spellEnd"/>
        <w:r w:rsidRPr="005A10E8">
          <w:rPr>
            <w:rStyle w:val="Hyperlink1"/>
          </w:rPr>
          <w:t xml:space="preserve"> as </w:t>
        </w:r>
        <w:proofErr w:type="spellStart"/>
        <w:r w:rsidRPr="005A10E8">
          <w:rPr>
            <w:rStyle w:val="Hyperlink1"/>
          </w:rPr>
          <w:t>robustness</w:t>
        </w:r>
        <w:proofErr w:type="spellEnd"/>
        <w:r w:rsidRPr="005A10E8">
          <w:rPr>
            <w:rStyle w:val="Hyperlink1"/>
          </w:rPr>
          <w:t xml:space="preserve"> </w:t>
        </w:r>
        <w:proofErr w:type="spellStart"/>
        <w:r w:rsidRPr="005A10E8">
          <w:rPr>
            <w:rStyle w:val="Hyperlink1"/>
          </w:rPr>
          <w:t>checks</w:t>
        </w:r>
        <w:proofErr w:type="spellEnd"/>
        <w:r w:rsidRPr="005A10E8">
          <w:rPr>
            <w:rStyle w:val="Hyperlink1"/>
          </w:rPr>
          <w:t>.</w:t>
        </w:r>
      </w:ins>
    </w:p>
    <w:p w14:paraId="31F0B2FA" w14:textId="31B6CEB9" w:rsidR="005C385A" w:rsidRDefault="00000000">
      <w:pPr>
        <w:pStyle w:val="Body"/>
        <w:spacing w:before="200" w:after="200"/>
        <w:jc w:val="both"/>
      </w:pPr>
      <w:del w:id="142" w:author="Dr. Amy R." w:date="2023-01-28T14:39:00Z">
        <w:r w:rsidDel="00874DF9">
          <w:rPr>
            <w:rStyle w:val="Hyperlink0"/>
          </w:rPr>
          <w:delText xml:space="preserve">where the number of Votes of every candidate </w:delText>
        </w:r>
        <w:r w:rsidDel="00874DF9">
          <w:rPr>
            <w:rStyle w:val="None"/>
            <w:i/>
            <w:iCs/>
            <w:color w:val="4A86E8"/>
            <w:u w:color="4A86E8"/>
          </w:rPr>
          <w:delText>i</w:delText>
        </w:r>
        <w:r w:rsidDel="00874DF9">
          <w:rPr>
            <w:rStyle w:val="Hyperlink0"/>
          </w:rPr>
          <w:delText xml:space="preserve"> is estimated as a function of the interaction between the levels of Appearance-Occupation Congruence and Social Class for every candidate </w:delText>
        </w:r>
        <w:r w:rsidDel="00874DF9">
          <w:rPr>
            <w:rStyle w:val="None"/>
            <w:i/>
            <w:iCs/>
            <w:color w:val="4A86E8"/>
            <w:u w:color="4A86E8"/>
          </w:rPr>
          <w:delText>i</w:delText>
        </w:r>
        <w:r w:rsidDel="00874DF9">
          <w:rPr>
            <w:rStyle w:val="Hyperlink0"/>
          </w:rPr>
          <w:delText xml:space="preserve"> (captured by coefficient </w:delText>
        </w:r>
      </w:del>
      <m:oMath>
        <m:sSub>
          <m:sSubPr>
            <m:ctrlPr>
              <w:del w:id="143" w:author="Dr. Amy R." w:date="2023-01-28T14:39:00Z">
                <w:rPr>
                  <w:rFonts w:ascii="Cambria Math" w:hAnsi="Cambria Math"/>
                </w:rPr>
              </w:del>
            </m:ctrlPr>
          </m:sSubPr>
          <m:e>
            <m:r>
              <w:del w:id="144" w:author="Dr. Amy R." w:date="2023-01-28T14:39:00Z">
                <w:rPr>
                  <w:rFonts w:ascii="Cambria Math" w:hAnsi="Cambria Math"/>
                  <w:sz w:val="27"/>
                  <w:szCs w:val="27"/>
                </w:rPr>
                <m:t>β</m:t>
              </w:del>
            </m:r>
          </m:e>
          <m:sub>
            <m:r>
              <w:del w:id="145" w:author="Dr. Amy R." w:date="2023-01-28T14:39:00Z">
                <w:rPr>
                  <w:rFonts w:ascii="Cambria Math" w:hAnsi="Cambria Math"/>
                  <w:color w:val="4A86E8"/>
                  <w:sz w:val="27"/>
                  <w:szCs w:val="27"/>
                </w:rPr>
                <m:t>1</m:t>
              </w:del>
            </m:r>
          </m:sub>
        </m:sSub>
      </m:oMath>
      <w:del w:id="146" w:author="Dr. Amy R." w:date="2023-01-28T14:39:00Z">
        <w:r w:rsidDel="00874DF9">
          <w:rPr>
            <w:rStyle w:val="Hyperlink0"/>
          </w:rPr>
          <w:delText xml:space="preserve">), the age of candidate </w:delText>
        </w:r>
        <w:r w:rsidDel="00874DF9">
          <w:rPr>
            <w:rStyle w:val="None"/>
            <w:i/>
            <w:iCs/>
            <w:color w:val="4A86E8"/>
            <w:u w:color="4A86E8"/>
          </w:rPr>
          <w:delText>i</w:delText>
        </w:r>
        <w:r w:rsidDel="00874DF9">
          <w:rPr>
            <w:rStyle w:val="Hyperlink0"/>
          </w:rPr>
          <w:delText xml:space="preserve"> (captured by coefficient </w:delText>
        </w:r>
      </w:del>
      <m:oMath>
        <m:sSub>
          <m:sSubPr>
            <m:ctrlPr>
              <w:del w:id="147" w:author="Dr. Amy R." w:date="2023-01-28T14:39:00Z">
                <w:rPr>
                  <w:rFonts w:ascii="Cambria Math" w:hAnsi="Cambria Math"/>
                </w:rPr>
              </w:del>
            </m:ctrlPr>
          </m:sSubPr>
          <m:e>
            <m:r>
              <w:del w:id="148" w:author="Dr. Amy R." w:date="2023-01-28T14:39:00Z">
                <w:rPr>
                  <w:rFonts w:ascii="Cambria Math" w:hAnsi="Cambria Math"/>
                  <w:sz w:val="25"/>
                  <w:szCs w:val="25"/>
                </w:rPr>
                <m:t>β</m:t>
              </w:del>
            </m:r>
          </m:e>
          <m:sub>
            <m:r>
              <w:del w:id="149" w:author="Dr. Amy R." w:date="2023-01-28T14:39:00Z">
                <w:rPr>
                  <w:rFonts w:ascii="Cambria Math" w:hAnsi="Cambria Math"/>
                  <w:color w:val="4A86E8"/>
                  <w:sz w:val="25"/>
                  <w:szCs w:val="25"/>
                </w:rPr>
                <m:t>2</m:t>
              </w:del>
            </m:r>
          </m:sub>
        </m:sSub>
      </m:oMath>
      <w:del w:id="150" w:author="Dr. Amy R." w:date="2023-01-28T14:39:00Z">
        <w:r w:rsidDel="00874DF9">
          <w:rPr>
            <w:rStyle w:val="Hyperlink0"/>
          </w:rPr>
          <w:delText xml:space="preserve">), plus the Party of candidate </w:delText>
        </w:r>
        <w:r w:rsidDel="00874DF9">
          <w:rPr>
            <w:rStyle w:val="None"/>
            <w:i/>
            <w:iCs/>
            <w:color w:val="4A86E8"/>
            <w:u w:color="4A86E8"/>
          </w:rPr>
          <w:delText>i</w:delText>
        </w:r>
        <w:r w:rsidDel="00874DF9">
          <w:rPr>
            <w:rStyle w:val="Hyperlink0"/>
          </w:rPr>
          <w:delText xml:space="preserve"> and the City where candidate </w:delText>
        </w:r>
        <w:r w:rsidDel="00874DF9">
          <w:rPr>
            <w:rStyle w:val="None"/>
            <w:i/>
            <w:iCs/>
            <w:color w:val="4A86E8"/>
            <w:u w:color="4A86E8"/>
          </w:rPr>
          <w:delText>i</w:delText>
        </w:r>
        <w:r w:rsidDel="00874DF9">
          <w:rPr>
            <w:rStyle w:val="Hyperlink0"/>
          </w:rPr>
          <w:delText xml:space="preserve"> run (captured by fixed effects </w:delText>
        </w:r>
      </w:del>
      <m:oMath>
        <m:sSub>
          <m:sSubPr>
            <m:ctrlPr>
              <w:del w:id="151" w:author="Dr. Amy R." w:date="2023-01-28T14:39:00Z">
                <w:rPr>
                  <w:rFonts w:ascii="Cambria Math" w:hAnsi="Cambria Math"/>
                </w:rPr>
              </w:del>
            </m:ctrlPr>
          </m:sSubPr>
          <m:e>
            <m:r>
              <w:del w:id="152" w:author="Dr. Amy R." w:date="2023-01-28T14:39:00Z">
                <w:rPr>
                  <w:rFonts w:ascii="Cambria Math" w:hAnsi="Cambria Math"/>
                  <w:sz w:val="30"/>
                  <w:szCs w:val="30"/>
                </w:rPr>
                <m:t>γ</m:t>
              </w:del>
            </m:r>
          </m:e>
          <m:sub>
            <m:r>
              <w:del w:id="153" w:author="Dr. Amy R." w:date="2023-01-28T14:39:00Z">
                <w:rPr>
                  <w:rFonts w:ascii="Cambria Math" w:hAnsi="Cambria Math"/>
                  <w:color w:val="4A86E8"/>
                  <w:sz w:val="30"/>
                  <w:szCs w:val="30"/>
                </w:rPr>
                <m:t>1</m:t>
              </w:del>
            </m:r>
          </m:sub>
        </m:sSub>
      </m:oMath>
      <w:del w:id="154" w:author="Dr. Amy R." w:date="2023-01-28T14:39:00Z">
        <w:r w:rsidDel="00874DF9">
          <w:rPr>
            <w:rStyle w:val="Hyperlink0"/>
          </w:rPr>
          <w:delText xml:space="preserve"> and </w:delText>
        </w:r>
      </w:del>
      <m:oMath>
        <m:sSub>
          <m:sSubPr>
            <m:ctrlPr>
              <w:del w:id="155" w:author="Dr. Amy R." w:date="2023-01-28T14:39:00Z">
                <w:rPr>
                  <w:rFonts w:ascii="Cambria Math" w:hAnsi="Cambria Math"/>
                </w:rPr>
              </w:del>
            </m:ctrlPr>
          </m:sSubPr>
          <m:e>
            <m:r>
              <w:del w:id="156" w:author="Dr. Amy R." w:date="2023-01-28T14:39:00Z">
                <w:rPr>
                  <w:rFonts w:ascii="Cambria Math" w:hAnsi="Cambria Math"/>
                  <w:sz w:val="26"/>
                  <w:szCs w:val="26"/>
                </w:rPr>
                <m:t>γ</m:t>
              </w:del>
            </m:r>
          </m:e>
          <m:sub>
            <m:r>
              <w:del w:id="157" w:author="Dr. Amy R." w:date="2023-01-28T14:39:00Z">
                <w:rPr>
                  <w:rFonts w:ascii="Cambria Math" w:hAnsi="Cambria Math"/>
                  <w:color w:val="4A86E8"/>
                  <w:sz w:val="26"/>
                  <w:szCs w:val="26"/>
                </w:rPr>
                <m:t>2</m:t>
              </w:del>
            </m:r>
          </m:sub>
        </m:sSub>
        <m:r>
          <w:del w:id="158" w:author="Dr. Amy R." w:date="2023-01-28T14:39:00Z">
            <w:rPr>
              <w:rFonts w:ascii="Cambria Math" w:hAnsi="Cambria Math"/>
              <w:color w:val="4A86E8"/>
              <w:sz w:val="26"/>
              <w:szCs w:val="26"/>
            </w:rPr>
            <m:t>,</m:t>
          </w:del>
        </m:r>
      </m:oMath>
      <w:del w:id="159" w:author="Dr. Amy R." w:date="2023-01-28T14:39:00Z">
        <w:r w:rsidDel="00874DF9">
          <w:rPr>
            <w:rStyle w:val="Hyperlink0"/>
          </w:rPr>
          <w:delText xml:space="preserve"> respectively). In addition to that, extended control variables (attractiveness, masculinity and femininity levels) were considered in the vector of observables </w:delText>
        </w:r>
      </w:del>
      <m:oMath>
        <m:r>
          <w:del w:id="160" w:author="Dr. Amy R." w:date="2023-01-28T14:39:00Z">
            <w:rPr>
              <w:rFonts w:ascii="Cambria Math" w:hAnsi="Cambria Math"/>
              <w:sz w:val="30"/>
              <w:szCs w:val="30"/>
            </w:rPr>
            <m:t>Θ</m:t>
          </w:del>
        </m:r>
      </m:oMath>
      <w:del w:id="161" w:author="Dr. Amy R." w:date="2023-01-28T14:39:00Z">
        <w:r w:rsidDel="00874DF9">
          <w:rPr>
            <w:rStyle w:val="Hyperlink0"/>
          </w:rPr>
          <w:delText>. Several other combinations were estimated as robustness checks as well</w:delText>
        </w:r>
        <w:r w:rsidDel="00874DF9">
          <w:rPr>
            <w:rStyle w:val="None"/>
          </w:rPr>
          <w:delText>.</w:delText>
        </w:r>
      </w:del>
      <w:r>
        <w:rPr>
          <w:rStyle w:val="None"/>
        </w:rPr>
        <w:t>”</w:t>
      </w:r>
      <w:r>
        <w:rPr>
          <w:rStyle w:val="None"/>
        </w:rPr>
        <w:br/>
      </w:r>
      <w:r>
        <w:rPr>
          <w:rStyle w:val="None"/>
        </w:rPr>
        <w:br/>
        <w:t>We hope these answers clarify and answer your questions. We thank you once again for your constructive criticism.</w:t>
      </w:r>
    </w:p>
    <w:p w14:paraId="7A0EE66D" w14:textId="2C241879" w:rsidR="005C385A" w:rsidRDefault="00000000" w:rsidP="00F71B7C">
      <w:pPr>
        <w:pStyle w:val="Body"/>
        <w:keepNext/>
        <w:spacing w:after="200" w:line="240" w:lineRule="auto"/>
        <w:jc w:val="both"/>
        <w:rPr>
          <w:lang w:val="ar-SA"/>
        </w:rPr>
        <w:pPrChange w:id="162" w:author="Dr. Amy R." w:date="2023-01-28T14:42:00Z">
          <w:pPr>
            <w:pStyle w:val="Body"/>
            <w:numPr>
              <w:numId w:val="6"/>
            </w:numPr>
            <w:spacing w:before="200" w:after="200"/>
            <w:ind w:left="720" w:hanging="360"/>
            <w:jc w:val="both"/>
          </w:pPr>
        </w:pPrChange>
      </w:pPr>
      <w:r>
        <w:rPr>
          <w:rStyle w:val="None"/>
          <w:rtl/>
          <w:lang w:val="ar-SA"/>
        </w:rPr>
        <w:lastRenderedPageBreak/>
        <w:t>“</w:t>
      </w:r>
      <w:r>
        <w:rPr>
          <w:rStyle w:val="None"/>
          <w:b/>
          <w:bCs/>
        </w:rPr>
        <w:t xml:space="preserve">[I]t is typical to distinguish between </w:t>
      </w:r>
      <w:r>
        <w:rPr>
          <w:rStyle w:val="None"/>
          <w:b/>
          <w:bCs/>
          <w:rtl/>
        </w:rPr>
        <w:t>‘</w:t>
      </w:r>
      <w:r>
        <w:rPr>
          <w:rStyle w:val="None"/>
          <w:b/>
          <w:bCs/>
        </w:rPr>
        <w:t>marginal effects,</w:t>
      </w:r>
      <w:r>
        <w:rPr>
          <w:rStyle w:val="None"/>
          <w:b/>
          <w:bCs/>
          <w:rtl/>
        </w:rPr>
        <w:t xml:space="preserve">’ </w:t>
      </w:r>
      <w:r>
        <w:rPr>
          <w:rStyle w:val="None"/>
          <w:b/>
          <w:bCs/>
        </w:rPr>
        <w:t xml:space="preserve">the partial derivative, and </w:t>
      </w:r>
      <w:r>
        <w:rPr>
          <w:rStyle w:val="None"/>
          <w:b/>
          <w:bCs/>
          <w:rtl/>
        </w:rPr>
        <w:t>‘</w:t>
      </w:r>
      <w:r>
        <w:rPr>
          <w:rStyle w:val="None"/>
          <w:b/>
          <w:bCs/>
        </w:rPr>
        <w:t>predicted values,</w:t>
      </w:r>
      <w:r>
        <w:rPr>
          <w:rStyle w:val="None"/>
          <w:b/>
          <w:bCs/>
          <w:rtl/>
        </w:rPr>
        <w:t xml:space="preserve">’ </w:t>
      </w:r>
      <w:r>
        <w:rPr>
          <w:rStyle w:val="None"/>
          <w:b/>
          <w:bCs/>
        </w:rPr>
        <w:t xml:space="preserve">simply plugging values into the estimated equations using interesting values for all variables. Here we are presented with </w:t>
      </w:r>
      <w:r>
        <w:rPr>
          <w:rStyle w:val="None"/>
          <w:b/>
          <w:bCs/>
          <w:rtl/>
        </w:rPr>
        <w:t>‘</w:t>
      </w:r>
      <w:r>
        <w:rPr>
          <w:rStyle w:val="None"/>
          <w:b/>
          <w:bCs/>
        </w:rPr>
        <w:t>predicted marginal effects</w:t>
      </w:r>
      <w:r>
        <w:rPr>
          <w:rStyle w:val="None"/>
          <w:b/>
          <w:bCs/>
          <w:rtl/>
        </w:rPr>
        <w:t xml:space="preserve">’ </w:t>
      </w:r>
      <w:r>
        <w:rPr>
          <w:rStyle w:val="None"/>
          <w:b/>
          <w:bCs/>
        </w:rPr>
        <w:t>which is almost self-contradictory</w:t>
      </w:r>
      <w:r>
        <w:rPr>
          <w:rStyle w:val="None"/>
        </w:rPr>
        <w:t>.”</w:t>
      </w:r>
      <w:r>
        <w:rPr>
          <w:rStyle w:val="None"/>
        </w:rPr>
        <w:br/>
      </w:r>
      <w:r>
        <w:rPr>
          <w:rStyle w:val="None"/>
        </w:rPr>
        <w:br/>
        <w:t>Yes, you</w:t>
      </w:r>
      <w:r>
        <w:rPr>
          <w:rStyle w:val="None"/>
          <w:rtl/>
        </w:rPr>
        <w:t>’</w:t>
      </w:r>
      <w:r>
        <w:rPr>
          <w:rStyle w:val="None"/>
        </w:rPr>
        <w:t>re absolutely right, and we</w:t>
      </w:r>
      <w:r>
        <w:rPr>
          <w:rStyle w:val="None"/>
          <w:rtl/>
        </w:rPr>
        <w:t>’</w:t>
      </w:r>
      <w:r>
        <w:rPr>
          <w:rStyle w:val="None"/>
        </w:rPr>
        <w:t xml:space="preserve">re sorry for the confusion. </w:t>
      </w:r>
      <w:r>
        <w:rPr>
          <w:rStyle w:val="None"/>
          <w:b/>
          <w:bCs/>
        </w:rPr>
        <w:t xml:space="preserve">We always meant </w:t>
      </w:r>
      <w:r>
        <w:rPr>
          <w:rStyle w:val="None"/>
          <w:b/>
          <w:bCs/>
          <w:rtl/>
          <w:lang w:val="ar-SA"/>
        </w:rPr>
        <w:t>“</w:t>
      </w:r>
      <w:r>
        <w:rPr>
          <w:rStyle w:val="None"/>
          <w:b/>
          <w:bCs/>
        </w:rPr>
        <w:t>marginal effects.”</w:t>
      </w:r>
      <w:r>
        <w:rPr>
          <w:rStyle w:val="None"/>
        </w:rPr>
        <w:t xml:space="preserve"> </w:t>
      </w:r>
      <w:r>
        <w:rPr>
          <w:rStyle w:val="None"/>
          <w:b/>
          <w:bCs/>
        </w:rPr>
        <w:t xml:space="preserve">To clarify the issue even further, we have done two things. First, we reference the R package that computed the marginal effects </w:t>
      </w:r>
      <w:r>
        <w:rPr>
          <w:rStyle w:val="None"/>
        </w:rPr>
        <w:t xml:space="preserve">(see below added paragraph). </w:t>
      </w:r>
      <w:r>
        <w:rPr>
          <w:rStyle w:val="None"/>
          <w:u w:val="single"/>
        </w:rPr>
        <w:t>The package clearly states that it calculates and plots the marginal effects</w:t>
      </w:r>
      <w:r>
        <w:rPr>
          <w:rStyle w:val="None"/>
        </w:rPr>
        <w:t xml:space="preserve"> (if necessary, </w:t>
      </w:r>
      <w:r>
        <w:fldChar w:fldCharType="begin"/>
      </w:r>
      <w:r>
        <w:instrText>HYPERLINK "https://cran.r-project.org/web/packages/sjPlot/sjPlot.pdf"</w:instrText>
      </w:r>
      <w:r>
        <w:fldChar w:fldCharType="separate"/>
      </w:r>
      <w:r>
        <w:rPr>
          <w:rStyle w:val="Hyperlink3"/>
        </w:rPr>
        <w:t>see online</w:t>
      </w:r>
      <w:r>
        <w:rPr>
          <w:rStyle w:val="Hyperlink3"/>
        </w:rPr>
        <w:fldChar w:fldCharType="end"/>
      </w:r>
      <w:r>
        <w:rPr>
          <w:rStyle w:val="None"/>
        </w:rPr>
        <w:t xml:space="preserve"> manual of R package in PDF, page is p. 28 in the online manual). </w:t>
      </w:r>
      <w:r>
        <w:rPr>
          <w:rStyle w:val="None"/>
          <w:b/>
          <w:bCs/>
        </w:rPr>
        <w:t>We think that referencing this package will add more clarity to the calculations being presented in our paper</w:t>
      </w:r>
      <w:r>
        <w:rPr>
          <w:rStyle w:val="None"/>
        </w:rPr>
        <w:t>. Second, we have modified the title and axis of Figure 3 and made explicit that we are talking about marginal effects. Thus,</w:t>
      </w:r>
      <w:r>
        <w:rPr>
          <w:rStyle w:val="None"/>
        </w:rPr>
        <w:br/>
      </w:r>
      <w:r>
        <w:rPr>
          <w:rStyle w:val="None"/>
        </w:rPr>
        <w:br/>
      </w:r>
      <w:r>
        <w:rPr>
          <w:rStyle w:val="None"/>
          <w:b/>
          <w:bCs/>
          <w:u w:val="single"/>
        </w:rPr>
        <w:t xml:space="preserve">We have referenced the R </w:t>
      </w:r>
      <w:proofErr w:type="gramStart"/>
      <w:r>
        <w:rPr>
          <w:rStyle w:val="None"/>
          <w:b/>
          <w:bCs/>
          <w:u w:val="single"/>
        </w:rPr>
        <w:t>package</w:t>
      </w:r>
      <w:proofErr w:type="gramEnd"/>
      <w:r>
        <w:rPr>
          <w:rStyle w:val="None"/>
          <w:b/>
          <w:bCs/>
          <w:u w:val="single"/>
        </w:rPr>
        <w:t xml:space="preserve"> so our readers know exactly the mechanics of the </w:t>
      </w:r>
      <w:proofErr w:type="spellStart"/>
      <w:r>
        <w:rPr>
          <w:rStyle w:val="None"/>
          <w:b/>
          <w:bCs/>
          <w:u w:val="single"/>
        </w:rPr>
        <w:t>the</w:t>
      </w:r>
      <w:proofErr w:type="spellEnd"/>
      <w:r>
        <w:rPr>
          <w:rStyle w:val="None"/>
          <w:b/>
          <w:bCs/>
          <w:u w:val="single"/>
        </w:rPr>
        <w:t xml:space="preserve"> calculations being made</w:t>
      </w:r>
      <w:r>
        <w:rPr>
          <w:rStyle w:val="None"/>
        </w:rPr>
        <w:t xml:space="preserve"> (see p. 13 of the paper):</w:t>
      </w:r>
      <w:r>
        <w:rPr>
          <w:rStyle w:val="None"/>
          <w:rtl/>
          <w:lang w:val="ar-SA"/>
        </w:rPr>
        <w:br/>
      </w:r>
      <w:r>
        <w:rPr>
          <w:rStyle w:val="None"/>
          <w:rtl/>
          <w:lang w:val="ar-SA"/>
        </w:rPr>
        <w:br/>
        <w:t>“</w:t>
      </w:r>
      <w:ins w:id="163" w:author="Dr. Amy R." w:date="2023-01-28T14:41:00Z">
        <w:r w:rsidR="00874DF9" w:rsidRPr="005A10E8">
          <w:rPr>
            <w:rStyle w:val="Hyperlink1"/>
          </w:rPr>
          <w:t xml:space="preserve">Following </w:t>
        </w:r>
        <w:r w:rsidR="00874DF9">
          <w:fldChar w:fldCharType="begin"/>
        </w:r>
        <w:r w:rsidR="00874DF9">
          <w:instrText>HYPERLINK "https://www.zotero.org/google-docs/?PNkVXf"</w:instrText>
        </w:r>
        <w:r w:rsidR="00874DF9">
          <w:fldChar w:fldCharType="separate"/>
        </w:r>
        <w:proofErr w:type="spellStart"/>
        <w:r w:rsidR="00874DF9" w:rsidRPr="005A10E8">
          <w:rPr>
            <w:rStyle w:val="Hyperlink1"/>
          </w:rPr>
          <w:t>Brambor</w:t>
        </w:r>
        <w:proofErr w:type="spellEnd"/>
        <w:r w:rsidR="00874DF9" w:rsidRPr="005A10E8">
          <w:rPr>
            <w:rStyle w:val="Hyperlink1"/>
          </w:rPr>
          <w:t xml:space="preserve"> et al. (2006)</w:t>
        </w:r>
        <w:r w:rsidR="00874DF9">
          <w:rPr>
            <w:rStyle w:val="Hyperlink1"/>
          </w:rPr>
          <w:fldChar w:fldCharType="end"/>
        </w:r>
        <w:r w:rsidR="00874DF9" w:rsidRPr="005A10E8">
          <w:rPr>
            <w:rStyle w:val="Hyperlink1"/>
          </w:rPr>
          <w:t xml:space="preserve">, </w:t>
        </w:r>
        <w:proofErr w:type="spellStart"/>
        <w:r w:rsidR="00874DF9" w:rsidRPr="005A10E8">
          <w:rPr>
            <w:rStyle w:val="Hyperlink1"/>
          </w:rPr>
          <w:t>the</w:t>
        </w:r>
        <w:proofErr w:type="spellEnd"/>
        <w:r w:rsidR="00874DF9" w:rsidRPr="005A10E8">
          <w:rPr>
            <w:rStyle w:val="Hyperlink1"/>
          </w:rPr>
          <w:t xml:space="preserve"> </w:t>
        </w:r>
        <w:proofErr w:type="spellStart"/>
        <w:r w:rsidR="00874DF9" w:rsidRPr="005A10E8">
          <w:rPr>
            <w:rStyle w:val="Hyperlink1"/>
          </w:rPr>
          <w:t>equation</w:t>
        </w:r>
        <w:proofErr w:type="spellEnd"/>
        <w:r w:rsidR="00874DF9" w:rsidRPr="005A10E8">
          <w:rPr>
            <w:rStyle w:val="Hyperlink1"/>
          </w:rPr>
          <w:t xml:space="preserve"> </w:t>
        </w:r>
        <w:proofErr w:type="spellStart"/>
        <w:r w:rsidR="00874DF9" w:rsidRPr="005A10E8">
          <w:rPr>
            <w:rStyle w:val="Hyperlink1"/>
          </w:rPr>
          <w:t>included</w:t>
        </w:r>
        <w:proofErr w:type="spellEnd"/>
        <w:r w:rsidR="00874DF9" w:rsidRPr="005A10E8">
          <w:rPr>
            <w:rStyle w:val="Hyperlink1"/>
          </w:rPr>
          <w:t xml:space="preserve"> </w:t>
        </w:r>
        <w:proofErr w:type="spellStart"/>
        <w:r w:rsidR="00874DF9" w:rsidRPr="005A10E8">
          <w:rPr>
            <w:rStyle w:val="Hyperlink1"/>
          </w:rPr>
          <w:t>both</w:t>
        </w:r>
        <w:proofErr w:type="spellEnd"/>
        <w:r w:rsidR="00874DF9" w:rsidRPr="005A10E8">
          <w:rPr>
            <w:rStyle w:val="Hyperlink1"/>
          </w:rPr>
          <w:t xml:space="preserve"> </w:t>
        </w:r>
        <w:proofErr w:type="spellStart"/>
        <w:r w:rsidR="00874DF9" w:rsidRPr="005A10E8">
          <w:rPr>
            <w:rStyle w:val="Hyperlink1"/>
          </w:rPr>
          <w:t>the</w:t>
        </w:r>
        <w:proofErr w:type="spellEnd"/>
        <w:r w:rsidR="00874DF9" w:rsidRPr="005A10E8">
          <w:rPr>
            <w:rStyle w:val="Hyperlink1"/>
          </w:rPr>
          <w:t xml:space="preserve"> multiplicative and constitutive </w:t>
        </w:r>
        <w:proofErr w:type="spellStart"/>
        <w:r w:rsidR="00874DF9" w:rsidRPr="005A10E8">
          <w:rPr>
            <w:rStyle w:val="Hyperlink1"/>
          </w:rPr>
          <w:t>terms</w:t>
        </w:r>
        <w:proofErr w:type="spellEnd"/>
        <w:r w:rsidR="00874DF9" w:rsidRPr="005A10E8">
          <w:rPr>
            <w:rStyle w:val="Hyperlink1"/>
          </w:rPr>
          <w:t xml:space="preserve">. </w:t>
        </w:r>
        <w:proofErr w:type="spellStart"/>
        <w:r w:rsidR="00874DF9" w:rsidRPr="005A10E8">
          <w:rPr>
            <w:rStyle w:val="Hyperlink1"/>
          </w:rPr>
          <w:t>We</w:t>
        </w:r>
        <w:proofErr w:type="spellEnd"/>
        <w:r w:rsidR="00874DF9" w:rsidRPr="005A10E8">
          <w:rPr>
            <w:rStyle w:val="Hyperlink1"/>
          </w:rPr>
          <w:t xml:space="preserve"> </w:t>
        </w:r>
        <w:proofErr w:type="spellStart"/>
        <w:r w:rsidR="00874DF9" w:rsidRPr="005A10E8">
          <w:rPr>
            <w:rStyle w:val="Hyperlink1"/>
          </w:rPr>
          <w:t>also</w:t>
        </w:r>
        <w:proofErr w:type="spellEnd"/>
        <w:r w:rsidR="00874DF9" w:rsidRPr="005A10E8">
          <w:rPr>
            <w:rStyle w:val="Hyperlink1"/>
          </w:rPr>
          <w:t xml:space="preserve"> </w:t>
        </w:r>
        <w:proofErr w:type="spellStart"/>
        <w:r w:rsidR="00874DF9" w:rsidRPr="005A10E8">
          <w:rPr>
            <w:rStyle w:val="Hyperlink1"/>
          </w:rPr>
          <w:t>analyzed</w:t>
        </w:r>
        <w:proofErr w:type="spellEnd"/>
        <w:r w:rsidR="00874DF9" w:rsidRPr="005A10E8">
          <w:rPr>
            <w:rStyle w:val="Hyperlink1"/>
          </w:rPr>
          <w:t xml:space="preserve"> </w:t>
        </w:r>
        <w:proofErr w:type="spellStart"/>
        <w:r w:rsidR="00874DF9" w:rsidRPr="005A10E8">
          <w:rPr>
            <w:rStyle w:val="Hyperlink1"/>
          </w:rPr>
          <w:t>the</w:t>
        </w:r>
        <w:proofErr w:type="spellEnd"/>
        <w:r w:rsidR="00874DF9" w:rsidRPr="005A10E8">
          <w:rPr>
            <w:rStyle w:val="Hyperlink1"/>
          </w:rPr>
          <w:t xml:space="preserve"> marginal </w:t>
        </w:r>
        <w:proofErr w:type="spellStart"/>
        <w:r w:rsidR="00874DF9" w:rsidRPr="005A10E8">
          <w:rPr>
            <w:rStyle w:val="Hyperlink1"/>
          </w:rPr>
          <w:t>effects</w:t>
        </w:r>
        <w:proofErr w:type="spellEnd"/>
        <w:r w:rsidR="00874DF9" w:rsidRPr="005A10E8">
          <w:rPr>
            <w:rStyle w:val="Hyperlink1"/>
          </w:rPr>
          <w:t xml:space="preserve"> </w:t>
        </w:r>
        <w:proofErr w:type="spellStart"/>
        <w:r w:rsidR="00874DF9" w:rsidRPr="005A10E8">
          <w:rPr>
            <w:rStyle w:val="Hyperlink1"/>
          </w:rPr>
          <w:t>plot</w:t>
        </w:r>
        <w:proofErr w:type="spellEnd"/>
        <w:r w:rsidR="00874DF9" w:rsidRPr="005A10E8">
          <w:rPr>
            <w:rStyle w:val="Hyperlink1"/>
          </w:rPr>
          <w:t xml:space="preserve"> (in Figure 2; </w:t>
        </w:r>
        <w:proofErr w:type="spellStart"/>
        <w:r w:rsidR="00874DF9" w:rsidRPr="005A10E8">
          <w:rPr>
            <w:rStyle w:val="Hyperlink1"/>
          </w:rPr>
          <w:t>see</w:t>
        </w:r>
        <w:proofErr w:type="spellEnd"/>
        <w:r w:rsidR="00874DF9" w:rsidRPr="005A10E8">
          <w:rPr>
            <w:rStyle w:val="Hyperlink1"/>
          </w:rPr>
          <w:t xml:space="preserve"> </w:t>
        </w:r>
        <w:proofErr w:type="spellStart"/>
        <w:r w:rsidR="00874DF9" w:rsidRPr="005A10E8">
          <w:rPr>
            <w:rStyle w:val="Hyperlink1"/>
          </w:rPr>
          <w:t>Lüdecke</w:t>
        </w:r>
        <w:proofErr w:type="spellEnd"/>
        <w:r w:rsidR="00874DF9" w:rsidRPr="005A10E8">
          <w:rPr>
            <w:rStyle w:val="Hyperlink1"/>
          </w:rPr>
          <w:t>, 2021)</w:t>
        </w:r>
      </w:ins>
      <w:del w:id="164" w:author="Dr. Amy R." w:date="2023-01-28T14:41:00Z">
        <w:r w:rsidDel="00874DF9">
          <w:rPr>
            <w:rStyle w:val="Hyperlink0"/>
          </w:rPr>
          <w:delText xml:space="preserve">Following </w:delText>
        </w:r>
        <w:r w:rsidDel="00874DF9">
          <w:fldChar w:fldCharType="begin"/>
        </w:r>
        <w:r w:rsidDel="00874DF9">
          <w:delInstrText>HYPERLINK "https://www.zotero.org/google-docs/?PNkVXf"</w:delInstrText>
        </w:r>
        <w:r w:rsidDel="00874DF9">
          <w:fldChar w:fldCharType="separate"/>
        </w:r>
        <w:r w:rsidDel="00874DF9">
          <w:rPr>
            <w:rStyle w:val="Hyperlink0"/>
          </w:rPr>
          <w:delText>Brambor et al. (2006)</w:delText>
        </w:r>
        <w:r w:rsidDel="00874DF9">
          <w:rPr>
            <w:rStyle w:val="Hyperlink0"/>
          </w:rPr>
          <w:fldChar w:fldCharType="end"/>
        </w:r>
        <w:r w:rsidDel="00874DF9">
          <w:rPr>
            <w:rStyle w:val="Hyperlink0"/>
          </w:rPr>
          <w:delText xml:space="preserve">, both the multiplicative and constitutive terms were included and </w:delText>
        </w:r>
        <w:r w:rsidDel="00874DF9">
          <w:rPr>
            <w:rStyle w:val="None"/>
            <w:b/>
            <w:bCs/>
            <w:color w:val="4A86E8"/>
            <w:u w:color="4A86E8"/>
          </w:rPr>
          <w:delText>we also analyze the marginal effects (see Lü</w:delText>
        </w:r>
        <w:r w:rsidDel="00874DF9">
          <w:rPr>
            <w:rStyle w:val="None"/>
            <w:b/>
            <w:bCs/>
            <w:color w:val="4A86E8"/>
            <w:u w:color="4A86E8"/>
            <w:lang w:val="de-DE"/>
          </w:rPr>
          <w:delText>decke, 2021)</w:delText>
        </w:r>
        <w:r w:rsidDel="00874DF9">
          <w:rPr>
            <w:rStyle w:val="None"/>
          </w:rPr>
          <w:delText>.</w:delText>
        </w:r>
      </w:del>
      <w:r>
        <w:rPr>
          <w:rStyle w:val="None"/>
        </w:rPr>
        <w:t>”</w:t>
      </w:r>
      <w:r>
        <w:rPr>
          <w:rStyle w:val="None"/>
        </w:rPr>
        <w:br/>
      </w:r>
      <w:r>
        <w:rPr>
          <w:rStyle w:val="None"/>
        </w:rPr>
        <w:br/>
      </w:r>
      <w:r>
        <w:rPr>
          <w:rStyle w:val="None"/>
          <w:b/>
          <w:bCs/>
          <w:u w:val="single"/>
        </w:rPr>
        <w:t>We have modified the title and axis titles of Figure 3</w:t>
      </w:r>
      <w:r>
        <w:rPr>
          <w:rStyle w:val="None"/>
        </w:rPr>
        <w:t xml:space="preserve"> (see p. 16 of the paper):</w:t>
      </w:r>
      <w:r>
        <w:rPr>
          <w:rStyle w:val="None"/>
          <w:rtl/>
          <w:lang w:val="ar-SA"/>
        </w:rPr>
        <w:br/>
      </w:r>
      <w:r>
        <w:rPr>
          <w:rStyle w:val="None"/>
          <w:rtl/>
          <w:lang w:val="ar-SA"/>
        </w:rPr>
        <w:br/>
        <w:t>“</w:t>
      </w:r>
      <w:del w:id="165" w:author="Dr. Amy R." w:date="2023-01-28T14:42:00Z">
        <w:r w:rsidDel="00F71B7C">
          <w:rPr>
            <w:rStyle w:val="Hyperlink0"/>
          </w:rPr>
          <w:delText>F</w:delText>
        </w:r>
      </w:del>
      <w:ins w:id="166" w:author="Dr. Amy R." w:date="2023-01-28T14:42:00Z">
        <w:r w:rsidR="00F71B7C" w:rsidRPr="005A10E8">
          <w:rPr>
            <w:rStyle w:val="None"/>
            <w:b/>
            <w:bCs/>
            <w:color w:val="202124"/>
            <w:u w:color="202124"/>
          </w:rPr>
          <w:t>Figure 3: Marginal Effects of the Interaction Term Between Physical Appearance-Occupation Congruence and Social Class on Votes Received</w:t>
        </w:r>
      </w:ins>
      <w:del w:id="167" w:author="Dr. Amy R." w:date="2023-01-28T14:42:00Z">
        <w:r w:rsidDel="00F71B7C">
          <w:rPr>
            <w:rStyle w:val="Hyperlink0"/>
          </w:rPr>
          <w:delText>igure 3: Marginal Effects of the Interaction Term Between Physical Appearance-Occupation Congruence and Social Class on Votes Received</w:delText>
        </w:r>
      </w:del>
      <w:r>
        <w:rPr>
          <w:rStyle w:val="None"/>
        </w:rPr>
        <w:t>”</w:t>
      </w:r>
      <w:r>
        <w:rPr>
          <w:rStyle w:val="None"/>
          <w:i/>
          <w:iCs/>
          <w:color w:val="1F497D"/>
          <w:sz w:val="18"/>
          <w:szCs w:val="18"/>
          <w:u w:color="1F497D"/>
        </w:rPr>
        <w:br/>
      </w:r>
      <w:r>
        <w:rPr>
          <w:rStyle w:val="None"/>
          <w:i/>
          <w:iCs/>
          <w:color w:val="1F497D"/>
          <w:sz w:val="18"/>
          <w:szCs w:val="18"/>
          <w:u w:color="1F497D"/>
        </w:rPr>
        <w:br/>
      </w:r>
      <w:r>
        <w:rPr>
          <w:rStyle w:val="None"/>
          <w:noProof/>
          <w:color w:val="1F497D"/>
          <w:sz w:val="18"/>
          <w:szCs w:val="18"/>
          <w:u w:color="1F497D"/>
        </w:rPr>
        <w:drawing>
          <wp:inline distT="0" distB="0" distL="0" distR="0" wp14:anchorId="236FB7ED" wp14:editId="0FEFC5C3">
            <wp:extent cx="5731200" cy="2870200"/>
            <wp:effectExtent l="0" t="0" r="0" b="0"/>
            <wp:docPr id="1073741835" name="officeArt object" descr="image8.jpg"/>
            <wp:cNvGraphicFramePr/>
            <a:graphic xmlns:a="http://schemas.openxmlformats.org/drawingml/2006/main">
              <a:graphicData uri="http://schemas.openxmlformats.org/drawingml/2006/picture">
                <pic:pic xmlns:pic="http://schemas.openxmlformats.org/drawingml/2006/picture">
                  <pic:nvPicPr>
                    <pic:cNvPr id="1073741835" name="image8.jpg" descr="image8.jpg"/>
                    <pic:cNvPicPr>
                      <a:picLocks noChangeAspect="1"/>
                    </pic:cNvPicPr>
                  </pic:nvPicPr>
                  <pic:blipFill>
                    <a:blip r:embed="rId22"/>
                    <a:stretch>
                      <a:fillRect/>
                    </a:stretch>
                  </pic:blipFill>
                  <pic:spPr>
                    <a:xfrm>
                      <a:off x="0" y="0"/>
                      <a:ext cx="5731200" cy="2870200"/>
                    </a:xfrm>
                    <a:prstGeom prst="rect">
                      <a:avLst/>
                    </a:prstGeom>
                    <a:ln w="12700" cap="flat">
                      <a:noFill/>
                      <a:miter lim="400000"/>
                    </a:ln>
                    <a:effectLst/>
                  </pic:spPr>
                </pic:pic>
              </a:graphicData>
            </a:graphic>
          </wp:inline>
        </w:drawing>
      </w:r>
      <w:r>
        <w:rPr>
          <w:rStyle w:val="None"/>
          <w:color w:val="1F497D"/>
          <w:sz w:val="18"/>
          <w:szCs w:val="18"/>
          <w:u w:color="1F497D"/>
        </w:rPr>
        <w:br/>
      </w:r>
      <w:r>
        <w:rPr>
          <w:rStyle w:val="None"/>
          <w:color w:val="1F497D"/>
          <w:sz w:val="18"/>
          <w:szCs w:val="18"/>
          <w:u w:color="1F497D"/>
        </w:rPr>
        <w:br/>
      </w:r>
      <w:r>
        <w:rPr>
          <w:rStyle w:val="None"/>
        </w:rPr>
        <w:t xml:space="preserve">We truly hope these responses clarify your point. If not, please let us know, and we would happily provide more details. </w:t>
      </w:r>
      <w:r>
        <w:rPr>
          <w:rStyle w:val="None"/>
        </w:rPr>
        <w:br/>
      </w:r>
      <w:r>
        <w:rPr>
          <w:rStyle w:val="None"/>
        </w:rPr>
        <w:br/>
      </w:r>
      <w:r>
        <w:rPr>
          <w:rStyle w:val="None"/>
          <w:u w:val="single"/>
        </w:rPr>
        <w:t>Overall comments</w:t>
      </w:r>
      <w:r>
        <w:rPr>
          <w:rStyle w:val="None"/>
        </w:rPr>
        <w:t>: Thank you very much for your comments and suggestions. We have answered and implemented every single one of them. Hopefully they are satisfactory to you. Please let us know if there is anything else we could do.</w:t>
      </w:r>
    </w:p>
    <w:p w14:paraId="28AAD9FC" w14:textId="77777777" w:rsidR="005C385A" w:rsidRDefault="00000000">
      <w:pPr>
        <w:pStyle w:val="Body"/>
        <w:spacing w:before="200" w:after="200"/>
        <w:jc w:val="both"/>
      </w:pPr>
      <w:r>
        <w:rPr>
          <w:rStyle w:val="None"/>
        </w:rPr>
        <w:br/>
      </w:r>
      <w:r>
        <w:rPr>
          <w:rStyle w:val="None"/>
        </w:rPr>
        <w:br/>
      </w:r>
    </w:p>
    <w:sectPr w:rsidR="005C385A">
      <w:headerReference w:type="default" r:id="rId23"/>
      <w:footerReference w:type="default" r:id="rId24"/>
      <w:pgSz w:w="11900" w:h="16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Dr. Amy R." w:date="2023-01-28T14:46:00Z" w:initials="AR">
    <w:p w14:paraId="69FB8095" w14:textId="3C63ABDC" w:rsidR="009040BA" w:rsidRDefault="009040BA">
      <w:pPr>
        <w:pStyle w:val="CommentText"/>
      </w:pPr>
      <w:r>
        <w:rPr>
          <w:rStyle w:val="CommentReference"/>
        </w:rPr>
        <w:annotationRef/>
      </w:r>
      <w:r>
        <w:t xml:space="preserve">Please note that absent any instructions to edit any of the copy in this memo, and strictly instructed to cut and paste edited language from the paper to replace corresponding sections in blue font here, that is all I have done with this document; you will find a “Tracked version” and a “Clean version” submitted with the file for the full </w:t>
      </w:r>
      <w:proofErr w:type="spellStart"/>
      <w:r>
        <w:t>assignjment</w:t>
      </w:r>
      <w:proofErr w:type="spellEnd"/>
      <w:r>
        <w:t>.”</w:t>
      </w:r>
    </w:p>
  </w:comment>
  <w:comment w:id="6" w:author="Dr. Amy R." w:date="2023-01-28T12:57:00Z" w:initials="AR">
    <w:p w14:paraId="3C509A78" w14:textId="77777777" w:rsidR="00F43BAB" w:rsidRDefault="00F43BAB" w:rsidP="00F43BAB">
      <w:pPr>
        <w:pStyle w:val="CommentText"/>
      </w:pPr>
      <w:r>
        <w:rPr>
          <w:rStyle w:val="CommentReference"/>
        </w:rPr>
        <w:annotationRef/>
      </w:r>
      <w:r>
        <w:t>This does not appear in References and must be added there or deleted here.</w:t>
      </w:r>
    </w:p>
  </w:comment>
  <w:comment w:id="9" w:author="Dr. Amy R." w:date="2023-01-27T06:29:00Z" w:initials="ASR">
    <w:p w14:paraId="23D54A11" w14:textId="77777777" w:rsidR="00F43BAB" w:rsidRDefault="00F43BAB" w:rsidP="00F43BAB">
      <w:pPr>
        <w:pStyle w:val="CommentText"/>
      </w:pPr>
      <w:r>
        <w:rPr>
          <w:rStyle w:val="CommentReference"/>
        </w:rPr>
        <w:annotationRef/>
      </w:r>
      <w:r>
        <w:t>U.S. preferred</w:t>
      </w:r>
    </w:p>
  </w:comment>
  <w:comment w:id="10" w:author="Dr. Amy R." w:date="2023-01-28T11:50:00Z" w:initials="AR">
    <w:p w14:paraId="488742EB" w14:textId="77777777" w:rsidR="00F43BAB" w:rsidRDefault="00F43BAB" w:rsidP="00F43BAB">
      <w:pPr>
        <w:pStyle w:val="CommentText"/>
      </w:pPr>
      <w:r>
        <w:rPr>
          <w:rStyle w:val="CommentReference"/>
        </w:rPr>
        <w:annotationRef/>
      </w:r>
      <w:r>
        <w:t>The 1986 source does not appear in References; it must be added there or deleted here.-</w:t>
      </w:r>
    </w:p>
  </w:comment>
  <w:comment w:id="11" w:author="Dr. Amy R." w:date="2023-01-28T11:52:00Z" w:initials="AR">
    <w:p w14:paraId="081F1BEC" w14:textId="77777777" w:rsidR="00F43BAB" w:rsidRDefault="00F43BAB" w:rsidP="00F43BAB">
      <w:pPr>
        <w:pStyle w:val="CommentText"/>
      </w:pPr>
      <w:r>
        <w:rPr>
          <w:rStyle w:val="CommentReference"/>
        </w:rPr>
        <w:annotationRef/>
      </w:r>
      <w:r>
        <w:t>This source does not appear in References; it must be added there or deleted here.</w:t>
      </w:r>
    </w:p>
  </w:comment>
  <w:comment w:id="15" w:author="Dr. Amy R." w:date="2023-01-28T12:05:00Z" w:initials="AR">
    <w:p w14:paraId="3944195C" w14:textId="77777777" w:rsidR="00F43BAB" w:rsidRDefault="00F43BAB" w:rsidP="00F43BAB">
      <w:pPr>
        <w:pStyle w:val="CommentText"/>
      </w:pPr>
      <w:r>
        <w:rPr>
          <w:rStyle w:val="CommentReference"/>
        </w:rPr>
        <w:annotationRef/>
      </w:r>
      <w:r>
        <w:rPr>
          <w:rStyle w:val="CommentReference"/>
        </w:rPr>
        <w:annotationRef/>
      </w:r>
      <w:r>
        <w:t>This source does not appear in References; it must be added there or deleted here.</w:t>
      </w:r>
    </w:p>
  </w:comment>
  <w:comment w:id="16" w:author="Dr. Amy R." w:date="2023-01-28T12:05:00Z" w:initials="AR">
    <w:p w14:paraId="048DA1B6" w14:textId="77777777" w:rsidR="00F43BAB" w:rsidRDefault="00F43BAB" w:rsidP="00F43BAB">
      <w:pPr>
        <w:pStyle w:val="CommentText"/>
      </w:pPr>
      <w:r>
        <w:rPr>
          <w:rStyle w:val="CommentReference"/>
        </w:rPr>
        <w:annotationRef/>
      </w:r>
      <w:r>
        <w:rPr>
          <w:rStyle w:val="CommentReference"/>
        </w:rPr>
        <w:annotationRef/>
      </w:r>
      <w:r>
        <w:t>This source does not appear in References; it must be added there or deleted here.</w:t>
      </w:r>
    </w:p>
  </w:comment>
  <w:comment w:id="17" w:author="Dr. Amy R." w:date="2023-01-28T12:06:00Z" w:initials="AR">
    <w:p w14:paraId="48817AF0" w14:textId="77777777" w:rsidR="00F43BAB" w:rsidRDefault="00F43BAB" w:rsidP="00F43BAB">
      <w:pPr>
        <w:pStyle w:val="CommentText"/>
      </w:pPr>
      <w:r>
        <w:rPr>
          <w:rStyle w:val="CommentReference"/>
        </w:rPr>
        <w:annotationRef/>
      </w:r>
      <w:r>
        <w:rPr>
          <w:rStyle w:val="CommentReference"/>
        </w:rPr>
        <w:annotationRef/>
      </w:r>
      <w:r>
        <w:t>This source does not appear in References; it must be added there or deleted here.</w:t>
      </w:r>
    </w:p>
  </w:comment>
  <w:comment w:id="18" w:author="Dr. Amy R." w:date="2023-01-28T12:06:00Z" w:initials="AR">
    <w:p w14:paraId="2A562F64" w14:textId="77777777" w:rsidR="00F43BAB" w:rsidRDefault="00F43BAB" w:rsidP="00F43BAB">
      <w:pPr>
        <w:pStyle w:val="CommentText"/>
      </w:pPr>
      <w:r>
        <w:rPr>
          <w:rStyle w:val="CommentReference"/>
        </w:rPr>
        <w:annotationRef/>
      </w:r>
      <w:r>
        <w:rPr>
          <w:rStyle w:val="CommentReference"/>
        </w:rPr>
        <w:annotationRef/>
      </w:r>
      <w:r>
        <w:t>This source does not appear in References; it must be added there or deleted here.</w:t>
      </w:r>
    </w:p>
  </w:comment>
  <w:comment w:id="19" w:author="Dr. Amy R." w:date="2023-01-28T12:07:00Z" w:initials="AR">
    <w:p w14:paraId="4764DFE0" w14:textId="77777777" w:rsidR="00F43BAB" w:rsidRDefault="00F43BAB" w:rsidP="00F43BAB">
      <w:pPr>
        <w:pStyle w:val="CommentText"/>
      </w:pPr>
      <w:r>
        <w:rPr>
          <w:rStyle w:val="CommentReference"/>
        </w:rPr>
        <w:annotationRef/>
      </w:r>
      <w:r>
        <w:t xml:space="preserve">This author appears in References but with the date 2021; if there is a different source with this date, please check and revise so </w:t>
      </w:r>
      <w:proofErr w:type="gramStart"/>
      <w:r>
        <w:t>it</w:t>
      </w:r>
      <w:proofErr w:type="gramEnd"/>
      <w:r>
        <w:t xml:space="preserve"> source appears both places.</w:t>
      </w:r>
    </w:p>
  </w:comment>
  <w:comment w:id="24" w:author="Dr. Amy R." w:date="2023-01-28T12:38:00Z" w:initials="AR">
    <w:p w14:paraId="3181FA2B" w14:textId="77777777" w:rsidR="00351962" w:rsidRDefault="00351962" w:rsidP="00351962">
      <w:pPr>
        <w:pStyle w:val="CommentText"/>
      </w:pPr>
      <w:r>
        <w:rPr>
          <w:rStyle w:val="CommentReference"/>
        </w:rPr>
        <w:annotationRef/>
      </w:r>
      <w:r>
        <w:rPr>
          <w:rStyle w:val="CommentReference"/>
        </w:rPr>
        <w:annotationRef/>
      </w:r>
      <w:r>
        <w:t>This source does not appear in References; it must be added there or deleted here.</w:t>
      </w:r>
    </w:p>
  </w:comment>
  <w:comment w:id="25" w:author="Dr. Amy R." w:date="2023-01-28T12:50:00Z" w:initials="AR">
    <w:p w14:paraId="6267094D" w14:textId="77777777" w:rsidR="00351962" w:rsidRDefault="00351962" w:rsidP="00351962">
      <w:pPr>
        <w:pStyle w:val="CommentText"/>
      </w:pPr>
      <w:r>
        <w:rPr>
          <w:rStyle w:val="CommentReference"/>
        </w:rPr>
        <w:annotationRef/>
      </w:r>
      <w:r>
        <w:t xml:space="preserve">Please note re </w:t>
      </w:r>
      <w:r>
        <w:rPr>
          <w:rStyle w:val="Hyperlink3"/>
        </w:rPr>
        <w:t xml:space="preserve">Borg &amp; </w:t>
      </w:r>
      <w:proofErr w:type="spellStart"/>
      <w:r>
        <w:rPr>
          <w:rStyle w:val="Hyperlink3"/>
        </w:rPr>
        <w:t>Pikkala</w:t>
      </w:r>
      <w:proofErr w:type="spellEnd"/>
      <w:r>
        <w:rPr>
          <w:rStyle w:val="Hyperlink3"/>
        </w:rPr>
        <w:t>, 2017—this does not appear in References and must be added there or deleted here.</w:t>
      </w:r>
    </w:p>
  </w:comment>
  <w:comment w:id="28" w:author="Dr. Amy R." w:date="2023-01-28T12:39:00Z" w:initials="AR">
    <w:p w14:paraId="25DCCC54" w14:textId="77777777" w:rsidR="00351962" w:rsidRDefault="00351962" w:rsidP="00351962">
      <w:pPr>
        <w:pStyle w:val="CommentText"/>
      </w:pPr>
      <w:r>
        <w:rPr>
          <w:rStyle w:val="CommentReference"/>
        </w:rPr>
        <w:annotationRef/>
      </w:r>
      <w:r>
        <w:t xml:space="preserve">See note above; the second author must be added to the citation to distinguish which source with </w:t>
      </w:r>
      <w:proofErr w:type="spellStart"/>
      <w:r>
        <w:t>Sarpila</w:t>
      </w:r>
      <w:proofErr w:type="spellEnd"/>
      <w:r>
        <w:t xml:space="preserve"> as the lead and dated 2021 this is.</w:t>
      </w:r>
    </w:p>
  </w:comment>
  <w:comment w:id="49" w:author="Dr. Amy R." w:date="2023-01-26T12:30:00Z" w:initials="ASR">
    <w:p w14:paraId="3D8E1368" w14:textId="77777777" w:rsidR="004D571A" w:rsidRDefault="004D571A" w:rsidP="004D571A">
      <w:pPr>
        <w:pStyle w:val="CommentText"/>
      </w:pPr>
      <w:r>
        <w:rPr>
          <w:rStyle w:val="CommentReference"/>
        </w:rPr>
        <w:annotationRef/>
      </w:r>
      <w:r>
        <w:t>The en dash, rather than the hyphen, is used to express a range like this.</w:t>
      </w:r>
    </w:p>
  </w:comment>
  <w:comment w:id="52" w:author="Dr. Amy R." w:date="2023-01-28T12:57:00Z" w:initials="AR">
    <w:p w14:paraId="0E8B4CE2" w14:textId="77777777" w:rsidR="004D571A" w:rsidRDefault="004D571A" w:rsidP="004D571A">
      <w:pPr>
        <w:pStyle w:val="CommentText"/>
      </w:pPr>
      <w:r>
        <w:rPr>
          <w:rStyle w:val="CommentReference"/>
        </w:rPr>
        <w:annotationRef/>
      </w:r>
      <w:r>
        <w:t>This does not appear in References and must be added there or deleted here.</w:t>
      </w:r>
    </w:p>
  </w:comment>
  <w:comment w:id="57" w:author="Dr. Amy R." w:date="2023-01-26T13:09:00Z" w:initials="ASR">
    <w:p w14:paraId="44683F9D" w14:textId="77777777" w:rsidR="004D571A" w:rsidRDefault="004D571A" w:rsidP="004D571A">
      <w:pPr>
        <w:pStyle w:val="CommentText"/>
      </w:pPr>
      <w:r>
        <w:rPr>
          <w:rStyle w:val="CommentReference"/>
        </w:rPr>
        <w:annotationRef/>
      </w:r>
      <w:r>
        <w:t>Usually, introducing a table like this appears in the paragraph preceding the table, not following it.</w:t>
      </w:r>
    </w:p>
  </w:comment>
  <w:comment w:id="63" w:author="Dr. Amy R." w:date="2023-01-28T13:18:00Z" w:initials="AR">
    <w:p w14:paraId="6E5D50D6" w14:textId="77777777" w:rsidR="004D571A" w:rsidRDefault="004D571A" w:rsidP="004D571A">
      <w:pPr>
        <w:pStyle w:val="CommentText"/>
      </w:pPr>
      <w:r>
        <w:rPr>
          <w:rStyle w:val="CommentReference"/>
        </w:rPr>
        <w:annotationRef/>
      </w:r>
      <w:r>
        <w:t>Most academic style guides endorse dropping the hyphen following a prefix (here, “intra”) in an adjective preceding a noun.</w:t>
      </w:r>
    </w:p>
  </w:comment>
  <w:comment w:id="92" w:author="Dr. Amy R." w:date="2023-01-28T12:52:00Z" w:initials="AR">
    <w:p w14:paraId="51EBDD9F" w14:textId="77777777" w:rsidR="00834CEC" w:rsidRDefault="00834CEC" w:rsidP="00834CEC">
      <w:pPr>
        <w:pStyle w:val="CommentText"/>
      </w:pPr>
      <w:r>
        <w:rPr>
          <w:rStyle w:val="CommentReference"/>
        </w:rPr>
        <w:annotationRef/>
      </w:r>
      <w:r>
        <w:t>As it appears in References; the URL would more properly be placed there than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9FB8095" w15:done="0"/>
  <w15:commentEx w15:paraId="3C509A78" w15:done="0"/>
  <w15:commentEx w15:paraId="23D54A11" w15:done="0"/>
  <w15:commentEx w15:paraId="488742EB" w15:done="0"/>
  <w15:commentEx w15:paraId="081F1BEC" w15:done="0"/>
  <w15:commentEx w15:paraId="3944195C" w15:done="0"/>
  <w15:commentEx w15:paraId="048DA1B6" w15:done="0"/>
  <w15:commentEx w15:paraId="48817AF0" w15:done="0"/>
  <w15:commentEx w15:paraId="2A562F64" w15:done="0"/>
  <w15:commentEx w15:paraId="4764DFE0" w15:done="0"/>
  <w15:commentEx w15:paraId="3181FA2B" w15:done="0"/>
  <w15:commentEx w15:paraId="6267094D" w15:done="0"/>
  <w15:commentEx w15:paraId="25DCCC54" w15:done="0"/>
  <w15:commentEx w15:paraId="3D8E1368" w15:done="0"/>
  <w15:commentEx w15:paraId="0E8B4CE2" w15:done="0"/>
  <w15:commentEx w15:paraId="44683F9D" w15:done="0"/>
  <w15:commentEx w15:paraId="6E5D50D6" w15:done="0"/>
  <w15:commentEx w15:paraId="51EBDD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7FB3DA" w16cex:dateUtc="2023-01-28T19:46:00Z"/>
  <w16cex:commentExtensible w16cex:durableId="277F9A49" w16cex:dateUtc="2023-01-28T17:57:00Z"/>
  <w16cex:commentExtensible w16cex:durableId="277DEDAD" w16cex:dateUtc="2023-01-27T11:29:00Z"/>
  <w16cex:commentExtensible w16cex:durableId="277F8A8B" w16cex:dateUtc="2023-01-28T16:50:00Z"/>
  <w16cex:commentExtensible w16cex:durableId="277F8AED" w16cex:dateUtc="2023-01-28T16:52:00Z"/>
  <w16cex:commentExtensible w16cex:durableId="277F8DF3" w16cex:dateUtc="2023-01-28T17:05:00Z"/>
  <w16cex:commentExtensible w16cex:durableId="277F8E14" w16cex:dateUtc="2023-01-28T17:05:00Z"/>
  <w16cex:commentExtensible w16cex:durableId="277F8E38" w16cex:dateUtc="2023-01-28T17:06:00Z"/>
  <w16cex:commentExtensible w16cex:durableId="277F8E4C" w16cex:dateUtc="2023-01-28T17:06:00Z"/>
  <w16cex:commentExtensible w16cex:durableId="277F8E6F" w16cex:dateUtc="2023-01-28T17:07:00Z"/>
  <w16cex:commentExtensible w16cex:durableId="277F95DD" w16cex:dateUtc="2023-01-28T17:38:00Z"/>
  <w16cex:commentExtensible w16cex:durableId="277F9881" w16cex:dateUtc="2023-01-28T17:50:00Z"/>
  <w16cex:commentExtensible w16cex:durableId="277F9618" w16cex:dateUtc="2023-01-28T17:39:00Z"/>
  <w16cex:commentExtensible w16cex:durableId="277CF0D1" w16cex:dateUtc="2023-01-26T17:30:00Z"/>
  <w16cex:commentExtensible w16cex:durableId="277FADEC" w16cex:dateUtc="2023-01-28T17:57:00Z"/>
  <w16cex:commentExtensible w16cex:durableId="277CFA08" w16cex:dateUtc="2023-01-26T18:09:00Z"/>
  <w16cex:commentExtensible w16cex:durableId="277F9F27" w16cex:dateUtc="2023-01-28T18:18:00Z"/>
  <w16cex:commentExtensible w16cex:durableId="277F9922" w16cex:dateUtc="2023-01-28T17: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FB8095" w16cid:durableId="277FB3DA"/>
  <w16cid:commentId w16cid:paraId="3C509A78" w16cid:durableId="277F9A49"/>
  <w16cid:commentId w16cid:paraId="23D54A11" w16cid:durableId="277DEDAD"/>
  <w16cid:commentId w16cid:paraId="488742EB" w16cid:durableId="277F8A8B"/>
  <w16cid:commentId w16cid:paraId="081F1BEC" w16cid:durableId="277F8AED"/>
  <w16cid:commentId w16cid:paraId="3944195C" w16cid:durableId="277F8DF3"/>
  <w16cid:commentId w16cid:paraId="048DA1B6" w16cid:durableId="277F8E14"/>
  <w16cid:commentId w16cid:paraId="48817AF0" w16cid:durableId="277F8E38"/>
  <w16cid:commentId w16cid:paraId="2A562F64" w16cid:durableId="277F8E4C"/>
  <w16cid:commentId w16cid:paraId="4764DFE0" w16cid:durableId="277F8E6F"/>
  <w16cid:commentId w16cid:paraId="3181FA2B" w16cid:durableId="277F95DD"/>
  <w16cid:commentId w16cid:paraId="6267094D" w16cid:durableId="277F9881"/>
  <w16cid:commentId w16cid:paraId="25DCCC54" w16cid:durableId="277F9618"/>
  <w16cid:commentId w16cid:paraId="3D8E1368" w16cid:durableId="277CF0D1"/>
  <w16cid:commentId w16cid:paraId="0E8B4CE2" w16cid:durableId="277FADEC"/>
  <w16cid:commentId w16cid:paraId="44683F9D" w16cid:durableId="277CFA08"/>
  <w16cid:commentId w16cid:paraId="6E5D50D6" w16cid:durableId="277F9F27"/>
  <w16cid:commentId w16cid:paraId="51EBDD9F" w16cid:durableId="277F99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0DAE9" w14:textId="77777777" w:rsidR="0091351A" w:rsidRDefault="0091351A">
      <w:r>
        <w:separator/>
      </w:r>
    </w:p>
  </w:endnote>
  <w:endnote w:type="continuationSeparator" w:id="0">
    <w:p w14:paraId="09C84849" w14:textId="77777777" w:rsidR="0091351A" w:rsidRDefault="00913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8B406" w14:textId="77777777" w:rsidR="005C385A" w:rsidRDefault="00000000">
    <w:pPr>
      <w:pStyle w:val="Body"/>
      <w:jc w:val="right"/>
    </w:pPr>
    <w:r>
      <w:fldChar w:fldCharType="begin"/>
    </w:r>
    <w:r>
      <w:instrText xml:space="preserve"> PAGE </w:instrText>
    </w:r>
    <w:r>
      <w:fldChar w:fldCharType="separate"/>
    </w:r>
    <w:r w:rsidR="007053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1A561" w14:textId="77777777" w:rsidR="0091351A" w:rsidRDefault="0091351A">
      <w:r>
        <w:separator/>
      </w:r>
    </w:p>
  </w:footnote>
  <w:footnote w:type="continuationSeparator" w:id="0">
    <w:p w14:paraId="7C08570F" w14:textId="77777777" w:rsidR="0091351A" w:rsidRDefault="0091351A">
      <w:r>
        <w:continuationSeparator/>
      </w:r>
    </w:p>
  </w:footnote>
  <w:footnote w:type="continuationNotice" w:id="1">
    <w:p w14:paraId="27D0DED5" w14:textId="77777777" w:rsidR="0091351A" w:rsidRDefault="0091351A"/>
  </w:footnote>
  <w:footnote w:id="2">
    <w:p w14:paraId="229787F0" w14:textId="77777777" w:rsidR="00351962" w:rsidRDefault="00351962" w:rsidP="00351962">
      <w:pPr>
        <w:pStyle w:val="Body"/>
        <w:spacing w:line="240" w:lineRule="auto"/>
        <w:jc w:val="both"/>
        <w:rPr>
          <w:ins w:id="26" w:author="Dr. Amy R." w:date="2023-01-28T14:15:00Z"/>
        </w:rPr>
      </w:pPr>
      <w:ins w:id="27" w:author="Dr. Amy R." w:date="2023-01-28T14:15:00Z">
        <w:r>
          <w:rPr>
            <w:rStyle w:val="None"/>
            <w:vertAlign w:val="superscript"/>
          </w:rPr>
          <w:footnoteRef/>
        </w:r>
        <w:r>
          <w:rPr>
            <w:rStyle w:val="Hyperlink3"/>
          </w:rPr>
          <w:t xml:space="preserve"> However, the nomination process might differ significantly between larger and smaller municipalities (</w:t>
        </w:r>
        <w:proofErr w:type="spellStart"/>
        <w:r>
          <w:rPr>
            <w:rStyle w:val="Hyperlink3"/>
          </w:rPr>
          <w:t>Kestilä</w:t>
        </w:r>
        <w:proofErr w:type="spellEnd"/>
        <w:r>
          <w:rPr>
            <w:rStyle w:val="Hyperlink3"/>
          </w:rPr>
          <w:t xml:space="preserve">-Kekkonen et al., 2018). For example, for the 2017 Finnish Municipal Elections, Helsinki had 7,500 inhabitants per counselor, while in smaller municipalities the ratio was around 50 inhabitants per counselor (Borg &amp; </w:t>
        </w:r>
        <w:proofErr w:type="spellStart"/>
        <w:r>
          <w:rPr>
            <w:rStyle w:val="Hyperlink3"/>
          </w:rPr>
          <w:t>Pikkala</w:t>
        </w:r>
        <w:proofErr w:type="spellEnd"/>
        <w:r>
          <w:rPr>
            <w:rStyle w:val="Hyperlink3"/>
          </w:rPr>
          <w:t>, 2017).</w:t>
        </w:r>
      </w:ins>
    </w:p>
  </w:footnote>
  <w:footnote w:id="3">
    <w:p w14:paraId="2A46B85D" w14:textId="77777777" w:rsidR="00351962" w:rsidRDefault="00351962" w:rsidP="00351962">
      <w:pPr>
        <w:pStyle w:val="Body"/>
        <w:spacing w:line="240" w:lineRule="auto"/>
        <w:rPr>
          <w:ins w:id="29" w:author="Dr. Amy R." w:date="2023-01-28T14:15:00Z"/>
        </w:rPr>
      </w:pPr>
      <w:ins w:id="30" w:author="Dr. Amy R." w:date="2023-01-28T14:15:00Z">
        <w:r>
          <w:rPr>
            <w:rStyle w:val="None"/>
            <w:vertAlign w:val="superscript"/>
          </w:rPr>
          <w:footnoteRef/>
        </w:r>
        <w:r>
          <w:rPr>
            <w:rStyle w:val="Hyperlink3"/>
          </w:rPr>
          <w:t xml:space="preserve">  We thank one of the reviewers for encouraging this discussion.</w:t>
        </w:r>
      </w:ins>
    </w:p>
  </w:footnote>
  <w:footnote w:id="4">
    <w:p w14:paraId="113EC946" w14:textId="77777777" w:rsidR="005C385A" w:rsidDel="00351962" w:rsidRDefault="00000000">
      <w:pPr>
        <w:pStyle w:val="Body"/>
        <w:spacing w:line="240" w:lineRule="auto"/>
        <w:jc w:val="both"/>
        <w:rPr>
          <w:del w:id="33" w:author="Dr. Amy R." w:date="2023-01-28T14:15:00Z"/>
        </w:rPr>
      </w:pPr>
      <w:del w:id="34" w:author="Dr. Amy R." w:date="2023-01-28T14:15:00Z">
        <w:r w:rsidDel="00351962">
          <w:rPr>
            <w:rStyle w:val="None"/>
            <w:color w:val="4A86E8"/>
            <w:u w:color="4A86E8"/>
            <w:vertAlign w:val="superscript"/>
          </w:rPr>
          <w:footnoteRef/>
        </w:r>
        <w:r w:rsidDel="00351962">
          <w:rPr>
            <w:rStyle w:val="None"/>
            <w:sz w:val="20"/>
            <w:szCs w:val="20"/>
          </w:rPr>
          <w:delText xml:space="preserve"> However, the nomination process might differ significantly between larger and smaller municipalities (Kestilä-Kekkonen et al., 2018). For example, for the 2017 Finnish Municipal Elections, Helsinki had 7,500 inhabitants per counselor, while in smaller municipalities the ratio was around 50 inhabitants per counselor (Borg &amp; Pikkala, 2017).</w:delText>
        </w:r>
      </w:del>
    </w:p>
  </w:footnote>
  <w:footnote w:id="5">
    <w:p w14:paraId="30BC4784" w14:textId="77777777" w:rsidR="005C385A" w:rsidRDefault="00000000">
      <w:pPr>
        <w:pStyle w:val="Body"/>
        <w:spacing w:line="240" w:lineRule="auto"/>
      </w:pPr>
      <w:r>
        <w:rPr>
          <w:rStyle w:val="None"/>
          <w:color w:val="4A86E8"/>
          <w:u w:color="4A86E8"/>
          <w:vertAlign w:val="superscript"/>
        </w:rPr>
        <w:footnoteRef/>
      </w:r>
      <w:r>
        <w:rPr>
          <w:rStyle w:val="None"/>
          <w:sz w:val="20"/>
          <w:szCs w:val="20"/>
        </w:rPr>
        <w:t xml:space="preserve">  We thank one of the reviewers for encouraging this discussion.</w:t>
      </w:r>
    </w:p>
  </w:footnote>
  <w:footnote w:id="6">
    <w:p w14:paraId="7BE96400" w14:textId="77777777" w:rsidR="00351962" w:rsidRDefault="00351962" w:rsidP="00351962">
      <w:pPr>
        <w:pStyle w:val="Body"/>
        <w:spacing w:line="240" w:lineRule="auto"/>
        <w:rPr>
          <w:ins w:id="37" w:author="Dr. Amy R." w:date="2023-01-28T14:17:00Z"/>
        </w:rPr>
      </w:pPr>
      <w:ins w:id="38" w:author="Dr. Amy R." w:date="2023-01-28T14:17:00Z">
        <w:r>
          <w:rPr>
            <w:rStyle w:val="None"/>
            <w:vertAlign w:val="superscript"/>
          </w:rPr>
          <w:footnoteRef/>
        </w:r>
        <w:r>
          <w:rPr>
            <w:rStyle w:val="Hyperlink3"/>
          </w:rPr>
          <w:t xml:space="preserve"> We thank one of the reviewers for encouraging this discussion.</w:t>
        </w:r>
      </w:ins>
    </w:p>
  </w:footnote>
  <w:footnote w:id="7">
    <w:p w14:paraId="42105890" w14:textId="77777777" w:rsidR="005C385A" w:rsidDel="00351962" w:rsidRDefault="00000000">
      <w:pPr>
        <w:pStyle w:val="Body"/>
        <w:spacing w:line="240" w:lineRule="auto"/>
        <w:rPr>
          <w:del w:id="41" w:author="Dr. Amy R." w:date="2023-01-28T14:17:00Z"/>
        </w:rPr>
      </w:pPr>
      <w:del w:id="42" w:author="Dr. Amy R." w:date="2023-01-28T14:17:00Z">
        <w:r w:rsidDel="00351962">
          <w:rPr>
            <w:rStyle w:val="None"/>
            <w:color w:val="4A86E8"/>
            <w:u w:color="4A86E8"/>
            <w:vertAlign w:val="superscript"/>
          </w:rPr>
          <w:footnoteRef/>
        </w:r>
        <w:r w:rsidDel="00351962">
          <w:rPr>
            <w:rStyle w:val="None"/>
            <w:sz w:val="20"/>
            <w:szCs w:val="20"/>
          </w:rPr>
          <w:delText xml:space="preserve"> We thank one of the reviewers for encouraging this discussion.</w:delText>
        </w:r>
      </w:del>
    </w:p>
  </w:footnote>
  <w:footnote w:id="8">
    <w:p w14:paraId="0CF303AD" w14:textId="77777777" w:rsidR="004D571A" w:rsidRDefault="004D571A" w:rsidP="004D571A">
      <w:pPr>
        <w:pStyle w:val="Body"/>
        <w:spacing w:line="240" w:lineRule="auto"/>
        <w:jc w:val="both"/>
        <w:rPr>
          <w:ins w:id="58" w:author="Dr. Amy R." w:date="2023-01-28T14:22:00Z"/>
        </w:rPr>
      </w:pPr>
      <w:ins w:id="59" w:author="Dr. Amy R." w:date="2023-01-28T14:22:00Z">
        <w:r>
          <w:rPr>
            <w:rStyle w:val="None"/>
            <w:vertAlign w:val="superscript"/>
          </w:rPr>
          <w:footnoteRef/>
        </w:r>
        <w:r>
          <w:rPr>
            <w:rStyle w:val="Hyperlink3"/>
          </w:rPr>
          <w:t xml:space="preserve"> Masculinity was defined for respondents using the definition of the official </w:t>
        </w:r>
        <w:r>
          <w:rPr>
            <w:rStyle w:val="None"/>
            <w:i/>
            <w:iCs/>
            <w:sz w:val="20"/>
            <w:szCs w:val="20"/>
          </w:rPr>
          <w:t>Dictionary of Contemporary Finnish</w:t>
        </w:r>
        <w:r>
          <w:rPr>
            <w:rStyle w:val="Hyperlink3"/>
          </w:rPr>
          <w:t xml:space="preserve"> (</w:t>
        </w:r>
        <w:proofErr w:type="spellStart"/>
        <w:r>
          <w:rPr>
            <w:rStyle w:val="None"/>
            <w:i/>
            <w:iCs/>
            <w:sz w:val="20"/>
            <w:szCs w:val="20"/>
          </w:rPr>
          <w:t>Kielitoimiston</w:t>
        </w:r>
        <w:proofErr w:type="spellEnd"/>
        <w:r>
          <w:rPr>
            <w:rStyle w:val="None"/>
            <w:i/>
            <w:iCs/>
            <w:sz w:val="20"/>
            <w:szCs w:val="20"/>
          </w:rPr>
          <w:t xml:space="preserve"> </w:t>
        </w:r>
        <w:proofErr w:type="spellStart"/>
        <w:r>
          <w:rPr>
            <w:rStyle w:val="None"/>
            <w:i/>
            <w:iCs/>
            <w:sz w:val="20"/>
            <w:szCs w:val="20"/>
          </w:rPr>
          <w:t>sanakirja</w:t>
        </w:r>
        <w:proofErr w:type="spellEnd"/>
        <w:r>
          <w:rPr>
            <w:rStyle w:val="Hyperlink3"/>
          </w:rPr>
          <w:t xml:space="preserve">), a dictionary of standard Finnish compiled by the Institute for the Languages of Finland: </w:t>
        </w:r>
        <w:r>
          <w:rPr>
            <w:rStyle w:val="Hyperlink3"/>
            <w:rtl/>
            <w:lang w:val="ar-SA"/>
          </w:rPr>
          <w:t>“</w:t>
        </w:r>
        <w:r>
          <w:rPr>
            <w:rStyle w:val="Hyperlink3"/>
          </w:rPr>
          <w:t>masculinity refers to manly, mannish.” The respondents were also reminded that both men and women can be perceived as masculine.</w:t>
        </w:r>
      </w:ins>
    </w:p>
  </w:footnote>
  <w:footnote w:id="9">
    <w:p w14:paraId="61E0C6E8" w14:textId="77777777" w:rsidR="004D571A" w:rsidRDefault="004D571A" w:rsidP="004D571A">
      <w:pPr>
        <w:pStyle w:val="Body"/>
        <w:spacing w:line="240" w:lineRule="auto"/>
        <w:jc w:val="both"/>
        <w:rPr>
          <w:ins w:id="60" w:author="Dr. Amy R." w:date="2023-01-28T14:22:00Z"/>
        </w:rPr>
      </w:pPr>
      <w:ins w:id="61" w:author="Dr. Amy R." w:date="2023-01-28T14:22:00Z">
        <w:r>
          <w:rPr>
            <w:rStyle w:val="None"/>
            <w:vertAlign w:val="superscript"/>
          </w:rPr>
          <w:footnoteRef/>
        </w:r>
        <w:r>
          <w:rPr>
            <w:rStyle w:val="Hyperlink3"/>
          </w:rPr>
          <w:t xml:space="preserve"> Femininity was defined as </w:t>
        </w:r>
        <w:r>
          <w:rPr>
            <w:rStyle w:val="Hyperlink3"/>
            <w:rtl/>
            <w:lang w:val="ar-SA"/>
          </w:rPr>
          <w:t>“</w:t>
        </w:r>
        <w:r>
          <w:rPr>
            <w:rStyle w:val="Hyperlink3"/>
          </w:rPr>
          <w:t xml:space="preserve">womanly, effeminate” according to the official </w:t>
        </w:r>
        <w:r>
          <w:rPr>
            <w:rStyle w:val="None"/>
            <w:i/>
            <w:iCs/>
            <w:sz w:val="20"/>
            <w:szCs w:val="20"/>
          </w:rPr>
          <w:t>Dictionary of Contemporary Finnish</w:t>
        </w:r>
        <w:r>
          <w:rPr>
            <w:rStyle w:val="Hyperlink3"/>
          </w:rPr>
          <w:t>. The respondents were also reminded that both men and women can be perceived as feminine/masculine.</w:t>
        </w:r>
      </w:ins>
    </w:p>
  </w:footnote>
  <w:footnote w:id="10">
    <w:p w14:paraId="08225C57" w14:textId="77777777" w:rsidR="005C385A" w:rsidDel="004D571A" w:rsidRDefault="00000000">
      <w:pPr>
        <w:pStyle w:val="Body"/>
        <w:spacing w:line="240" w:lineRule="auto"/>
        <w:jc w:val="both"/>
        <w:rPr>
          <w:del w:id="65" w:author="Dr. Amy R." w:date="2023-01-28T14:22:00Z"/>
        </w:rPr>
      </w:pPr>
      <w:del w:id="66" w:author="Dr. Amy R." w:date="2023-01-28T14:22:00Z">
        <w:r w:rsidDel="004D571A">
          <w:rPr>
            <w:rStyle w:val="None"/>
            <w:color w:val="4A86E8"/>
            <w:u w:color="4A86E8"/>
            <w:vertAlign w:val="superscript"/>
          </w:rPr>
          <w:footnoteRef/>
        </w:r>
        <w:r w:rsidDel="004D571A">
          <w:rPr>
            <w:rStyle w:val="None"/>
            <w:sz w:val="20"/>
            <w:szCs w:val="20"/>
          </w:rPr>
          <w:delText xml:space="preserve"> Masculinity was defined for respondents using the definition of the official </w:delText>
        </w:r>
        <w:r w:rsidDel="004D571A">
          <w:rPr>
            <w:rStyle w:val="None"/>
            <w:i/>
            <w:iCs/>
            <w:sz w:val="20"/>
            <w:szCs w:val="20"/>
          </w:rPr>
          <w:delText>Dictionary of Contemporary Finnish</w:delText>
        </w:r>
        <w:r w:rsidDel="004D571A">
          <w:rPr>
            <w:rStyle w:val="None"/>
            <w:sz w:val="20"/>
            <w:szCs w:val="20"/>
          </w:rPr>
          <w:delText xml:space="preserve"> (</w:delText>
        </w:r>
        <w:r w:rsidDel="004D571A">
          <w:rPr>
            <w:rStyle w:val="None"/>
            <w:i/>
            <w:iCs/>
            <w:sz w:val="20"/>
            <w:szCs w:val="20"/>
          </w:rPr>
          <w:delText>Kielitoimiston sanakirja</w:delText>
        </w:r>
        <w:r w:rsidDel="004D571A">
          <w:rPr>
            <w:rStyle w:val="None"/>
            <w:sz w:val="20"/>
            <w:szCs w:val="20"/>
          </w:rPr>
          <w:delText xml:space="preserve">), a dictionary of standard Finnish compiled by the Institute for the Languages of Finland: </w:delText>
        </w:r>
        <w:r w:rsidDel="004D571A">
          <w:rPr>
            <w:rStyle w:val="None"/>
            <w:sz w:val="20"/>
            <w:szCs w:val="20"/>
            <w:rtl/>
            <w:lang w:val="ar-SA"/>
          </w:rPr>
          <w:delText>“</w:delText>
        </w:r>
        <w:r w:rsidDel="004D571A">
          <w:rPr>
            <w:rStyle w:val="None"/>
            <w:sz w:val="20"/>
            <w:szCs w:val="20"/>
          </w:rPr>
          <w:delText>masculinity refers to manly, mannish.” The respondents were also reminded that both men and women can be perceived as masculine.</w:delText>
        </w:r>
      </w:del>
    </w:p>
  </w:footnote>
  <w:footnote w:id="11">
    <w:p w14:paraId="293D28C9" w14:textId="77777777" w:rsidR="005C385A" w:rsidDel="004D571A" w:rsidRDefault="00000000">
      <w:pPr>
        <w:pStyle w:val="Body"/>
        <w:spacing w:line="240" w:lineRule="auto"/>
        <w:jc w:val="both"/>
        <w:rPr>
          <w:del w:id="67" w:author="Dr. Amy R." w:date="2023-01-28T14:22:00Z"/>
        </w:rPr>
      </w:pPr>
      <w:del w:id="68" w:author="Dr. Amy R." w:date="2023-01-28T14:22:00Z">
        <w:r w:rsidDel="004D571A">
          <w:rPr>
            <w:rStyle w:val="None"/>
            <w:color w:val="4A86E8"/>
            <w:u w:color="4A86E8"/>
            <w:vertAlign w:val="superscript"/>
          </w:rPr>
          <w:footnoteRef/>
        </w:r>
        <w:r w:rsidDel="004D571A">
          <w:rPr>
            <w:rStyle w:val="None"/>
            <w:sz w:val="20"/>
            <w:szCs w:val="20"/>
          </w:rPr>
          <w:delText xml:space="preserve"> Femininity was defined as </w:delText>
        </w:r>
        <w:r w:rsidDel="004D571A">
          <w:rPr>
            <w:rStyle w:val="None"/>
            <w:sz w:val="20"/>
            <w:szCs w:val="20"/>
            <w:rtl/>
            <w:lang w:val="ar-SA"/>
          </w:rPr>
          <w:delText>“</w:delText>
        </w:r>
        <w:r w:rsidDel="004D571A">
          <w:rPr>
            <w:rStyle w:val="None"/>
            <w:sz w:val="20"/>
            <w:szCs w:val="20"/>
          </w:rPr>
          <w:delText xml:space="preserve">womanly, effeminate” according to the official </w:delText>
        </w:r>
        <w:r w:rsidDel="004D571A">
          <w:rPr>
            <w:rStyle w:val="None"/>
            <w:i/>
            <w:iCs/>
            <w:sz w:val="20"/>
            <w:szCs w:val="20"/>
          </w:rPr>
          <w:delText>Dictionary of Contemporary Finnish</w:delText>
        </w:r>
        <w:r w:rsidDel="004D571A">
          <w:rPr>
            <w:rStyle w:val="None"/>
            <w:sz w:val="20"/>
            <w:szCs w:val="20"/>
          </w:rPr>
          <w:delText>. The respondents were also reminded that both men and women can be perceived as feminine/masculine.</w:delText>
        </w:r>
      </w:del>
    </w:p>
  </w:footnote>
  <w:footnote w:id="12">
    <w:p w14:paraId="2AC32BA8" w14:textId="77777777" w:rsidR="004D571A" w:rsidRDefault="004D571A" w:rsidP="004D571A">
      <w:pPr>
        <w:pStyle w:val="Body"/>
        <w:spacing w:line="240" w:lineRule="auto"/>
        <w:rPr>
          <w:ins w:id="72" w:author="Dr. Amy R." w:date="2023-01-28T14:24:00Z"/>
        </w:rPr>
      </w:pPr>
      <w:ins w:id="73" w:author="Dr. Amy R." w:date="2023-01-28T14:24:00Z">
        <w:r>
          <w:rPr>
            <w:rStyle w:val="None"/>
            <w:vertAlign w:val="superscript"/>
          </w:rPr>
          <w:footnoteRef/>
        </w:r>
        <w:r>
          <w:rPr>
            <w:rStyle w:val="Hyperlink3"/>
          </w:rPr>
          <w:t xml:space="preserve"> We thank one of the reviewers for encouraging this discussion.</w:t>
        </w:r>
      </w:ins>
    </w:p>
  </w:footnote>
  <w:footnote w:id="13">
    <w:p w14:paraId="2A525CD2" w14:textId="77777777" w:rsidR="005C385A" w:rsidDel="004D571A" w:rsidRDefault="00000000">
      <w:pPr>
        <w:pStyle w:val="Body"/>
        <w:spacing w:line="240" w:lineRule="auto"/>
        <w:rPr>
          <w:del w:id="75" w:author="Dr. Amy R." w:date="2023-01-28T14:24:00Z"/>
        </w:rPr>
      </w:pPr>
      <w:del w:id="76" w:author="Dr. Amy R." w:date="2023-01-28T14:24:00Z">
        <w:r w:rsidDel="004D571A">
          <w:rPr>
            <w:rStyle w:val="None"/>
            <w:color w:val="4A86E8"/>
            <w:u w:color="4A86E8"/>
            <w:vertAlign w:val="superscript"/>
          </w:rPr>
          <w:footnoteRef/>
        </w:r>
        <w:r w:rsidDel="004D571A">
          <w:rPr>
            <w:rStyle w:val="None"/>
          </w:rPr>
          <w:delText xml:space="preserve"> </w:delText>
        </w:r>
        <w:r w:rsidDel="004D571A">
          <w:rPr>
            <w:rStyle w:val="Hyperlink0"/>
          </w:rPr>
          <w:delText>We thank one of the reviewers for encouraging this discussion</w:delText>
        </w:r>
        <w:r w:rsidDel="004D571A">
          <w:rPr>
            <w:rStyle w:val="None"/>
          </w:rPr>
          <w:delText>.</w:delText>
        </w:r>
      </w:del>
    </w:p>
  </w:footnote>
  <w:footnote w:id="14">
    <w:p w14:paraId="3A600CE7" w14:textId="77777777" w:rsidR="00AD410E" w:rsidRDefault="00AD410E" w:rsidP="00AD410E">
      <w:pPr>
        <w:pStyle w:val="Body"/>
        <w:spacing w:line="240" w:lineRule="auto"/>
        <w:rPr>
          <w:ins w:id="82" w:author="Dr. Amy R." w:date="2023-01-28T14:27:00Z"/>
        </w:rPr>
      </w:pPr>
      <w:ins w:id="83" w:author="Dr. Amy R." w:date="2023-01-28T14:27:00Z">
        <w:r>
          <w:rPr>
            <w:rStyle w:val="None"/>
            <w:vertAlign w:val="superscript"/>
          </w:rPr>
          <w:footnoteRef/>
        </w:r>
        <w:r>
          <w:rPr>
            <w:rStyle w:val="Hyperlink3"/>
          </w:rPr>
          <w:t xml:space="preserve"> We thank one of the reviewers for encouraging this discussion.</w:t>
        </w:r>
      </w:ins>
    </w:p>
  </w:footnote>
  <w:footnote w:id="15">
    <w:p w14:paraId="34BFA7CD" w14:textId="77777777" w:rsidR="005C385A" w:rsidDel="00AD410E" w:rsidRDefault="00000000">
      <w:pPr>
        <w:pStyle w:val="Body"/>
        <w:spacing w:line="240" w:lineRule="auto"/>
        <w:rPr>
          <w:del w:id="85" w:author="Dr. Amy R." w:date="2023-01-28T14:27:00Z"/>
        </w:rPr>
      </w:pPr>
      <w:del w:id="86" w:author="Dr. Amy R." w:date="2023-01-28T14:27:00Z">
        <w:r w:rsidDel="00AD410E">
          <w:rPr>
            <w:rStyle w:val="None"/>
            <w:color w:val="4A86E8"/>
            <w:u w:color="4A86E8"/>
            <w:vertAlign w:val="superscript"/>
          </w:rPr>
          <w:footnoteRef/>
        </w:r>
        <w:r w:rsidDel="00AD410E">
          <w:rPr>
            <w:rStyle w:val="None"/>
            <w:sz w:val="20"/>
            <w:szCs w:val="20"/>
          </w:rPr>
          <w:delText xml:space="preserve"> </w:delText>
        </w:r>
        <w:r w:rsidDel="00AD410E">
          <w:rPr>
            <w:rStyle w:val="None"/>
            <w:color w:val="4A86E8"/>
            <w:sz w:val="20"/>
            <w:szCs w:val="20"/>
            <w:u w:color="4A86E8"/>
          </w:rPr>
          <w:delText>We thank one of the reviewers for encouraging this discussion</w:delText>
        </w:r>
        <w:r w:rsidDel="00AD410E">
          <w:rPr>
            <w:rStyle w:val="None"/>
            <w:sz w:val="20"/>
            <w:szCs w:val="20"/>
          </w:rPr>
          <w:delText>.</w:delText>
        </w:r>
      </w:del>
    </w:p>
  </w:footnote>
  <w:footnote w:id="16">
    <w:p w14:paraId="60A1F088" w14:textId="77777777" w:rsidR="00834CEC" w:rsidRDefault="00834CEC" w:rsidP="00834CEC">
      <w:pPr>
        <w:pStyle w:val="Body"/>
        <w:spacing w:line="240" w:lineRule="auto"/>
        <w:jc w:val="both"/>
        <w:rPr>
          <w:ins w:id="90" w:author="Dr. Amy R." w:date="2023-01-28T14:31:00Z"/>
        </w:rPr>
      </w:pPr>
      <w:ins w:id="91" w:author="Dr. Amy R." w:date="2023-01-28T14:31:00Z">
        <w:r>
          <w:rPr>
            <w:rStyle w:val="None"/>
            <w:vertAlign w:val="superscript"/>
          </w:rPr>
          <w:footnoteRef/>
        </w:r>
        <w:r>
          <w:rPr>
            <w:rStyle w:val="Hyperlink3"/>
          </w:rPr>
          <w:t xml:space="preserve"> Although in principle all photographs ought to be properly archived and publicly available (Act on Cultural Resources in Finland [1433] 2007), gathering the photographs proved laborious. They were processed in GIMP to remove any identifying information. Additionally, to test the usability of the images, we conducted a pilot study, removing images of insufficient quality from the sample. However, </w:t>
        </w:r>
        <w:r>
          <w:fldChar w:fldCharType="begin"/>
        </w:r>
        <w:r>
          <w:instrText>HYPERLINK "https://www.zotero.org/google-docs/?zAfKH5"</w:instrText>
        </w:r>
        <w:r>
          <w:fldChar w:fldCharType="separate"/>
        </w:r>
        <w:r>
          <w:rPr>
            <w:rStyle w:val="Hyperlink3"/>
          </w:rPr>
          <w:t>Lenz and Lawson (2011)</w:t>
        </w:r>
        <w:r>
          <w:rPr>
            <w:rStyle w:val="Hyperlink3"/>
          </w:rPr>
          <w:fldChar w:fldCharType="end"/>
        </w:r>
        <w:r>
          <w:rPr>
            <w:rStyle w:val="Hyperlink3"/>
          </w:rPr>
          <w:t xml:space="preserve"> explain that the physical appearance effect holds even when </w:t>
        </w:r>
        <w:r>
          <w:rPr>
            <w:rStyle w:val="Hyperlink3"/>
            <w:rtl/>
            <w:lang w:val="ar-SA"/>
          </w:rPr>
          <w:t>“</w:t>
        </w:r>
        <w:r>
          <w:rPr>
            <w:rStyle w:val="Hyperlink3"/>
          </w:rPr>
          <w:t>differences in image quality and other aspects of the pictures, such as visible light, are taken into account” (</w:t>
        </w:r>
        <w:r w:rsidRPr="004C5402">
          <w:rPr>
            <w:rStyle w:val="Hyperlink3"/>
          </w:rPr>
          <w:t>p. 575</w:t>
        </w:r>
        <w:r>
          <w:rPr>
            <w:rStyle w:val="Hyperlink3"/>
          </w:rPr>
          <w:t>).</w:t>
        </w:r>
      </w:ins>
    </w:p>
  </w:footnote>
  <w:footnote w:id="17">
    <w:p w14:paraId="37953033" w14:textId="77777777" w:rsidR="005C385A" w:rsidDel="00834CEC" w:rsidRDefault="00000000">
      <w:pPr>
        <w:pStyle w:val="Body"/>
        <w:spacing w:line="240" w:lineRule="auto"/>
        <w:jc w:val="both"/>
        <w:rPr>
          <w:del w:id="94" w:author="Dr. Amy R." w:date="2023-01-28T14:31:00Z"/>
        </w:rPr>
      </w:pPr>
      <w:del w:id="95" w:author="Dr. Amy R." w:date="2023-01-28T14:31:00Z">
        <w:r w:rsidDel="00834CEC">
          <w:rPr>
            <w:rStyle w:val="None"/>
            <w:color w:val="4A86E8"/>
            <w:u w:color="4A86E8"/>
            <w:vertAlign w:val="superscript"/>
          </w:rPr>
          <w:footnoteRef/>
        </w:r>
        <w:r w:rsidDel="00834CEC">
          <w:rPr>
            <w:rStyle w:val="None"/>
            <w:sz w:val="20"/>
            <w:szCs w:val="20"/>
          </w:rPr>
          <w:delText xml:space="preserve"> </w:delText>
        </w:r>
        <w:r w:rsidDel="00834CEC">
          <w:rPr>
            <w:rStyle w:val="None"/>
            <w:color w:val="4A86E8"/>
            <w:sz w:val="20"/>
            <w:szCs w:val="20"/>
            <w:u w:color="4A86E8"/>
          </w:rPr>
          <w:delText xml:space="preserve">Although in principle all photographs ought to be properly archived and publicly available (Act on Cultural Resources in Finland [1433] 2007), gathering the photographs proved laborious. The photographs were processed in GIMP to remove any identifying information. Additionally, to test the usability of the images, a pilot study was conducted. Images of insufficient quality were removed from the sample. However, </w:delText>
        </w:r>
        <w:r w:rsidDel="00834CEC">
          <w:fldChar w:fldCharType="begin"/>
        </w:r>
        <w:r w:rsidDel="00834CEC">
          <w:delInstrText>HYPERLINK "https://www.zotero.org/google-docs/?zAfKH5"</w:delInstrText>
        </w:r>
        <w:r w:rsidDel="00834CEC">
          <w:fldChar w:fldCharType="separate"/>
        </w:r>
        <w:r w:rsidDel="00834CEC">
          <w:rPr>
            <w:rStyle w:val="Hyperlink2"/>
          </w:rPr>
          <w:delText>Lenz &amp; Lawson (2011, p. 575)</w:delText>
        </w:r>
        <w:r w:rsidDel="00834CEC">
          <w:rPr>
            <w:rStyle w:val="Hyperlink2"/>
          </w:rPr>
          <w:fldChar w:fldCharType="end"/>
        </w:r>
        <w:r w:rsidDel="00834CEC">
          <w:rPr>
            <w:rStyle w:val="Hyperlink2"/>
          </w:rPr>
          <w:delText xml:space="preserve"> explain that the physical appearance effect holds even when </w:delText>
        </w:r>
        <w:r w:rsidDel="00834CEC">
          <w:rPr>
            <w:rStyle w:val="Hyperlink2"/>
            <w:rtl/>
            <w:lang w:val="ar-SA"/>
          </w:rPr>
          <w:delText>“</w:delText>
        </w:r>
        <w:r w:rsidDel="00834CEC">
          <w:rPr>
            <w:rStyle w:val="Hyperlink2"/>
          </w:rPr>
          <w:delText>differences in image quality and other aspects of the pictures, such as visible light, are taken into account</w:delText>
        </w:r>
        <w:r w:rsidDel="00834CEC">
          <w:rPr>
            <w:rStyle w:val="None"/>
            <w:sz w:val="20"/>
            <w:szCs w:val="20"/>
          </w:rPr>
          <w:delText>.”</w:delText>
        </w:r>
      </w:del>
    </w:p>
  </w:footnote>
  <w:footnote w:id="18">
    <w:p w14:paraId="6096FF50" w14:textId="77777777" w:rsidR="00834CEC" w:rsidRDefault="00834CEC" w:rsidP="00834CEC">
      <w:pPr>
        <w:pStyle w:val="Body"/>
        <w:spacing w:line="240" w:lineRule="auto"/>
        <w:rPr>
          <w:ins w:id="99" w:author="Dr. Amy R." w:date="2023-01-28T14:32:00Z"/>
        </w:rPr>
      </w:pPr>
      <w:ins w:id="100" w:author="Dr. Amy R." w:date="2023-01-28T14:32:00Z">
        <w:r>
          <w:rPr>
            <w:rStyle w:val="None"/>
            <w:vertAlign w:val="superscript"/>
          </w:rPr>
          <w:footnoteRef/>
        </w:r>
        <w:r>
          <w:rPr>
            <w:rStyle w:val="Hyperlink3"/>
          </w:rPr>
          <w:t xml:space="preserve"> These included political </w:t>
        </w:r>
        <w:r>
          <w:rPr>
            <w:rStyle w:val="Hyperlink3"/>
            <w:rtl/>
            <w:lang w:val="ar-SA"/>
          </w:rPr>
          <w:t>“</w:t>
        </w:r>
        <w:r>
          <w:rPr>
            <w:rStyle w:val="Hyperlink3"/>
          </w:rPr>
          <w:t>superstars” whom respondents seemed to recognize because of their membership in the Finnish Parliament.</w:t>
        </w:r>
      </w:ins>
    </w:p>
  </w:footnote>
  <w:footnote w:id="19">
    <w:p w14:paraId="1BCD8824" w14:textId="77777777" w:rsidR="00834CEC" w:rsidRDefault="00834CEC" w:rsidP="00834CEC">
      <w:pPr>
        <w:pStyle w:val="Body"/>
        <w:spacing w:line="240" w:lineRule="auto"/>
        <w:jc w:val="both"/>
        <w:rPr>
          <w:ins w:id="101" w:author="Dr. Amy R." w:date="2023-01-28T14:32:00Z"/>
        </w:rPr>
      </w:pPr>
      <w:ins w:id="102" w:author="Dr. Amy R." w:date="2023-01-28T14:32:00Z">
        <w:r>
          <w:rPr>
            <w:rStyle w:val="None"/>
            <w:vertAlign w:val="superscript"/>
          </w:rPr>
          <w:footnoteRef/>
        </w:r>
        <w:r>
          <w:rPr>
            <w:rStyle w:val="None"/>
            <w:sz w:val="20"/>
            <w:szCs w:val="20"/>
          </w:rPr>
          <w:t xml:space="preserve"> The literature on candidate evaluation consistently affirms that “photographs allow voters to form first impressions” about candidates </w:t>
        </w:r>
        <w:r>
          <w:fldChar w:fldCharType="begin"/>
        </w:r>
        <w:r>
          <w:instrText>HYPERLINK "https://www.zotero.org/google-docs/?bCh64u"</w:instrText>
        </w:r>
        <w:r>
          <w:fldChar w:fldCharType="separate"/>
        </w:r>
        <w:r>
          <w:rPr>
            <w:rStyle w:val="Hyperlink5"/>
            <w:lang w:val="it-IT"/>
          </w:rPr>
          <w:t>(Banducci et al., 2008, p. 904)</w:t>
        </w:r>
        <w:r>
          <w:rPr>
            <w:rStyle w:val="Hyperlink5"/>
            <w:lang w:val="it-IT"/>
          </w:rPr>
          <w:fldChar w:fldCharType="end"/>
        </w:r>
        <w:r>
          <w:rPr>
            <w:rStyle w:val="Hyperlink5"/>
          </w:rPr>
          <w:t xml:space="preserve">. Importantly, voters do not update their initial inferences, even when new information is available </w:t>
        </w:r>
        <w:r>
          <w:fldChar w:fldCharType="begin"/>
        </w:r>
        <w:r>
          <w:instrText>HYPERLINK "https://www.zotero.org/google-docs/?OMr9FQ"</w:instrText>
        </w:r>
        <w:r>
          <w:fldChar w:fldCharType="separate"/>
        </w:r>
        <w:r>
          <w:rPr>
            <w:rStyle w:val="Hyperlink5"/>
            <w:lang w:val="it-IT"/>
          </w:rPr>
          <w:t xml:space="preserve">(Antonakis &amp; </w:t>
        </w:r>
        <w:proofErr w:type="spellStart"/>
        <w:r>
          <w:rPr>
            <w:rStyle w:val="Hyperlink5"/>
            <w:lang w:val="it-IT"/>
          </w:rPr>
          <w:t>Dalgas</w:t>
        </w:r>
        <w:proofErr w:type="spellEnd"/>
        <w:r>
          <w:rPr>
            <w:rStyle w:val="Hyperlink5"/>
            <w:lang w:val="it-IT"/>
          </w:rPr>
          <w:t>, 2009, p. 1183)</w:t>
        </w:r>
        <w:r>
          <w:rPr>
            <w:rStyle w:val="Hyperlink5"/>
            <w:lang w:val="it-IT"/>
          </w:rPr>
          <w:fldChar w:fldCharType="end"/>
        </w:r>
        <w:r>
          <w:rPr>
            <w:rStyle w:val="Hyperlink5"/>
          </w:rPr>
          <w:t xml:space="preserve">. This </w:t>
        </w:r>
        <w:r>
          <w:rPr>
            <w:rStyle w:val="None"/>
            <w:sz w:val="20"/>
            <w:szCs w:val="20"/>
          </w:rPr>
          <w:t>“</w:t>
        </w:r>
        <w:r>
          <w:rPr>
            <w:rStyle w:val="Hyperlink5"/>
          </w:rPr>
          <w:t>perceptual bias</w:t>
        </w:r>
        <w:r>
          <w:rPr>
            <w:rStyle w:val="None"/>
            <w:sz w:val="20"/>
            <w:szCs w:val="20"/>
          </w:rPr>
          <w:t xml:space="preserve">” </w:t>
        </w:r>
        <w:r>
          <w:rPr>
            <w:rStyle w:val="Hyperlink5"/>
          </w:rPr>
          <w:t xml:space="preserve">has been identified in studies with 1-second exposure to facial appearance </w:t>
        </w:r>
        <w:r>
          <w:fldChar w:fldCharType="begin"/>
        </w:r>
        <w:r>
          <w:instrText>HYPERLINK "https://www.zotero.org/google-docs/?0wlS7G"</w:instrText>
        </w:r>
        <w:r>
          <w:fldChar w:fldCharType="separate"/>
        </w:r>
        <w:r>
          <w:rPr>
            <w:rStyle w:val="Hyperlink5"/>
          </w:rPr>
          <w:t>(Todorov et al., 2005, p. 1623)</w:t>
        </w:r>
        <w:r>
          <w:rPr>
            <w:rStyle w:val="Hyperlink5"/>
          </w:rPr>
          <w:fldChar w:fldCharType="end"/>
        </w:r>
        <w:r>
          <w:rPr>
            <w:rStyle w:val="Hyperlink5"/>
          </w:rPr>
          <w:t xml:space="preserve">. In fact, </w:t>
        </w:r>
        <w:r>
          <w:fldChar w:fldCharType="begin"/>
        </w:r>
        <w:r>
          <w:instrText>HYPERLINK "https://www.zotero.org/google-docs/?hQRCS6"</w:instrText>
        </w:r>
        <w:r>
          <w:fldChar w:fldCharType="separate"/>
        </w:r>
        <w:r>
          <w:rPr>
            <w:rStyle w:val="Hyperlink5"/>
            <w:lang w:val="fr-FR"/>
          </w:rPr>
          <w:t>Mattes et al. (2010, p. 43)</w:t>
        </w:r>
        <w:r>
          <w:rPr>
            <w:rStyle w:val="Hyperlink5"/>
            <w:lang w:val="fr-FR"/>
          </w:rPr>
          <w:fldChar w:fldCharType="end"/>
        </w:r>
        <w:r>
          <w:rPr>
            <w:rStyle w:val="Hyperlink5"/>
          </w:rPr>
          <w:t xml:space="preserve"> find that </w:t>
        </w:r>
        <w:r>
          <w:rPr>
            <w:rStyle w:val="None"/>
            <w:sz w:val="20"/>
            <w:szCs w:val="20"/>
          </w:rPr>
          <w:t>“</w:t>
        </w:r>
        <w:r>
          <w:rPr>
            <w:rStyle w:val="Hyperlink5"/>
          </w:rPr>
          <w:t>judgments made at 100 milliseconds correlated highly with judgments with no time constraints.</w:t>
        </w:r>
        <w:r>
          <w:rPr>
            <w:rStyle w:val="None"/>
            <w:sz w:val="20"/>
            <w:szCs w:val="20"/>
          </w:rPr>
          <w:t xml:space="preserve">” </w:t>
        </w:r>
        <w:r>
          <w:fldChar w:fldCharType="begin"/>
        </w:r>
        <w:r>
          <w:instrText>HYPERLINK "https://www.zotero.org/google-docs/?yY2wOB"</w:instrText>
        </w:r>
        <w:r>
          <w:fldChar w:fldCharType="separate"/>
        </w:r>
        <w:r>
          <w:rPr>
            <w:rStyle w:val="Hyperlink5"/>
          </w:rPr>
          <w:t xml:space="preserve">Antonakis and </w:t>
        </w:r>
        <w:proofErr w:type="spellStart"/>
        <w:r>
          <w:rPr>
            <w:rStyle w:val="Hyperlink5"/>
          </w:rPr>
          <w:t>Dalgas</w:t>
        </w:r>
        <w:proofErr w:type="spellEnd"/>
        <w:r>
          <w:rPr>
            <w:rStyle w:val="Hyperlink5"/>
          </w:rPr>
          <w:t xml:space="preserve"> (2009)</w:t>
        </w:r>
        <w:r>
          <w:rPr>
            <w:rStyle w:val="Hyperlink5"/>
          </w:rPr>
          <w:fldChar w:fldCharType="end"/>
        </w:r>
        <w:r>
          <w:rPr>
            <w:rStyle w:val="Hyperlink5"/>
          </w:rPr>
          <w:t xml:space="preserve"> report that children have the same (and sometimes even </w:t>
        </w:r>
        <w:r>
          <w:rPr>
            <w:rStyle w:val="None"/>
            <w:i/>
            <w:iCs/>
            <w:sz w:val="20"/>
            <w:szCs w:val="20"/>
          </w:rPr>
          <w:t>better</w:t>
        </w:r>
        <w:r>
          <w:rPr>
            <w:rStyle w:val="Hyperlink5"/>
          </w:rPr>
          <w:t xml:space="preserve">) predicting skills when choosing </w:t>
        </w:r>
        <w:proofErr w:type="gramStart"/>
        <w:r>
          <w:rPr>
            <w:rStyle w:val="Hyperlink5"/>
          </w:rPr>
          <w:t>winning</w:t>
        </w:r>
        <w:proofErr w:type="gramEnd"/>
        <w:r>
          <w:rPr>
            <w:rStyle w:val="Hyperlink5"/>
          </w:rPr>
          <w:t xml:space="preserve"> political candidates. Therefore, perceptual biases are invariant to the duration of exposure and are not corrected by increasing levels of political knowledge or age.</w:t>
        </w:r>
      </w:ins>
    </w:p>
  </w:footnote>
  <w:footnote w:id="20">
    <w:p w14:paraId="7166EE5D" w14:textId="77777777" w:rsidR="005C385A" w:rsidDel="00834CEC" w:rsidRDefault="00000000">
      <w:pPr>
        <w:pStyle w:val="Body"/>
        <w:spacing w:line="240" w:lineRule="auto"/>
        <w:jc w:val="both"/>
        <w:rPr>
          <w:del w:id="104" w:author="Dr. Amy R." w:date="2023-01-28T14:32:00Z"/>
        </w:rPr>
      </w:pPr>
      <w:del w:id="105" w:author="Dr. Amy R." w:date="2023-01-28T14:32:00Z">
        <w:r w:rsidDel="00834CEC">
          <w:rPr>
            <w:rStyle w:val="None"/>
            <w:vertAlign w:val="superscript"/>
          </w:rPr>
          <w:footnoteRef/>
        </w:r>
        <w:r w:rsidDel="00834CEC">
          <w:rPr>
            <w:rStyle w:val="Hyperlink2"/>
          </w:rPr>
          <w:delText xml:space="preserve"> The literature on candidate evaluation consistently affirms that </w:delText>
        </w:r>
        <w:r w:rsidDel="00834CEC">
          <w:rPr>
            <w:rStyle w:val="Hyperlink2"/>
            <w:rtl/>
            <w:lang w:val="ar-SA"/>
          </w:rPr>
          <w:delText>“</w:delText>
        </w:r>
        <w:r w:rsidDel="00834CEC">
          <w:rPr>
            <w:rStyle w:val="Hyperlink2"/>
          </w:rPr>
          <w:delText xml:space="preserve">photographs allow voters to form first impressions” about candidates </w:delText>
        </w:r>
        <w:r w:rsidDel="00834CEC">
          <w:fldChar w:fldCharType="begin"/>
        </w:r>
        <w:r w:rsidDel="00834CEC">
          <w:delInstrText>HYPERLINK "https://www.zotero.org/google-docs/?bCh64u"</w:delInstrText>
        </w:r>
        <w:r w:rsidDel="00834CEC">
          <w:fldChar w:fldCharType="separate"/>
        </w:r>
        <w:r w:rsidDel="00834CEC">
          <w:rPr>
            <w:rStyle w:val="Hyperlink2"/>
            <w:lang w:val="it-IT"/>
          </w:rPr>
          <w:delText>(Banducci et al., 2008, p. 904)</w:delText>
        </w:r>
        <w:r w:rsidDel="00834CEC">
          <w:rPr>
            <w:rStyle w:val="Hyperlink2"/>
            <w:lang w:val="it-IT"/>
          </w:rPr>
          <w:fldChar w:fldCharType="end"/>
        </w:r>
        <w:r w:rsidDel="00834CEC">
          <w:rPr>
            <w:rStyle w:val="Hyperlink2"/>
          </w:rPr>
          <w:delText xml:space="preserve">. Importantly, voters do not update their initial inferences even when new information is available </w:delText>
        </w:r>
        <w:r w:rsidDel="00834CEC">
          <w:fldChar w:fldCharType="begin"/>
        </w:r>
        <w:r w:rsidDel="00834CEC">
          <w:delInstrText>HYPERLINK "https://www.zotero.org/google-docs/?OMr9FQ"</w:delInstrText>
        </w:r>
        <w:r w:rsidDel="00834CEC">
          <w:fldChar w:fldCharType="separate"/>
        </w:r>
        <w:r w:rsidDel="00834CEC">
          <w:rPr>
            <w:rStyle w:val="Hyperlink2"/>
            <w:lang w:val="it-IT"/>
          </w:rPr>
          <w:delText>(Antonakis &amp; Dalgas, 2009, p. 1183)</w:delText>
        </w:r>
        <w:r w:rsidDel="00834CEC">
          <w:rPr>
            <w:rStyle w:val="Hyperlink2"/>
            <w:lang w:val="it-IT"/>
          </w:rPr>
          <w:fldChar w:fldCharType="end"/>
        </w:r>
        <w:r w:rsidDel="00834CEC">
          <w:rPr>
            <w:rStyle w:val="Hyperlink2"/>
          </w:rPr>
          <w:delText xml:space="preserve">. This </w:delText>
        </w:r>
        <w:r w:rsidDel="00834CEC">
          <w:rPr>
            <w:rStyle w:val="Hyperlink2"/>
            <w:rtl/>
            <w:lang w:val="ar-SA"/>
          </w:rPr>
          <w:delText>“</w:delText>
        </w:r>
        <w:r w:rsidDel="00834CEC">
          <w:rPr>
            <w:rStyle w:val="Hyperlink2"/>
          </w:rPr>
          <w:delText xml:space="preserve">perceptual bias” has been identified in studies with 1-second exposure to facial appearance </w:delText>
        </w:r>
        <w:r w:rsidDel="00834CEC">
          <w:fldChar w:fldCharType="begin"/>
        </w:r>
        <w:r w:rsidDel="00834CEC">
          <w:delInstrText>HYPERLINK "https://www.zotero.org/google-docs/?0wlS7G"</w:delInstrText>
        </w:r>
        <w:r w:rsidDel="00834CEC">
          <w:fldChar w:fldCharType="separate"/>
        </w:r>
        <w:r w:rsidDel="00834CEC">
          <w:rPr>
            <w:rStyle w:val="Hyperlink2"/>
          </w:rPr>
          <w:delText>(Todorov et al., 2005, p. 1623)</w:delText>
        </w:r>
        <w:r w:rsidDel="00834CEC">
          <w:rPr>
            <w:rStyle w:val="Hyperlink2"/>
          </w:rPr>
          <w:fldChar w:fldCharType="end"/>
        </w:r>
        <w:r w:rsidDel="00834CEC">
          <w:rPr>
            <w:rStyle w:val="Hyperlink2"/>
          </w:rPr>
          <w:delText xml:space="preserve">. In fact, </w:delText>
        </w:r>
        <w:r w:rsidDel="00834CEC">
          <w:fldChar w:fldCharType="begin"/>
        </w:r>
        <w:r w:rsidDel="00834CEC">
          <w:delInstrText>HYPERLINK "https://www.zotero.org/google-docs/?hQRCS6"</w:delInstrText>
        </w:r>
        <w:r w:rsidDel="00834CEC">
          <w:fldChar w:fldCharType="separate"/>
        </w:r>
        <w:r w:rsidDel="00834CEC">
          <w:rPr>
            <w:rStyle w:val="Hyperlink2"/>
            <w:lang w:val="fr-FR"/>
          </w:rPr>
          <w:delText>Mattes et al. (2010, p. 43)</w:delText>
        </w:r>
        <w:r w:rsidDel="00834CEC">
          <w:rPr>
            <w:rStyle w:val="Hyperlink2"/>
            <w:lang w:val="fr-FR"/>
          </w:rPr>
          <w:fldChar w:fldCharType="end"/>
        </w:r>
        <w:r w:rsidDel="00834CEC">
          <w:rPr>
            <w:rStyle w:val="Hyperlink2"/>
          </w:rPr>
          <w:delText xml:space="preserve"> find that </w:delText>
        </w:r>
        <w:r w:rsidDel="00834CEC">
          <w:rPr>
            <w:rStyle w:val="Hyperlink2"/>
            <w:rtl/>
            <w:lang w:val="ar-SA"/>
          </w:rPr>
          <w:delText>“</w:delText>
        </w:r>
        <w:r w:rsidDel="00834CEC">
          <w:rPr>
            <w:rStyle w:val="Hyperlink2"/>
          </w:rPr>
          <w:delText xml:space="preserve">judgments made at 100 milliseconds correlated highly with judgments with no time constraints,” while </w:delText>
        </w:r>
        <w:r w:rsidDel="00834CEC">
          <w:fldChar w:fldCharType="begin"/>
        </w:r>
        <w:r w:rsidDel="00834CEC">
          <w:delInstrText>HYPERLINK "https://www.zotero.org/google-docs/?yY2wOB"</w:delInstrText>
        </w:r>
        <w:r w:rsidDel="00834CEC">
          <w:fldChar w:fldCharType="separate"/>
        </w:r>
        <w:r w:rsidDel="00834CEC">
          <w:rPr>
            <w:rStyle w:val="Hyperlink2"/>
          </w:rPr>
          <w:delText>Antonakis and Dalgas (2009)</w:delText>
        </w:r>
        <w:r w:rsidDel="00834CEC">
          <w:rPr>
            <w:rStyle w:val="Hyperlink2"/>
          </w:rPr>
          <w:fldChar w:fldCharType="end"/>
        </w:r>
        <w:r w:rsidDel="00834CEC">
          <w:rPr>
            <w:rStyle w:val="Hyperlink2"/>
          </w:rPr>
          <w:delText xml:space="preserve"> report that children have the same (and sometimes even </w:delText>
        </w:r>
        <w:r w:rsidDel="00834CEC">
          <w:rPr>
            <w:rStyle w:val="None"/>
            <w:i/>
            <w:iCs/>
            <w:color w:val="4A86E8"/>
            <w:sz w:val="20"/>
            <w:szCs w:val="20"/>
            <w:u w:color="4A86E8"/>
          </w:rPr>
          <w:delText>better</w:delText>
        </w:r>
        <w:r w:rsidDel="00834CEC">
          <w:rPr>
            <w:rStyle w:val="Hyperlink2"/>
          </w:rPr>
          <w:delText>) predicting skills when choosing winning political candidates. Therefore, perceptual biases are invariant to the duration of exposure and are not corrected by increasing levels of political knowledge or age</w:delText>
        </w:r>
        <w:r w:rsidDel="00834CEC">
          <w:rPr>
            <w:rStyle w:val="None"/>
            <w:sz w:val="20"/>
            <w:szCs w:val="20"/>
          </w:rPr>
          <w:delText>.</w:delText>
        </w:r>
      </w:del>
    </w:p>
  </w:footnote>
  <w:footnote w:id="21">
    <w:p w14:paraId="1F518C38" w14:textId="77777777" w:rsidR="00834CEC" w:rsidRDefault="00834CEC" w:rsidP="00834CEC">
      <w:pPr>
        <w:pStyle w:val="Body"/>
        <w:spacing w:line="240" w:lineRule="auto"/>
        <w:rPr>
          <w:ins w:id="109" w:author="Dr. Amy R." w:date="2023-01-28T14:34:00Z"/>
        </w:rPr>
      </w:pPr>
      <w:ins w:id="110" w:author="Dr. Amy R." w:date="2023-01-28T14:34:00Z">
        <w:r>
          <w:rPr>
            <w:rStyle w:val="None"/>
            <w:vertAlign w:val="superscript"/>
          </w:rPr>
          <w:footnoteRef/>
        </w:r>
        <w:r>
          <w:rPr>
            <w:rStyle w:val="Hyperlink3"/>
          </w:rPr>
          <w:t xml:space="preserve"> We thank one of the reviewers for this suggestion.</w:t>
        </w:r>
      </w:ins>
    </w:p>
  </w:footnote>
  <w:footnote w:id="22">
    <w:p w14:paraId="14D35DD3" w14:textId="77777777" w:rsidR="005C385A" w:rsidDel="00834CEC" w:rsidRDefault="00000000">
      <w:pPr>
        <w:pStyle w:val="Body"/>
        <w:spacing w:line="240" w:lineRule="auto"/>
        <w:rPr>
          <w:del w:id="112" w:author="Dr. Amy R." w:date="2023-01-28T14:34:00Z"/>
        </w:rPr>
      </w:pPr>
      <w:del w:id="113" w:author="Dr. Amy R." w:date="2023-01-28T14:34:00Z">
        <w:r w:rsidDel="00834CEC">
          <w:rPr>
            <w:rStyle w:val="None"/>
            <w:color w:val="4A86E8"/>
            <w:u w:color="4A86E8"/>
            <w:vertAlign w:val="superscript"/>
          </w:rPr>
          <w:footnoteRef/>
        </w:r>
        <w:r w:rsidDel="00834CEC">
          <w:rPr>
            <w:rStyle w:val="None"/>
            <w:sz w:val="20"/>
            <w:szCs w:val="20"/>
          </w:rPr>
          <w:delText xml:space="preserve"> </w:delText>
        </w:r>
        <w:r w:rsidDel="00834CEC">
          <w:rPr>
            <w:rStyle w:val="Hyperlink2"/>
          </w:rPr>
          <w:delText>We thank one of the reviewers for this suggestion</w:delText>
        </w:r>
        <w:r w:rsidDel="00834CEC">
          <w:rPr>
            <w:rStyle w:val="None"/>
            <w:sz w:val="20"/>
            <w:szCs w:val="20"/>
          </w:rPr>
          <w:delText>.</w:delText>
        </w:r>
      </w:del>
    </w:p>
  </w:footnote>
  <w:footnote w:id="23">
    <w:p w14:paraId="2839772A" w14:textId="77777777" w:rsidR="00874DF9" w:rsidRDefault="00874DF9" w:rsidP="00874DF9">
      <w:pPr>
        <w:pStyle w:val="Body"/>
        <w:spacing w:line="240" w:lineRule="auto"/>
        <w:jc w:val="both"/>
        <w:rPr>
          <w:ins w:id="115" w:author="Dr. Amy R." w:date="2023-01-28T14:36:00Z"/>
        </w:rPr>
      </w:pPr>
      <w:ins w:id="116" w:author="Dr. Amy R." w:date="2023-01-28T14:36:00Z">
        <w:r>
          <w:rPr>
            <w:rStyle w:val="None"/>
            <w:vertAlign w:val="superscript"/>
          </w:rPr>
          <w:footnoteRef/>
        </w:r>
        <w:r>
          <w:rPr>
            <w:rStyle w:val="Hyperlink3"/>
          </w:rPr>
          <w:t xml:space="preserve"> In Poisson processes, the mean of the outcome variable equals the variance of the outcome variable </w:t>
        </w:r>
        <w:r>
          <w:fldChar w:fldCharType="begin"/>
        </w:r>
        <w:r>
          <w:instrText>HYPERLINK "https://www.zotero.org/google-docs/?ha7mTf"</w:instrText>
        </w:r>
        <w:r>
          <w:fldChar w:fldCharType="separate"/>
        </w:r>
        <w:r>
          <w:rPr>
            <w:rStyle w:val="Hyperlink3"/>
          </w:rPr>
          <w:t>(Long, 1997, p. 218)</w:t>
        </w:r>
        <w:r>
          <w:rPr>
            <w:rStyle w:val="Hyperlink3"/>
          </w:rPr>
          <w:fldChar w:fldCharType="end"/>
        </w:r>
        <w:r>
          <w:rPr>
            <w:rStyle w:val="Hyperlink3"/>
          </w:rPr>
          <w:t xml:space="preserve">. In our case, voting shows some evidence of overdispersion. To relax the </w:t>
        </w:r>
        <w:proofErr w:type="spellStart"/>
        <w:r>
          <w:rPr>
            <w:rStyle w:val="Hyperlink3"/>
          </w:rPr>
          <w:t>equidispersion</w:t>
        </w:r>
        <w:proofErr w:type="spellEnd"/>
        <w:r>
          <w:rPr>
            <w:rStyle w:val="Hyperlink3"/>
          </w:rPr>
          <w:t xml:space="preserve"> assumption, both negative binomial and quasi-Poisson specifications were estimated </w:t>
        </w:r>
        <w:r>
          <w:fldChar w:fldCharType="begin"/>
        </w:r>
        <w:r>
          <w:instrText>HYPERLINK "https://www.zotero.org/google-docs/?rRZHtj"</w:instrText>
        </w:r>
        <w:r>
          <w:fldChar w:fldCharType="separate"/>
        </w:r>
        <w:r>
          <w:rPr>
            <w:rStyle w:val="Hyperlink3"/>
          </w:rPr>
          <w:t>(Fox &amp; Weisberg, 2011)</w:t>
        </w:r>
        <w:r>
          <w:rPr>
            <w:rStyle w:val="Hyperlink3"/>
          </w:rPr>
          <w:fldChar w:fldCharType="end"/>
        </w:r>
        <w:r>
          <w:rPr>
            <w:rStyle w:val="Hyperlink3"/>
          </w:rPr>
          <w:t>. The substantive results remain intact. These analyses are available upon request.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54993" w14:textId="77777777" w:rsidR="005C385A" w:rsidRDefault="005C385A">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57F4D"/>
    <w:multiLevelType w:val="hybridMultilevel"/>
    <w:tmpl w:val="0D4442EE"/>
    <w:styleLink w:val="ImportedStyle1"/>
    <w:lvl w:ilvl="0" w:tplc="064CCBD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520C5C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978B980">
      <w:start w:val="1"/>
      <w:numFmt w:val="lowerRoman"/>
      <w:lvlText w:val="%3."/>
      <w:lvlJc w:val="left"/>
      <w:pPr>
        <w:ind w:left="2160" w:hanging="482"/>
      </w:pPr>
      <w:rPr>
        <w:rFonts w:hAnsi="Arial Unicode MS"/>
        <w:caps w:val="0"/>
        <w:smallCaps w:val="0"/>
        <w:strike w:val="0"/>
        <w:dstrike w:val="0"/>
        <w:outline w:val="0"/>
        <w:emboss w:val="0"/>
        <w:imprint w:val="0"/>
        <w:spacing w:val="0"/>
        <w:w w:val="100"/>
        <w:kern w:val="0"/>
        <w:position w:val="0"/>
        <w:highlight w:val="none"/>
        <w:vertAlign w:val="baseline"/>
      </w:rPr>
    </w:lvl>
    <w:lvl w:ilvl="3" w:tplc="0D94476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0D4F5B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D7AFC44">
      <w:start w:val="1"/>
      <w:numFmt w:val="lowerRoman"/>
      <w:lvlText w:val="%6."/>
      <w:lvlJc w:val="left"/>
      <w:pPr>
        <w:ind w:left="4320" w:hanging="482"/>
      </w:pPr>
      <w:rPr>
        <w:rFonts w:hAnsi="Arial Unicode MS"/>
        <w:caps w:val="0"/>
        <w:smallCaps w:val="0"/>
        <w:strike w:val="0"/>
        <w:dstrike w:val="0"/>
        <w:outline w:val="0"/>
        <w:emboss w:val="0"/>
        <w:imprint w:val="0"/>
        <w:spacing w:val="0"/>
        <w:w w:val="100"/>
        <w:kern w:val="0"/>
        <w:position w:val="0"/>
        <w:highlight w:val="none"/>
        <w:vertAlign w:val="baseline"/>
      </w:rPr>
    </w:lvl>
    <w:lvl w:ilvl="6" w:tplc="8748479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EE8C69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CFC30A0">
      <w:start w:val="1"/>
      <w:numFmt w:val="lowerRoman"/>
      <w:lvlText w:val="%9."/>
      <w:lvlJc w:val="left"/>
      <w:pPr>
        <w:ind w:left="6480" w:hanging="48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3D605AB9"/>
    <w:multiLevelType w:val="hybridMultilevel"/>
    <w:tmpl w:val="0D4442EE"/>
    <w:numStyleLink w:val="ImportedStyle1"/>
  </w:abstractNum>
  <w:abstractNum w:abstractNumId="2" w15:restartNumberingAfterBreak="0">
    <w:nsid w:val="4C686EB5"/>
    <w:multiLevelType w:val="hybridMultilevel"/>
    <w:tmpl w:val="2E70C7AA"/>
    <w:numStyleLink w:val="ImportedStyle2"/>
  </w:abstractNum>
  <w:abstractNum w:abstractNumId="3" w15:restartNumberingAfterBreak="0">
    <w:nsid w:val="78546E27"/>
    <w:multiLevelType w:val="hybridMultilevel"/>
    <w:tmpl w:val="2E70C7AA"/>
    <w:styleLink w:val="ImportedStyle2"/>
    <w:lvl w:ilvl="0" w:tplc="63C638C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F300E8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B5A5686">
      <w:start w:val="1"/>
      <w:numFmt w:val="lowerRoman"/>
      <w:lvlText w:val="%3."/>
      <w:lvlJc w:val="left"/>
      <w:pPr>
        <w:ind w:left="2160" w:hanging="482"/>
      </w:pPr>
      <w:rPr>
        <w:rFonts w:hAnsi="Arial Unicode MS"/>
        <w:caps w:val="0"/>
        <w:smallCaps w:val="0"/>
        <w:strike w:val="0"/>
        <w:dstrike w:val="0"/>
        <w:outline w:val="0"/>
        <w:emboss w:val="0"/>
        <w:imprint w:val="0"/>
        <w:spacing w:val="0"/>
        <w:w w:val="100"/>
        <w:kern w:val="0"/>
        <w:position w:val="0"/>
        <w:highlight w:val="none"/>
        <w:vertAlign w:val="baseline"/>
      </w:rPr>
    </w:lvl>
    <w:lvl w:ilvl="3" w:tplc="AC0616E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58C13B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9423F50">
      <w:start w:val="1"/>
      <w:numFmt w:val="lowerRoman"/>
      <w:lvlText w:val="%6."/>
      <w:lvlJc w:val="left"/>
      <w:pPr>
        <w:ind w:left="4320" w:hanging="482"/>
      </w:pPr>
      <w:rPr>
        <w:rFonts w:hAnsi="Arial Unicode MS"/>
        <w:caps w:val="0"/>
        <w:smallCaps w:val="0"/>
        <w:strike w:val="0"/>
        <w:dstrike w:val="0"/>
        <w:outline w:val="0"/>
        <w:emboss w:val="0"/>
        <w:imprint w:val="0"/>
        <w:spacing w:val="0"/>
        <w:w w:val="100"/>
        <w:kern w:val="0"/>
        <w:position w:val="0"/>
        <w:highlight w:val="none"/>
        <w:vertAlign w:val="baseline"/>
      </w:rPr>
    </w:lvl>
    <w:lvl w:ilvl="6" w:tplc="45C02D6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900531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C4C06BE">
      <w:start w:val="1"/>
      <w:numFmt w:val="lowerRoman"/>
      <w:lvlText w:val="%9."/>
      <w:lvlJc w:val="left"/>
      <w:pPr>
        <w:ind w:left="6480" w:hanging="48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907232404">
    <w:abstractNumId w:val="0"/>
  </w:num>
  <w:num w:numId="2" w16cid:durableId="1179154168">
    <w:abstractNumId w:val="1"/>
  </w:num>
  <w:num w:numId="3" w16cid:durableId="1693415962">
    <w:abstractNumId w:val="1"/>
    <w:lvlOverride w:ilvl="0">
      <w:startOverride w:val="4"/>
    </w:lvlOverride>
  </w:num>
  <w:num w:numId="4" w16cid:durableId="1830513460">
    <w:abstractNumId w:val="3"/>
  </w:num>
  <w:num w:numId="5" w16cid:durableId="1647516368">
    <w:abstractNumId w:val="2"/>
  </w:num>
  <w:num w:numId="6" w16cid:durableId="2025743686">
    <w:abstractNumId w:val="2"/>
    <w:lvlOverride w:ilvl="0">
      <w:startOverride w:val="5"/>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r. Amy R.">
    <w15:presenceInfo w15:providerId="None" w15:userId="Dr. Amy 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isplayBackgroundShape/>
  <w:hideSpellingErrors/>
  <w:hideGrammaticalErrors/>
  <w:activeWritingStyle w:appName="MSWord" w:lang="es-ES_tradnl" w:vendorID="64" w:dllVersion="0" w:nlCheck="1" w:checkStyle="0"/>
  <w:activeWritingStyle w:appName="MSWord" w:lang="en-US" w:vendorID="64" w:dllVersion="0" w:nlCheck="1" w:checkStyle="0"/>
  <w:activeWritingStyle w:appName="MSWord" w:lang="ar-SA" w:vendorID="64" w:dllVersion="0" w:nlCheck="1" w:checkStyle="0"/>
  <w:activeWritingStyle w:appName="MSWord" w:lang="de-DE" w:vendorID="64" w:dllVersion="0" w:nlCheck="1" w:checkStyle="0"/>
  <w:proofState w:spelling="clean" w:grammar="clean"/>
  <w:trackRevisions/>
  <w:defaultTabStop w:val="720"/>
  <w:characterSpacingControl w:val="doNotCompres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85A"/>
    <w:rsid w:val="00351962"/>
    <w:rsid w:val="004D571A"/>
    <w:rsid w:val="005C385A"/>
    <w:rsid w:val="00624830"/>
    <w:rsid w:val="00705331"/>
    <w:rsid w:val="00834CEC"/>
    <w:rsid w:val="00867176"/>
    <w:rsid w:val="00874DF9"/>
    <w:rsid w:val="009040BA"/>
    <w:rsid w:val="0091351A"/>
    <w:rsid w:val="00AD410E"/>
    <w:rsid w:val="00F43BAB"/>
    <w:rsid w:val="00F71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918F39"/>
  <w15:docId w15:val="{1E6B9C6C-845A-0D4F-90C7-24B7E5125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14:textOutline w14:w="0" w14:cap="flat" w14:cmpd="sng" w14:algn="ctr">
        <w14:noFill/>
        <w14:prstDash w14:val="solid"/>
        <w14:bevel/>
      </w14:textOutline>
    </w:rPr>
  </w:style>
  <w:style w:type="paragraph" w:styleId="Title">
    <w:name w:val="Title"/>
    <w:next w:val="Body"/>
    <w:uiPriority w:val="10"/>
    <w:qFormat/>
    <w:pPr>
      <w:keepNext/>
      <w:keepLines/>
      <w:spacing w:after="60"/>
    </w:pPr>
    <w:rPr>
      <w:rFonts w:ascii="Arial" w:hAnsi="Arial" w:cs="Arial Unicode MS"/>
      <w:color w:val="000000"/>
      <w:sz w:val="52"/>
      <w:szCs w:val="52"/>
      <w:u w:color="000000"/>
      <w:lang w:val="es-ES_tradnl"/>
      <w14:textOutline w14:w="0" w14:cap="flat" w14:cmpd="sng" w14:algn="ctr">
        <w14:noFill/>
        <w14:prstDash w14:val="solid"/>
        <w14:bevel/>
      </w14:textOutline>
    </w:rPr>
  </w:style>
  <w:style w:type="numbering" w:customStyle="1" w:styleId="ImportedStyle1">
    <w:name w:val="Imported Style 1"/>
    <w:pPr>
      <w:numPr>
        <w:numId w:val="1"/>
      </w:numPr>
    </w:pPr>
  </w:style>
  <w:style w:type="character" w:customStyle="1" w:styleId="None">
    <w:name w:val="None"/>
  </w:style>
  <w:style w:type="character" w:customStyle="1" w:styleId="Hyperlink0">
    <w:name w:val="Hyperlink.0"/>
    <w:basedOn w:val="None"/>
    <w:rPr>
      <w:outline w:val="0"/>
      <w:color w:val="4A86E8"/>
      <w:u w:color="4A86E8"/>
    </w:rPr>
  </w:style>
  <w:style w:type="character" w:customStyle="1" w:styleId="Hyperlink1">
    <w:name w:val="Hyperlink.1"/>
    <w:basedOn w:val="None"/>
    <w:rPr>
      <w:rFonts w:ascii="Arial" w:eastAsia="Arial" w:hAnsi="Arial" w:cs="Arial"/>
      <w:lang w:val="es-ES_tradnl"/>
    </w:rPr>
  </w:style>
  <w:style w:type="character" w:customStyle="1" w:styleId="Hyperlink2">
    <w:name w:val="Hyperlink.2"/>
    <w:basedOn w:val="None"/>
    <w:rPr>
      <w:outline w:val="0"/>
      <w:color w:val="4A86E8"/>
      <w:sz w:val="20"/>
      <w:szCs w:val="20"/>
      <w:u w:color="4A86E8"/>
    </w:rPr>
  </w:style>
  <w:style w:type="paragraph" w:customStyle="1" w:styleId="Heading">
    <w:name w:val="Heading"/>
    <w:next w:val="Body"/>
    <w:pPr>
      <w:keepNext/>
      <w:keepLines/>
      <w:spacing w:before="400" w:after="120" w:line="276" w:lineRule="auto"/>
      <w:outlineLvl w:val="0"/>
    </w:pPr>
    <w:rPr>
      <w:rFonts w:ascii="Arial" w:eastAsia="Arial" w:hAnsi="Arial" w:cs="Arial"/>
      <w:color w:val="000000"/>
      <w:sz w:val="40"/>
      <w:szCs w:val="40"/>
      <w:u w:color="000000"/>
      <w14:textOutline w14:w="0" w14:cap="flat" w14:cmpd="sng" w14:algn="ctr">
        <w14:noFill/>
        <w14:prstDash w14:val="solid"/>
        <w14:bevel/>
      </w14:textOutline>
    </w:rPr>
  </w:style>
  <w:style w:type="numbering" w:customStyle="1" w:styleId="ImportedStyle2">
    <w:name w:val="Imported Style 2"/>
    <w:pPr>
      <w:numPr>
        <w:numId w:val="4"/>
      </w:numPr>
    </w:pPr>
  </w:style>
  <w:style w:type="character" w:customStyle="1" w:styleId="Hyperlink3">
    <w:name w:val="Hyperlink.3"/>
    <w:basedOn w:val="None"/>
    <w:rPr>
      <w:outline w:val="0"/>
      <w:color w:val="1155CC"/>
      <w:u w:color="1155CC"/>
    </w:rPr>
  </w:style>
  <w:style w:type="paragraph" w:styleId="Revision">
    <w:name w:val="Revision"/>
    <w:hidden/>
    <w:uiPriority w:val="99"/>
    <w:semiHidden/>
    <w:rsid w:val="00F43BAB"/>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F43BAB"/>
    <w:rPr>
      <w:sz w:val="16"/>
      <w:szCs w:val="16"/>
    </w:rPr>
  </w:style>
  <w:style w:type="paragraph" w:styleId="CommentText">
    <w:name w:val="annotation text"/>
    <w:basedOn w:val="Normal"/>
    <w:link w:val="CommentTextChar"/>
    <w:uiPriority w:val="99"/>
    <w:unhideWhenUsed/>
    <w:qFormat/>
    <w:rsid w:val="00F43BAB"/>
    <w:rPr>
      <w:sz w:val="20"/>
      <w:szCs w:val="20"/>
    </w:rPr>
  </w:style>
  <w:style w:type="character" w:customStyle="1" w:styleId="CommentTextChar">
    <w:name w:val="Comment Text Char"/>
    <w:basedOn w:val="DefaultParagraphFont"/>
    <w:link w:val="CommentText"/>
    <w:uiPriority w:val="99"/>
    <w:qFormat/>
    <w:rsid w:val="00F43BAB"/>
  </w:style>
  <w:style w:type="character" w:customStyle="1" w:styleId="Hyperlink5">
    <w:name w:val="Hyperlink.5"/>
    <w:basedOn w:val="None"/>
    <w:rsid w:val="00834CEC"/>
    <w:rPr>
      <w:rFonts w:ascii="Arial" w:eastAsia="Arial" w:hAnsi="Arial" w:cs="Arial"/>
      <w:caps w:val="0"/>
      <w:smallCaps w:val="0"/>
      <w:strike w:val="0"/>
      <w:dstrike w:val="0"/>
      <w:outline w:val="0"/>
      <w:color w:val="000000"/>
      <w:sz w:val="20"/>
      <w:szCs w:val="20"/>
      <w:u w:val="none" w:color="000000"/>
      <w:vertAlign w:val="baseline"/>
    </w:rPr>
  </w:style>
  <w:style w:type="paragraph" w:styleId="Subtitle">
    <w:name w:val="Subtitle"/>
    <w:next w:val="Body"/>
    <w:link w:val="SubtitleChar"/>
    <w:uiPriority w:val="11"/>
    <w:qFormat/>
    <w:rsid w:val="00874DF9"/>
    <w:pPr>
      <w:keepNext/>
      <w:keepLines/>
      <w:spacing w:after="320"/>
    </w:pPr>
    <w:rPr>
      <w:rFonts w:ascii="Arial" w:eastAsia="Arial" w:hAnsi="Arial" w:cs="Arial"/>
      <w:color w:val="666666"/>
      <w:sz w:val="30"/>
      <w:szCs w:val="30"/>
      <w:u w:color="666666"/>
      <w14:textOutline w14:w="0" w14:cap="flat" w14:cmpd="sng" w14:algn="ctr">
        <w14:noFill/>
        <w14:prstDash w14:val="solid"/>
        <w14:bevel/>
      </w14:textOutline>
    </w:rPr>
  </w:style>
  <w:style w:type="character" w:customStyle="1" w:styleId="SubtitleChar">
    <w:name w:val="Subtitle Char"/>
    <w:basedOn w:val="DefaultParagraphFont"/>
    <w:link w:val="Subtitle"/>
    <w:uiPriority w:val="11"/>
    <w:rsid w:val="00874DF9"/>
    <w:rPr>
      <w:rFonts w:ascii="Arial" w:eastAsia="Arial" w:hAnsi="Arial" w:cs="Arial"/>
      <w:color w:val="666666"/>
      <w:sz w:val="30"/>
      <w:szCs w:val="30"/>
      <w:u w:color="666666"/>
      <w14:textOutline w14:w="0" w14:cap="flat" w14:cmpd="sng" w14:algn="ctr">
        <w14:noFill/>
        <w14:prstDash w14:val="solid"/>
        <w14:bevel/>
      </w14:textOutline>
    </w:rPr>
  </w:style>
  <w:style w:type="paragraph" w:styleId="CommentSubject">
    <w:name w:val="annotation subject"/>
    <w:basedOn w:val="CommentText"/>
    <w:next w:val="CommentText"/>
    <w:link w:val="CommentSubjectChar"/>
    <w:uiPriority w:val="99"/>
    <w:semiHidden/>
    <w:unhideWhenUsed/>
    <w:rsid w:val="009040BA"/>
    <w:rPr>
      <w:b/>
      <w:bCs/>
    </w:rPr>
  </w:style>
  <w:style w:type="character" w:customStyle="1" w:styleId="CommentSubjectChar">
    <w:name w:val="Comment Subject Char"/>
    <w:basedOn w:val="CommentTextChar"/>
    <w:link w:val="CommentSubject"/>
    <w:uiPriority w:val="99"/>
    <w:semiHidden/>
    <w:rsid w:val="009040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zotero.org/google-docs/?cSnzJI" TargetMode="External"/><Relationship Id="rId18" Type="http://schemas.openxmlformats.org/officeDocument/2006/relationships/image" Target="media/image6.jpeg"/><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image" Target="media/image5.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header" Target="header1.xml"/><Relationship Id="rId10" Type="http://schemas.microsoft.com/office/2018/08/relationships/commentsExtensible" Target="commentsExtensible.xml"/><Relationship Id="rId19" Type="http://schemas.openxmlformats.org/officeDocument/2006/relationships/image" Target="media/image7.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zotero.org/google-docs/?pkRTd9" TargetMode="External"/><Relationship Id="rId22" Type="http://schemas.openxmlformats.org/officeDocument/2006/relationships/image" Target="media/image10.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20</Pages>
  <Words>8888</Words>
  <Characters>50667</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Amy R.</cp:lastModifiedBy>
  <cp:revision>5</cp:revision>
  <dcterms:created xsi:type="dcterms:W3CDTF">2023-01-26T09:21:00Z</dcterms:created>
  <dcterms:modified xsi:type="dcterms:W3CDTF">2023-01-28T19:50:00Z</dcterms:modified>
</cp:coreProperties>
</file>