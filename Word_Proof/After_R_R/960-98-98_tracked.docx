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AAD8" w14:textId="77777777" w:rsidR="00C14C58" w:rsidRPr="005A10E8" w:rsidRDefault="00000000">
      <w:pPr>
        <w:pStyle w:val="Title"/>
        <w:jc w:val="center"/>
      </w:pPr>
      <w:r w:rsidRPr="005A10E8">
        <w:t>Physical Appearance and Elections: An Inequality Perspective</w:t>
      </w:r>
    </w:p>
    <w:p w14:paraId="698C1102" w14:textId="77777777" w:rsidR="00C14C58" w:rsidRPr="005A10E8" w:rsidRDefault="00C14C58">
      <w:pPr>
        <w:pStyle w:val="Body"/>
        <w:jc w:val="both"/>
      </w:pPr>
    </w:p>
    <w:p w14:paraId="3D757330" w14:textId="77777777" w:rsidR="00C14C58" w:rsidRPr="005A10E8" w:rsidRDefault="00C14C58">
      <w:pPr>
        <w:pStyle w:val="Body"/>
        <w:jc w:val="both"/>
      </w:pPr>
    </w:p>
    <w:p w14:paraId="5DD0BCC5" w14:textId="77777777" w:rsidR="00C14C58" w:rsidRPr="005A10E8" w:rsidRDefault="00000000">
      <w:pPr>
        <w:pStyle w:val="Body"/>
        <w:jc w:val="center"/>
        <w:rPr>
          <w:rStyle w:val="None"/>
          <w:i/>
          <w:iCs/>
        </w:rPr>
      </w:pPr>
      <w:r w:rsidRPr="005A10E8">
        <w:t>Hector Bahamonde and Outi Sarpila</w:t>
      </w:r>
      <w:r w:rsidRPr="005A10E8">
        <w:rPr>
          <w:vertAlign w:val="superscript"/>
        </w:rPr>
        <w:footnoteReference w:id="2"/>
      </w:r>
      <w:r w:rsidRPr="005A10E8">
        <w:rPr>
          <w:rStyle w:val="None"/>
        </w:rPr>
        <w:br/>
      </w:r>
      <w:r w:rsidRPr="005A10E8">
        <w:rPr>
          <w:rStyle w:val="None"/>
        </w:rPr>
        <w:br/>
      </w:r>
    </w:p>
    <w:p w14:paraId="2BE6C495" w14:textId="77777777" w:rsidR="00C14C58" w:rsidRPr="005A10E8" w:rsidRDefault="00C14C58">
      <w:pPr>
        <w:pStyle w:val="Body"/>
        <w:jc w:val="both"/>
      </w:pPr>
    </w:p>
    <w:p w14:paraId="4F105B00" w14:textId="77777777" w:rsidR="00C14C58" w:rsidRPr="005A10E8" w:rsidRDefault="00000000">
      <w:pPr>
        <w:pStyle w:val="Body"/>
        <w:jc w:val="center"/>
        <w:rPr>
          <w:rStyle w:val="None"/>
          <w:b/>
          <w:bCs/>
        </w:rPr>
      </w:pPr>
      <w:r w:rsidRPr="005A10E8">
        <w:rPr>
          <w:rStyle w:val="None"/>
          <w:b/>
          <w:bCs/>
        </w:rPr>
        <w:br/>
        <w:t>Abstract</w:t>
      </w:r>
    </w:p>
    <w:p w14:paraId="417FE4CB" w14:textId="08901075" w:rsidR="00C14C58" w:rsidRPr="005A10E8" w:rsidRDefault="00000000">
      <w:pPr>
        <w:pStyle w:val="Body"/>
        <w:jc w:val="both"/>
      </w:pPr>
      <w:del w:id="2" w:author="Dr. Amy R." w:date="2023-01-26T08:09:00Z">
        <w:r w:rsidRPr="005A10E8" w:rsidDel="001A2E26">
          <w:rPr>
            <w:rStyle w:val="None"/>
          </w:rPr>
          <w:delText>There seems to be a</w:delText>
        </w:r>
      </w:del>
      <w:ins w:id="3" w:author="Dr. Amy R." w:date="2023-01-26T08:09:00Z">
        <w:r w:rsidR="001A2E26" w:rsidRPr="005A10E8">
          <w:rPr>
            <w:rStyle w:val="None"/>
          </w:rPr>
          <w:t>A</w:t>
        </w:r>
      </w:ins>
      <w:r w:rsidRPr="005A10E8">
        <w:rPr>
          <w:rStyle w:val="None"/>
        </w:rPr>
        <w:t xml:space="preserve"> consensus </w:t>
      </w:r>
      <w:ins w:id="4" w:author="Dr. Amy R." w:date="2023-01-26T08:09:00Z">
        <w:r w:rsidR="001A2E26" w:rsidRPr="005A10E8">
          <w:rPr>
            <w:rStyle w:val="None"/>
          </w:rPr>
          <w:t xml:space="preserve">seems to exist around </w:t>
        </w:r>
      </w:ins>
      <w:del w:id="5" w:author="Dr. Amy R." w:date="2023-01-26T08:09:00Z">
        <w:r w:rsidRPr="005A10E8" w:rsidDel="001A2E26">
          <w:rPr>
            <w:rStyle w:val="None"/>
          </w:rPr>
          <w:delText xml:space="preserve">that </w:delText>
        </w:r>
      </w:del>
      <w:r w:rsidRPr="005A10E8">
        <w:rPr>
          <w:rStyle w:val="None"/>
        </w:rPr>
        <w:t>physically attractive candidates win</w:t>
      </w:r>
      <w:ins w:id="6" w:author="Dr. Amy R." w:date="2023-01-26T08:09:00Z">
        <w:r w:rsidR="001A2E26" w:rsidRPr="005A10E8">
          <w:rPr>
            <w:rStyle w:val="None"/>
          </w:rPr>
          <w:t>ning</w:t>
        </w:r>
      </w:ins>
      <w:r w:rsidRPr="005A10E8">
        <w:rPr>
          <w:rStyle w:val="None"/>
        </w:rPr>
        <w:t xml:space="preserve"> elections more often. Unfortunately, </w:t>
      </w:r>
      <w:del w:id="7" w:author="Dr. Amy R." w:date="2023-01-26T08:09:00Z">
        <w:r w:rsidRPr="005A10E8" w:rsidDel="001A2E26">
          <w:rPr>
            <w:rStyle w:val="None"/>
          </w:rPr>
          <w:delText xml:space="preserve">very little is known about </w:delText>
        </w:r>
      </w:del>
      <w:r w:rsidRPr="005A10E8">
        <w:rPr>
          <w:rStyle w:val="None"/>
        </w:rPr>
        <w:t xml:space="preserve">how voters evaluate candidates with socioeconomically (dis)advantageous </w:t>
      </w:r>
      <w:r w:rsidRPr="005A10E8">
        <w:rPr>
          <w:rStyle w:val="None"/>
          <w:rtl/>
        </w:rPr>
        <w:t>“</w:t>
      </w:r>
      <w:r w:rsidRPr="005A10E8">
        <w:rPr>
          <w:rStyle w:val="None"/>
        </w:rPr>
        <w:t>looks</w:t>
      </w:r>
      <w:del w:id="8" w:author="Dr. Amy R." w:date="2023-01-26T08:09:00Z">
        <w:r w:rsidRPr="005A10E8" w:rsidDel="001A2E26">
          <w:rPr>
            <w:rStyle w:val="None"/>
          </w:rPr>
          <w:delText>.</w:delText>
        </w:r>
      </w:del>
      <w:r w:rsidRPr="005A10E8">
        <w:rPr>
          <w:rStyle w:val="None"/>
        </w:rPr>
        <w:t>”</w:t>
      </w:r>
      <w:ins w:id="9" w:author="Dr. Amy R." w:date="2023-01-26T08:09:00Z">
        <w:r w:rsidR="001A2E26" w:rsidRPr="005A10E8">
          <w:rPr>
            <w:rStyle w:val="None"/>
          </w:rPr>
          <w:t xml:space="preserve"> is</w:t>
        </w:r>
      </w:ins>
      <w:ins w:id="10" w:author="Dr. Amy R." w:date="2023-01-26T08:10:00Z">
        <w:r w:rsidR="001A2E26" w:rsidRPr="005A10E8">
          <w:rPr>
            <w:rStyle w:val="None"/>
          </w:rPr>
          <w:t xml:space="preserve"> relatively unknown.</w:t>
        </w:r>
      </w:ins>
      <w:r w:rsidRPr="005A10E8">
        <w:rPr>
          <w:rStyle w:val="None"/>
        </w:rPr>
        <w:t xml:space="preserve"> To bridge this gap, we stud</w:t>
      </w:r>
      <w:ins w:id="11" w:author="Dr. Amy R." w:date="2023-01-26T08:10:00Z">
        <w:r w:rsidR="001A2E26" w:rsidRPr="005A10E8">
          <w:rPr>
            <w:rStyle w:val="None"/>
          </w:rPr>
          <w:t>ied</w:t>
        </w:r>
      </w:ins>
      <w:del w:id="12" w:author="Dr. Amy R." w:date="2023-01-26T08:10:00Z">
        <w:r w:rsidRPr="005A10E8" w:rsidDel="001A2E26">
          <w:rPr>
            <w:rStyle w:val="None"/>
          </w:rPr>
          <w:delText>y</w:delText>
        </w:r>
      </w:del>
      <w:r w:rsidRPr="005A10E8">
        <w:rPr>
          <w:rStyle w:val="None"/>
        </w:rPr>
        <w:t xml:space="preserve"> the electoral consequences of </w:t>
      </w:r>
      <w:ins w:id="13" w:author="Dr. Amy R." w:date="2023-01-26T08:10:00Z">
        <w:r w:rsidR="001A2E26" w:rsidRPr="005A10E8">
          <w:rPr>
            <w:rStyle w:val="None"/>
          </w:rPr>
          <w:t xml:space="preserve">candidates </w:t>
        </w:r>
      </w:ins>
      <w:r w:rsidRPr="005A10E8">
        <w:rPr>
          <w:rStyle w:val="None"/>
        </w:rPr>
        <w:t>looking upper-class, middle-class, or working-class</w:t>
      </w:r>
      <w:del w:id="14" w:author="Dr. Amy R." w:date="2023-01-26T08:10:00Z">
        <w:r w:rsidRPr="005A10E8" w:rsidDel="001A2E26">
          <w:rPr>
            <w:rStyle w:val="None"/>
          </w:rPr>
          <w:delText xml:space="preserve"> for candidates</w:delText>
        </w:r>
      </w:del>
      <w:r w:rsidRPr="005A10E8">
        <w:rPr>
          <w:rStyle w:val="None"/>
        </w:rPr>
        <w:t>. Using official electoral data for the 2017 Finnish municipal elections and a novel dataset based on a representative sample of the Finnish population (N=7,920), we f</w:t>
      </w:r>
      <w:ins w:id="15" w:author="Dr. Amy R." w:date="2023-01-26T08:10:00Z">
        <w:r w:rsidR="001A2E26" w:rsidRPr="005A10E8">
          <w:rPr>
            <w:rStyle w:val="None"/>
          </w:rPr>
          <w:t>ou</w:t>
        </w:r>
      </w:ins>
      <w:del w:id="16" w:author="Dr. Amy R." w:date="2023-01-26T08:10:00Z">
        <w:r w:rsidRPr="005A10E8" w:rsidDel="001A2E26">
          <w:rPr>
            <w:rStyle w:val="None"/>
          </w:rPr>
          <w:delText>i</w:delText>
        </w:r>
      </w:del>
      <w:r w:rsidRPr="005A10E8">
        <w:rPr>
          <w:rStyle w:val="None"/>
        </w:rPr>
        <w:t xml:space="preserve">nd that Finnish citizens systematically vote for candidates </w:t>
      </w:r>
      <w:del w:id="17" w:author="Dr. Amy R." w:date="2023-01-26T08:10:00Z">
        <w:r w:rsidRPr="005A10E8" w:rsidDel="001A2E26">
          <w:rPr>
            <w:rStyle w:val="None"/>
          </w:rPr>
          <w:delText xml:space="preserve">that </w:delText>
        </w:r>
      </w:del>
      <w:ins w:id="18" w:author="Dr. Amy R." w:date="2023-01-26T08:10:00Z">
        <w:r w:rsidR="001A2E26" w:rsidRPr="005A10E8">
          <w:rPr>
            <w:rStyle w:val="None"/>
          </w:rPr>
          <w:t xml:space="preserve">who </w:t>
        </w:r>
      </w:ins>
      <w:r w:rsidRPr="005A10E8">
        <w:rPr>
          <w:rStyle w:val="None"/>
        </w:rPr>
        <w:t xml:space="preserve">look like they have upper-class occupations. Furthermore, the data strongly suggest that </w:t>
      </w:r>
      <w:del w:id="19" w:author="Dr. Amy R." w:date="2023-01-26T08:11:00Z">
        <w:r w:rsidRPr="005A10E8" w:rsidDel="001A2E26">
          <w:rPr>
            <w:rStyle w:val="None"/>
          </w:rPr>
          <w:delText xml:space="preserve">there exists </w:delText>
        </w:r>
      </w:del>
      <w:r w:rsidRPr="005A10E8">
        <w:rPr>
          <w:rStyle w:val="None"/>
        </w:rPr>
        <w:t>a systematic electoral penalty</w:t>
      </w:r>
      <w:ins w:id="20" w:author="Dr. Amy R." w:date="2023-01-26T08:11:00Z">
        <w:r w:rsidR="001A2E26" w:rsidRPr="005A10E8">
          <w:rPr>
            <w:rStyle w:val="None"/>
          </w:rPr>
          <w:t xml:space="preserve"> exists</w:t>
        </w:r>
      </w:ins>
      <w:r w:rsidRPr="005A10E8">
        <w:rPr>
          <w:rStyle w:val="None"/>
        </w:rPr>
        <w:t xml:space="preserve">, particularly for female candidates </w:t>
      </w:r>
      <w:del w:id="21" w:author="Dr. Amy R." w:date="2023-01-26T08:11:00Z">
        <w:r w:rsidRPr="005A10E8" w:rsidDel="001A2E26">
          <w:rPr>
            <w:rStyle w:val="None"/>
          </w:rPr>
          <w:delText xml:space="preserve">that </w:delText>
        </w:r>
      </w:del>
      <w:ins w:id="22" w:author="Dr. Amy R." w:date="2023-01-26T08:11:00Z">
        <w:r w:rsidR="001A2E26" w:rsidRPr="005A10E8">
          <w:rPr>
            <w:rStyle w:val="None"/>
          </w:rPr>
          <w:t xml:space="preserve">who </w:t>
        </w:r>
      </w:ins>
      <w:r w:rsidRPr="005A10E8">
        <w:rPr>
          <w:rStyle w:val="None"/>
        </w:rPr>
        <w:t xml:space="preserve">look </w:t>
      </w:r>
      <w:del w:id="23" w:author="Dr. Amy R." w:date="2023-01-26T08:11:00Z">
        <w:r w:rsidRPr="005A10E8" w:rsidDel="001A2E26">
          <w:rPr>
            <w:rStyle w:val="None"/>
          </w:rPr>
          <w:delText xml:space="preserve">like </w:delText>
        </w:r>
      </w:del>
      <w:ins w:id="24" w:author="Dr. Amy R." w:date="2023-01-26T08:11:00Z">
        <w:r w:rsidR="001A2E26" w:rsidRPr="005A10E8">
          <w:rPr>
            <w:rStyle w:val="None"/>
          </w:rPr>
          <w:t xml:space="preserve">as if </w:t>
        </w:r>
      </w:ins>
      <w:r w:rsidRPr="005A10E8">
        <w:rPr>
          <w:rStyle w:val="None"/>
        </w:rPr>
        <w:t>they have working-class occupations.</w:t>
      </w:r>
    </w:p>
    <w:p w14:paraId="627918C2" w14:textId="77777777" w:rsidR="00C14C58" w:rsidRPr="005A10E8" w:rsidRDefault="00000000">
      <w:pPr>
        <w:pStyle w:val="Body"/>
        <w:jc w:val="center"/>
        <w:rPr>
          <w:rStyle w:val="None"/>
          <w:b/>
          <w:bCs/>
          <w:color w:val="FF0000"/>
          <w:u w:color="FF0000"/>
        </w:rPr>
      </w:pPr>
      <w:r w:rsidRPr="005A10E8">
        <w:rPr>
          <w:rStyle w:val="None"/>
        </w:rPr>
        <w:br/>
      </w:r>
      <w:r w:rsidRPr="005A10E8">
        <w:rPr>
          <w:rStyle w:val="None"/>
        </w:rPr>
        <w:br/>
      </w:r>
      <w:r w:rsidRPr="005A10E8">
        <w:rPr>
          <w:rStyle w:val="None"/>
        </w:rPr>
        <w:br/>
      </w:r>
      <w:r w:rsidRPr="005A10E8">
        <w:rPr>
          <w:rStyle w:val="None"/>
        </w:rPr>
        <w:br/>
      </w:r>
      <w:r w:rsidRPr="005A10E8">
        <w:rPr>
          <w:rStyle w:val="None"/>
        </w:rPr>
        <w:br/>
      </w:r>
      <w:r w:rsidRPr="005A10E8">
        <w:rPr>
          <w:rStyle w:val="None"/>
        </w:rPr>
        <w:br/>
      </w:r>
    </w:p>
    <w:p w14:paraId="5AB7C296" w14:textId="77777777" w:rsidR="00C14C58" w:rsidRPr="005A10E8" w:rsidRDefault="00000000">
      <w:pPr>
        <w:pStyle w:val="Body"/>
        <w:jc w:val="center"/>
        <w:rPr>
          <w:rStyle w:val="None"/>
          <w:b/>
          <w:bCs/>
        </w:rPr>
      </w:pPr>
      <w:r w:rsidRPr="005A10E8">
        <w:rPr>
          <w:rStyle w:val="None"/>
          <w:b/>
          <w:bCs/>
          <w:color w:val="202124"/>
          <w:u w:color="202124"/>
        </w:rPr>
        <w:br/>
      </w:r>
      <w:r w:rsidRPr="005A10E8">
        <w:rPr>
          <w:rStyle w:val="None"/>
          <w:b/>
          <w:bCs/>
          <w:color w:val="202124"/>
          <w:u w:color="202124"/>
        </w:rPr>
        <w:br/>
      </w:r>
      <w:r w:rsidRPr="005A10E8">
        <w:rPr>
          <w:rStyle w:val="None"/>
          <w:b/>
          <w:bCs/>
          <w:color w:val="202124"/>
          <w:u w:color="202124"/>
        </w:rPr>
        <w:br/>
      </w:r>
    </w:p>
    <w:p w14:paraId="56B0D4D9" w14:textId="77777777" w:rsidR="00C14C58" w:rsidRPr="005A10E8" w:rsidRDefault="00000000">
      <w:pPr>
        <w:pStyle w:val="Body"/>
      </w:pPr>
      <w:r w:rsidRPr="005A10E8">
        <w:rPr>
          <w:rStyle w:val="None"/>
          <w:rFonts w:ascii="Arial Unicode MS" w:hAnsi="Arial Unicode MS"/>
        </w:rPr>
        <w:br w:type="page"/>
      </w:r>
    </w:p>
    <w:p w14:paraId="58E2794C" w14:textId="77777777" w:rsidR="00C14C58" w:rsidRPr="005A10E8" w:rsidRDefault="00000000">
      <w:pPr>
        <w:pStyle w:val="Subtitle"/>
      </w:pPr>
      <w:bookmarkStart w:id="25" w:name="_headingh.gjdgxs"/>
      <w:bookmarkEnd w:id="25"/>
      <w:r w:rsidRPr="005A10E8">
        <w:rPr>
          <w:rStyle w:val="None"/>
          <w:rFonts w:eastAsia="Arial Unicode MS" w:cs="Arial Unicode MS"/>
        </w:rPr>
        <w:lastRenderedPageBreak/>
        <w:t>Introduction</w:t>
      </w:r>
    </w:p>
    <w:p w14:paraId="03544B1B" w14:textId="1DE1930B" w:rsidR="00C14C58" w:rsidRPr="005A10E8" w:rsidRDefault="00000000">
      <w:pPr>
        <w:pStyle w:val="Body"/>
        <w:spacing w:before="200" w:after="200"/>
        <w:jc w:val="both"/>
      </w:pPr>
      <w:r w:rsidRPr="005A10E8">
        <w:rPr>
          <w:rStyle w:val="None"/>
        </w:rPr>
        <w:t xml:space="preserve">Past research has convincingly shown </w:t>
      </w:r>
      <w:ins w:id="26" w:author="Dr. Amy R." w:date="2023-01-26T08:13:00Z">
        <w:r w:rsidR="001A2E26" w:rsidRPr="005A10E8">
          <w:rPr>
            <w:rStyle w:val="None"/>
          </w:rPr>
          <w:t xml:space="preserve">a </w:t>
        </w:r>
        <w:commentRangeStart w:id="27"/>
        <w:r w:rsidR="001A2E26" w:rsidRPr="005A10E8">
          <w:rPr>
            <w:rStyle w:val="None"/>
          </w:rPr>
          <w:t xml:space="preserve">positive association </w:t>
        </w:r>
      </w:ins>
      <w:commentRangeEnd w:id="27"/>
      <w:ins w:id="28" w:author="Dr. Amy R." w:date="2023-01-26T08:14:00Z">
        <w:r w:rsidR="001A2E26" w:rsidRPr="005A10E8">
          <w:rPr>
            <w:rStyle w:val="CommentReference"/>
            <w:rFonts w:ascii="Times New Roman" w:hAnsi="Times New Roman" w:cs="Times New Roman"/>
            <w:color w:val="auto"/>
            <w14:textOutline w14:w="0" w14:cap="rnd" w14:cmpd="sng" w14:algn="ctr">
              <w14:noFill/>
              <w14:prstDash w14:val="solid"/>
              <w14:bevel/>
            </w14:textOutline>
          </w:rPr>
          <w:commentReference w:id="27"/>
        </w:r>
      </w:ins>
      <w:ins w:id="29" w:author="Dr. Amy R." w:date="2023-01-26T08:13:00Z">
        <w:r w:rsidR="001A2E26" w:rsidRPr="005A10E8">
          <w:rPr>
            <w:rStyle w:val="None"/>
          </w:rPr>
          <w:t xml:space="preserve">between </w:t>
        </w:r>
      </w:ins>
      <w:del w:id="30" w:author="Dr. Amy R." w:date="2023-01-26T08:13:00Z">
        <w:r w:rsidRPr="005A10E8" w:rsidDel="001A2E26">
          <w:rPr>
            <w:rStyle w:val="None"/>
          </w:rPr>
          <w:delText xml:space="preserve">that </w:delText>
        </w:r>
      </w:del>
      <w:r w:rsidRPr="005A10E8">
        <w:rPr>
          <w:rStyle w:val="None"/>
        </w:rPr>
        <w:t>a political candidate</w:t>
      </w:r>
      <w:r w:rsidRPr="005A10E8">
        <w:rPr>
          <w:rStyle w:val="None"/>
          <w:rtl/>
        </w:rPr>
        <w:t>’</w:t>
      </w:r>
      <w:r w:rsidRPr="005A10E8">
        <w:rPr>
          <w:rStyle w:val="None"/>
        </w:rPr>
        <w:t xml:space="preserve">s physical attractiveness </w:t>
      </w:r>
      <w:del w:id="31" w:author="Dr. Amy R." w:date="2023-01-26T08:13:00Z">
        <w:r w:rsidRPr="005A10E8" w:rsidDel="001A2E26">
          <w:rPr>
            <w:rStyle w:val="None"/>
          </w:rPr>
          <w:delText>is positively associated with</w:delText>
        </w:r>
      </w:del>
      <w:ins w:id="32" w:author="Dr. Amy R." w:date="2023-01-26T08:13:00Z">
        <w:r w:rsidR="001A2E26" w:rsidRPr="005A10E8">
          <w:rPr>
            <w:rStyle w:val="None"/>
          </w:rPr>
          <w:t>and</w:t>
        </w:r>
      </w:ins>
      <w:r w:rsidRPr="005A10E8">
        <w:rPr>
          <w:rStyle w:val="None"/>
        </w:rPr>
        <w:t xml:space="preserve"> electoral success </w:t>
      </w:r>
      <w:hyperlink r:id="rId10" w:history="1">
        <w:r w:rsidRPr="005A10E8">
          <w:rPr>
            <w:rStyle w:val="Hyperlink1"/>
          </w:rPr>
          <w:t>(Dion et al., 1972; Efrain &amp; Patterson, 1974; Stockemer &amp; Praino, 2019; Lau &amp; Redlawsk, 2001)</w:t>
        </w:r>
      </w:hyperlink>
      <w:r w:rsidRPr="005A10E8">
        <w:rPr>
          <w:rStyle w:val="Hyperlink1"/>
        </w:rPr>
        <w:t xml:space="preserve">. Examples range from high-information electoral events, such as the well-studied Kennedy-Nixon 1960 presidential debate </w:t>
      </w:r>
      <w:hyperlink r:id="rId11" w:history="1">
        <w:r w:rsidRPr="005A10E8">
          <w:rPr>
            <w:rStyle w:val="Hyperlink1"/>
          </w:rPr>
          <w:t>(Mattes et al., 2010)</w:t>
        </w:r>
      </w:hyperlink>
      <w:r w:rsidRPr="005A10E8">
        <w:rPr>
          <w:rStyle w:val="Hyperlink1"/>
        </w:rPr>
        <w:t xml:space="preserve">, to low-information </w:t>
      </w:r>
      <w:ins w:id="33" w:author="Dr. Amy R." w:date="2023-01-26T08:16:00Z">
        <w:r w:rsidR="001A2E26" w:rsidRPr="005A10E8">
          <w:rPr>
            <w:rStyle w:val="Hyperlink1"/>
          </w:rPr>
          <w:t xml:space="preserve">(e.g., municipal) </w:t>
        </w:r>
      </w:ins>
      <w:r w:rsidRPr="005A10E8">
        <w:rPr>
          <w:rStyle w:val="Hyperlink1"/>
        </w:rPr>
        <w:t>elections</w:t>
      </w:r>
      <w:del w:id="34" w:author="Dr. Amy R." w:date="2023-01-26T08:16:00Z">
        <w:r w:rsidRPr="005A10E8" w:rsidDel="001A2E26">
          <w:rPr>
            <w:rStyle w:val="Hyperlink1"/>
          </w:rPr>
          <w:delText>, such as municipal elections</w:delText>
        </w:r>
      </w:del>
      <w:r w:rsidRPr="005A10E8">
        <w:rPr>
          <w:rStyle w:val="Hyperlink1"/>
        </w:rPr>
        <w:t xml:space="preserve"> </w:t>
      </w:r>
      <w:hyperlink r:id="rId12" w:history="1">
        <w:r w:rsidRPr="005A10E8">
          <w:rPr>
            <w:rStyle w:val="Hyperlink1"/>
          </w:rPr>
          <w:t>(Berggren et al., 2017)</w:t>
        </w:r>
      </w:hyperlink>
      <w:r w:rsidRPr="005A10E8">
        <w:rPr>
          <w:rStyle w:val="Hyperlink1"/>
        </w:rPr>
        <w:t>.</w:t>
      </w:r>
    </w:p>
    <w:p w14:paraId="53D1ECE6" w14:textId="43A6E3C5" w:rsidR="00C14C58" w:rsidRPr="005A10E8" w:rsidRDefault="00000000">
      <w:pPr>
        <w:pStyle w:val="Body"/>
        <w:spacing w:before="200" w:after="200"/>
        <w:jc w:val="both"/>
      </w:pPr>
      <w:r w:rsidRPr="005A10E8">
        <w:rPr>
          <w:rStyle w:val="Hyperlink1"/>
        </w:rPr>
        <w:t>In this paper, we suggest that previous research has concentrated almost exclusively on the effect of physical attractiveness on voting.</w:t>
      </w:r>
      <w:r w:rsidRPr="005A10E8">
        <w:rPr>
          <w:rStyle w:val="None"/>
          <w:vertAlign w:val="superscript"/>
        </w:rPr>
        <w:footnoteReference w:id="3"/>
      </w:r>
      <w:r w:rsidRPr="005A10E8">
        <w:rPr>
          <w:rStyle w:val="Hyperlink1"/>
        </w:rPr>
        <w:t xml:space="preserve"> That is, notwithstanding the positive effects of physical attractiveness on the number of votes a </w:t>
      </w:r>
      <w:del w:id="41" w:author="Dr. Amy R." w:date="2023-01-26T08:24:00Z">
        <w:r w:rsidRPr="005A10E8" w:rsidDel="009B6EBE">
          <w:rPr>
            <w:rStyle w:val="Hyperlink1"/>
          </w:rPr>
          <w:delText xml:space="preserve">given </w:delText>
        </w:r>
      </w:del>
      <w:r w:rsidRPr="005A10E8">
        <w:rPr>
          <w:rStyle w:val="Hyperlink1"/>
        </w:rPr>
        <w:t>candidate receives in an election, the effect of social class inequalities on voting, manifested in the candidate</w:t>
      </w:r>
      <w:r w:rsidRPr="005A10E8">
        <w:rPr>
          <w:rStyle w:val="Hyperlink1"/>
          <w:rtl/>
        </w:rPr>
        <w:t>’</w:t>
      </w:r>
      <w:r w:rsidRPr="005A10E8">
        <w:rPr>
          <w:rStyle w:val="Hyperlink1"/>
        </w:rPr>
        <w:t>s physical appearance–e.g., looking upper or lower class–remains relatively understudied. This is a rather important</w:t>
      </w:r>
      <w:ins w:id="42" w:author="Dr. Amy R." w:date="2023-01-26T08:24:00Z">
        <w:r w:rsidR="009B6EBE" w:rsidRPr="005A10E8">
          <w:rPr>
            <w:rStyle w:val="Hyperlink1"/>
          </w:rPr>
          <w:t>,</w:t>
        </w:r>
      </w:ins>
      <w:r w:rsidRPr="005A10E8">
        <w:rPr>
          <w:rStyle w:val="Hyperlink1"/>
        </w:rPr>
        <w:t xml:space="preserve"> yet overlooked question. Substantively, we note that attractiveness is just </w:t>
      </w:r>
      <w:r w:rsidRPr="005A10E8">
        <w:rPr>
          <w:rStyle w:val="None"/>
          <w:i/>
          <w:iCs/>
        </w:rPr>
        <w:t>one</w:t>
      </w:r>
      <w:r w:rsidRPr="005A10E8">
        <w:rPr>
          <w:rStyle w:val="Hyperlink1"/>
        </w:rPr>
        <w:t xml:space="preserve"> dimension of physical appearance. For example, going beyond physical attractiveness, we do not know whether candidates </w:t>
      </w:r>
      <w:ins w:id="43" w:author="Dr. Amy R." w:date="2023-01-26T08:24:00Z">
        <w:r w:rsidR="009B6EBE" w:rsidRPr="005A10E8">
          <w:rPr>
            <w:rStyle w:val="Hyperlink1"/>
          </w:rPr>
          <w:t xml:space="preserve">who </w:t>
        </w:r>
      </w:ins>
      <w:r w:rsidRPr="005A10E8">
        <w:rPr>
          <w:rStyle w:val="Hyperlink1"/>
        </w:rPr>
        <w:t>embody</w:t>
      </w:r>
      <w:del w:id="44" w:author="Dr. Amy R." w:date="2023-01-26T08:25:00Z">
        <w:r w:rsidRPr="005A10E8" w:rsidDel="009B6EBE">
          <w:rPr>
            <w:rStyle w:val="Hyperlink1"/>
          </w:rPr>
          <w:delText xml:space="preserve">ing </w:delText>
        </w:r>
      </w:del>
      <w:ins w:id="45" w:author="Dr. Amy R." w:date="2023-01-26T08:25:00Z">
        <w:r w:rsidR="009B6EBE" w:rsidRPr="005A10E8">
          <w:rPr>
            <w:rStyle w:val="Hyperlink1"/>
          </w:rPr>
          <w:t xml:space="preserve"> </w:t>
        </w:r>
      </w:ins>
      <w:r w:rsidRPr="005A10E8">
        <w:rPr>
          <w:rStyle w:val="Hyperlink1"/>
        </w:rPr>
        <w:t>working</w:t>
      </w:r>
      <w:ins w:id="46" w:author="Dr. Amy R." w:date="2023-01-26T08:25:00Z">
        <w:r w:rsidR="009B6EBE" w:rsidRPr="005A10E8">
          <w:rPr>
            <w:rStyle w:val="Hyperlink1"/>
          </w:rPr>
          <w:t>-</w:t>
        </w:r>
      </w:ins>
      <w:del w:id="47" w:author="Dr. Amy R." w:date="2023-01-26T08:25:00Z">
        <w:r w:rsidRPr="005A10E8" w:rsidDel="009B6EBE">
          <w:rPr>
            <w:rStyle w:val="Hyperlink1"/>
          </w:rPr>
          <w:delText xml:space="preserve"> </w:delText>
        </w:r>
      </w:del>
      <w:r w:rsidRPr="005A10E8">
        <w:rPr>
          <w:rStyle w:val="Hyperlink1"/>
        </w:rPr>
        <w:t xml:space="preserve">class looks perform worse or better in elections </w:t>
      </w:r>
      <w:del w:id="48" w:author="Dr. Amy R." w:date="2023-01-26T08:25:00Z">
        <w:r w:rsidRPr="005A10E8" w:rsidDel="009B6EBE">
          <w:rPr>
            <w:rStyle w:val="Hyperlink1"/>
          </w:rPr>
          <w:delText xml:space="preserve">when </w:delText>
        </w:r>
      </w:del>
      <w:ins w:id="49" w:author="Dr. Amy R." w:date="2023-01-26T08:25:00Z">
        <w:r w:rsidR="009B6EBE" w:rsidRPr="005A10E8">
          <w:rPr>
            <w:rStyle w:val="Hyperlink1"/>
          </w:rPr>
          <w:t xml:space="preserve">in which they </w:t>
        </w:r>
      </w:ins>
      <w:r w:rsidRPr="005A10E8">
        <w:rPr>
          <w:rStyle w:val="Hyperlink1"/>
        </w:rPr>
        <w:t>run</w:t>
      </w:r>
      <w:del w:id="50" w:author="Dr. Amy R." w:date="2023-01-28T10:44:00Z">
        <w:r w:rsidRPr="005A10E8" w:rsidDel="0077696B">
          <w:rPr>
            <w:rStyle w:val="Hyperlink1"/>
          </w:rPr>
          <w:delText>ning</w:delText>
        </w:r>
      </w:del>
      <w:r w:rsidRPr="005A10E8">
        <w:rPr>
          <w:rStyle w:val="Hyperlink1"/>
        </w:rPr>
        <w:t xml:space="preserve"> against middle</w:t>
      </w:r>
      <w:ins w:id="51" w:author="Dr. Amy R." w:date="2023-01-26T08:25:00Z">
        <w:r w:rsidR="009B6EBE" w:rsidRPr="005A10E8">
          <w:rPr>
            <w:rStyle w:val="Hyperlink1"/>
          </w:rPr>
          <w:t>-</w:t>
        </w:r>
      </w:ins>
      <w:r w:rsidRPr="005A10E8">
        <w:rPr>
          <w:rStyle w:val="Hyperlink1"/>
        </w:rPr>
        <w:t xml:space="preserve"> or </w:t>
      </w:r>
      <w:del w:id="52" w:author="Dr. Amy R." w:date="2023-01-26T08:25:00Z">
        <w:r w:rsidRPr="005A10E8" w:rsidDel="009B6EBE">
          <w:rPr>
            <w:rStyle w:val="Hyperlink1"/>
          </w:rPr>
          <w:delText xml:space="preserve">upper </w:delText>
        </w:r>
      </w:del>
      <w:ins w:id="53" w:author="Dr. Amy R." w:date="2023-01-26T08:25:00Z">
        <w:r w:rsidR="009B6EBE" w:rsidRPr="005A10E8">
          <w:rPr>
            <w:rStyle w:val="Hyperlink1"/>
          </w:rPr>
          <w:t>upper-</w:t>
        </w:r>
      </w:ins>
      <w:r w:rsidRPr="005A10E8">
        <w:rPr>
          <w:rStyle w:val="Hyperlink1"/>
        </w:rPr>
        <w:t>class-looking candidates</w:t>
      </w:r>
      <w:del w:id="54" w:author="Dr. Amy R." w:date="2023-01-27T05:19:00Z">
        <w:r w:rsidRPr="005A10E8" w:rsidDel="00827347">
          <w:rPr>
            <w:rStyle w:val="Hyperlink1"/>
          </w:rPr>
          <w:delText>,</w:delText>
        </w:r>
      </w:del>
      <w:r w:rsidRPr="005A10E8">
        <w:rPr>
          <w:rStyle w:val="Hyperlink1"/>
        </w:rPr>
        <w:t xml:space="preserve"> and </w:t>
      </w:r>
      <w:del w:id="55" w:author="Dr. Amy R." w:date="2023-01-27T05:19:00Z">
        <w:r w:rsidRPr="005A10E8" w:rsidDel="00827347">
          <w:rPr>
            <w:rStyle w:val="Hyperlink1"/>
          </w:rPr>
          <w:delText xml:space="preserve">whether </w:delText>
        </w:r>
      </w:del>
      <w:ins w:id="56" w:author="Dr. Amy R." w:date="2023-01-27T05:20:00Z">
        <w:r w:rsidR="00827347">
          <w:rPr>
            <w:rStyle w:val="Hyperlink1"/>
          </w:rPr>
          <w:t xml:space="preserve">if </w:t>
        </w:r>
      </w:ins>
      <w:r w:rsidRPr="005A10E8">
        <w:rPr>
          <w:rStyle w:val="Hyperlink1"/>
        </w:rPr>
        <w:t xml:space="preserve">this potential relationship varies by gender. Overall, we contend that </w:t>
      </w:r>
      <w:ins w:id="57" w:author="Dr. Amy R." w:date="2023-01-26T08:26:00Z">
        <w:r w:rsidR="009B6EBE" w:rsidRPr="005A10E8">
          <w:rPr>
            <w:rStyle w:val="Hyperlink1"/>
          </w:rPr>
          <w:t xml:space="preserve">having overlooked </w:t>
        </w:r>
      </w:ins>
      <w:r w:rsidRPr="005A10E8">
        <w:rPr>
          <w:rStyle w:val="Hyperlink1"/>
        </w:rPr>
        <w:t xml:space="preserve">the intertwined role of physical appearance and social stratification </w:t>
      </w:r>
      <w:del w:id="58" w:author="Dr. Amy R." w:date="2023-01-27T05:20:00Z">
        <w:r w:rsidRPr="005A10E8" w:rsidDel="00827347">
          <w:rPr>
            <w:rStyle w:val="Hyperlink1"/>
          </w:rPr>
          <w:delText xml:space="preserve">on </w:delText>
        </w:r>
      </w:del>
      <w:ins w:id="59" w:author="Dr. Amy R." w:date="2023-01-27T05:20:00Z">
        <w:r w:rsidR="00827347">
          <w:rPr>
            <w:rStyle w:val="Hyperlink1"/>
          </w:rPr>
          <w:t>in</w:t>
        </w:r>
        <w:r w:rsidR="00827347" w:rsidRPr="005A10E8">
          <w:rPr>
            <w:rStyle w:val="Hyperlink1"/>
          </w:rPr>
          <w:t xml:space="preserve"> </w:t>
        </w:r>
      </w:ins>
      <w:r w:rsidRPr="005A10E8">
        <w:rPr>
          <w:rStyle w:val="Hyperlink1"/>
        </w:rPr>
        <w:t xml:space="preserve">voting </w:t>
      </w:r>
      <w:del w:id="60" w:author="Dr. Amy R." w:date="2023-01-26T08:26:00Z">
        <w:r w:rsidRPr="005A10E8" w:rsidDel="009B6EBE">
          <w:rPr>
            <w:rStyle w:val="Hyperlink1"/>
          </w:rPr>
          <w:delText xml:space="preserve"> has been overlooked, </w:delText>
        </w:r>
      </w:del>
      <w:r w:rsidRPr="005A10E8">
        <w:rPr>
          <w:rStyle w:val="Hyperlink1"/>
        </w:rPr>
        <w:t>leav</w:t>
      </w:r>
      <w:del w:id="61" w:author="Dr. Amy R." w:date="2023-01-26T08:26:00Z">
        <w:r w:rsidRPr="005A10E8" w:rsidDel="009B6EBE">
          <w:rPr>
            <w:rStyle w:val="Hyperlink1"/>
          </w:rPr>
          <w:delText>ing</w:delText>
        </w:r>
      </w:del>
      <w:ins w:id="62" w:author="Dr. Amy R." w:date="2023-01-26T08:26:00Z">
        <w:r w:rsidR="009B6EBE" w:rsidRPr="005A10E8">
          <w:rPr>
            <w:rStyle w:val="Hyperlink1"/>
          </w:rPr>
          <w:t>es</w:t>
        </w:r>
      </w:ins>
      <w:r w:rsidRPr="005A10E8">
        <w:rPr>
          <w:rStyle w:val="Hyperlink1"/>
        </w:rPr>
        <w:t xml:space="preserve"> an important gap in the literature. Since individual perceptions of candidates inform voting decisions (</w:t>
      </w:r>
      <w:hyperlink r:id="rId13" w:history="1">
        <w:r w:rsidRPr="005A10E8">
          <w:rPr>
            <w:rStyle w:val="Hyperlink1"/>
          </w:rPr>
          <w:t>Lau &amp; Redlawsk, 2001)</w:t>
        </w:r>
      </w:hyperlink>
      <w:ins w:id="63" w:author="Dr. Amy R." w:date="2023-01-26T08:26:00Z">
        <w:r w:rsidR="009B6EBE" w:rsidRPr="005A10E8">
          <w:rPr>
            <w:rStyle w:val="Hyperlink1"/>
          </w:rPr>
          <w:t xml:space="preserve"> with </w:t>
        </w:r>
      </w:ins>
      <w:del w:id="64" w:author="Dr. Amy R." w:date="2023-01-26T08:26:00Z">
        <w:r w:rsidRPr="005A10E8" w:rsidDel="009B6EBE">
          <w:rPr>
            <w:rStyle w:val="Hyperlink1"/>
          </w:rPr>
          <w:delText xml:space="preserve">, which have </w:delText>
        </w:r>
      </w:del>
      <w:r w:rsidRPr="005A10E8">
        <w:rPr>
          <w:rStyle w:val="Hyperlink1"/>
        </w:rPr>
        <w:t>vast political consequences</w:t>
      </w:r>
      <w:del w:id="65" w:author="Dr. Amy R." w:date="2023-01-26T08:27:00Z">
        <w:r w:rsidRPr="005A10E8" w:rsidDel="009B6EBE">
          <w:rPr>
            <w:rStyle w:val="Hyperlink1"/>
          </w:rPr>
          <w:delText xml:space="preserve">, </w:delText>
        </w:r>
      </w:del>
      <w:ins w:id="66" w:author="Dr. Amy R." w:date="2023-01-26T08:27:00Z">
        <w:r w:rsidR="009B6EBE" w:rsidRPr="005A10E8">
          <w:rPr>
            <w:rStyle w:val="Hyperlink1"/>
          </w:rPr>
          <w:t>—</w:t>
        </w:r>
      </w:ins>
      <w:r w:rsidRPr="005A10E8">
        <w:rPr>
          <w:rStyle w:val="Hyperlink1"/>
        </w:rPr>
        <w:t>for instance,</w:t>
      </w:r>
      <w:del w:id="67" w:author="Dr. Amy R." w:date="2023-01-28T10:45:00Z">
        <w:r w:rsidRPr="005A10E8" w:rsidDel="0077696B">
          <w:rPr>
            <w:rStyle w:val="Hyperlink1"/>
          </w:rPr>
          <w:delText xml:space="preserve"> on</w:delText>
        </w:r>
      </w:del>
      <w:r w:rsidRPr="005A10E8">
        <w:rPr>
          <w:rStyle w:val="Hyperlink1"/>
        </w:rPr>
        <w:t xml:space="preserve"> the formation and dissolution of governments</w:t>
      </w:r>
      <w:del w:id="68" w:author="Dr. Amy R." w:date="2023-01-26T08:27:00Z">
        <w:r w:rsidRPr="005A10E8" w:rsidDel="009B6EBE">
          <w:rPr>
            <w:rStyle w:val="Hyperlink1"/>
          </w:rPr>
          <w:delText xml:space="preserve">, </w:delText>
        </w:r>
      </w:del>
      <w:ins w:id="69" w:author="Dr. Amy R." w:date="2023-01-26T08:27:00Z">
        <w:r w:rsidR="009B6EBE" w:rsidRPr="005A10E8">
          <w:rPr>
            <w:rStyle w:val="Hyperlink1"/>
          </w:rPr>
          <w:t>—</w:t>
        </w:r>
      </w:ins>
      <w:r w:rsidRPr="005A10E8">
        <w:rPr>
          <w:rStyle w:val="Hyperlink1"/>
        </w:rPr>
        <w:t xml:space="preserve">we believe that </w:t>
      </w:r>
      <w:ins w:id="70" w:author="Dr. Amy R." w:date="2023-01-26T08:27:00Z">
        <w:r w:rsidR="009B6EBE" w:rsidRPr="005A10E8">
          <w:rPr>
            <w:rStyle w:val="Hyperlink1"/>
          </w:rPr>
          <w:t xml:space="preserve">addressing </w:t>
        </w:r>
      </w:ins>
      <w:r w:rsidRPr="005A10E8">
        <w:rPr>
          <w:rStyle w:val="Hyperlink1"/>
        </w:rPr>
        <w:t xml:space="preserve">this </w:t>
      </w:r>
      <w:del w:id="71" w:author="Dr. Amy R." w:date="2023-01-26T08:27:00Z">
        <w:r w:rsidRPr="005A10E8" w:rsidDel="009B6EBE">
          <w:rPr>
            <w:rStyle w:val="Hyperlink1"/>
          </w:rPr>
          <w:delText xml:space="preserve">is a </w:delText>
        </w:r>
      </w:del>
      <w:r w:rsidRPr="005A10E8">
        <w:rPr>
          <w:rStyle w:val="Hyperlink1"/>
        </w:rPr>
        <w:t xml:space="preserve">serious question </w:t>
      </w:r>
      <w:del w:id="72" w:author="Dr. Amy R." w:date="2023-01-26T08:27:00Z">
        <w:r w:rsidRPr="005A10E8" w:rsidDel="009B6EBE">
          <w:rPr>
            <w:rStyle w:val="Hyperlink1"/>
          </w:rPr>
          <w:delText>that must be addressed</w:delText>
        </w:r>
      </w:del>
      <w:ins w:id="73" w:author="Dr. Amy R." w:date="2023-01-26T08:27:00Z">
        <w:r w:rsidR="009B6EBE" w:rsidRPr="005A10E8">
          <w:rPr>
            <w:rStyle w:val="Hyperlink1"/>
          </w:rPr>
          <w:t>is essential</w:t>
        </w:r>
      </w:ins>
      <w:r w:rsidRPr="005A10E8">
        <w:rPr>
          <w:rStyle w:val="Hyperlink1"/>
        </w:rPr>
        <w:t xml:space="preserve">. </w:t>
      </w:r>
    </w:p>
    <w:p w14:paraId="377A2633" w14:textId="664FE3FB" w:rsidR="00C14C58" w:rsidRPr="005A10E8" w:rsidRDefault="00000000">
      <w:pPr>
        <w:pStyle w:val="Body"/>
        <w:spacing w:before="200" w:after="200"/>
        <w:jc w:val="both"/>
      </w:pPr>
      <w:r w:rsidRPr="005A10E8">
        <w:rPr>
          <w:rStyle w:val="Hyperlink1"/>
        </w:rPr>
        <w:t xml:space="preserve">Building on the theory of status characteristics and expectation states </w:t>
      </w:r>
      <w:hyperlink r:id="rId14" w:history="1">
        <w:r w:rsidRPr="005A10E8">
          <w:rPr>
            <w:rStyle w:val="Hyperlink1"/>
          </w:rPr>
          <w:t>(Monk et al., 2021; Ridgeway, 2011; Webster &amp; Driskell, 1983)</w:t>
        </w:r>
      </w:hyperlink>
      <w:r w:rsidRPr="005A10E8">
        <w:rPr>
          <w:rStyle w:val="Hyperlink1"/>
        </w:rPr>
        <w:t>, we suggest that the returns of physical appearance vary considerably by subgroup</w:t>
      </w:r>
      <w:del w:id="74" w:author="Dr. Amy R." w:date="2023-01-26T08:28:00Z">
        <w:r w:rsidRPr="005A10E8" w:rsidDel="009B6EBE">
          <w:rPr>
            <w:rStyle w:val="Hyperlink1"/>
          </w:rPr>
          <w:delText xml:space="preserve">, </w:delText>
        </w:r>
      </w:del>
      <w:ins w:id="75" w:author="Dr. Amy R." w:date="2023-01-26T08:28:00Z">
        <w:r w:rsidR="009B6EBE" w:rsidRPr="005A10E8">
          <w:rPr>
            <w:rStyle w:val="Hyperlink1"/>
          </w:rPr>
          <w:t>—</w:t>
        </w:r>
      </w:ins>
      <w:r w:rsidRPr="005A10E8">
        <w:rPr>
          <w:rStyle w:val="Hyperlink1"/>
        </w:rPr>
        <w:t xml:space="preserve">that is, by combinations of status characteristics </w:t>
      </w:r>
      <w:hyperlink r:id="rId15" w:history="1">
        <w:r w:rsidRPr="005A10E8">
          <w:rPr>
            <w:rStyle w:val="Hyperlink1"/>
          </w:rPr>
          <w:t>(see also Jæger, 2011; Kuwabara &amp; Thébaud, 2017; Monk et al., 2021; Webster &amp; Driskell, 1983)</w:t>
        </w:r>
      </w:hyperlink>
      <w:r w:rsidRPr="005A10E8">
        <w:rPr>
          <w:rStyle w:val="Hyperlink1"/>
        </w:rPr>
        <w:t>. In this paper</w:t>
      </w:r>
      <w:ins w:id="76" w:author="Dr. Amy R." w:date="2023-01-26T08:28:00Z">
        <w:r w:rsidR="009B6EBE" w:rsidRPr="005A10E8">
          <w:rPr>
            <w:rStyle w:val="Hyperlink1"/>
          </w:rPr>
          <w:t>,</w:t>
        </w:r>
      </w:ins>
      <w:r w:rsidRPr="005A10E8">
        <w:rPr>
          <w:rStyle w:val="Hyperlink1"/>
        </w:rPr>
        <w:t xml:space="preserve"> we analyze the interplay of two </w:t>
      </w:r>
      <w:ins w:id="77" w:author="Dr. Amy R." w:date="2023-01-26T08:28:00Z">
        <w:r w:rsidR="009B6EBE" w:rsidRPr="005A10E8">
          <w:rPr>
            <w:rStyle w:val="Hyperlink1"/>
          </w:rPr>
          <w:t>candidate</w:t>
        </w:r>
      </w:ins>
      <w:ins w:id="78" w:author="Dr. Amy R." w:date="2023-01-28T10:48:00Z">
        <w:r w:rsidR="0077696B">
          <w:rPr>
            <w:rStyle w:val="Hyperlink1"/>
          </w:rPr>
          <w:t>-</w:t>
        </w:r>
      </w:ins>
      <w:r w:rsidRPr="005A10E8">
        <w:rPr>
          <w:rStyle w:val="Hyperlink1"/>
        </w:rPr>
        <w:t>status characteristics</w:t>
      </w:r>
      <w:del w:id="79" w:author="Dr. Amy R." w:date="2023-01-26T08:28:00Z">
        <w:r w:rsidRPr="005A10E8" w:rsidDel="009B6EBE">
          <w:rPr>
            <w:rStyle w:val="Hyperlink1"/>
          </w:rPr>
          <w:delText xml:space="preserve"> of candidates</w:delText>
        </w:r>
      </w:del>
      <w:r w:rsidRPr="005A10E8">
        <w:rPr>
          <w:rStyle w:val="Hyperlink1"/>
        </w:rPr>
        <w:t xml:space="preserve">: occupation-based social class and gender. Thus, the paper provides new insights into </w:t>
      </w:r>
      <w:del w:id="80" w:author="Dr. Amy R." w:date="2023-01-26T08:29:00Z">
        <w:r w:rsidRPr="005A10E8" w:rsidDel="009B6EBE">
          <w:rPr>
            <w:rStyle w:val="Hyperlink1"/>
          </w:rPr>
          <w:delText xml:space="preserve">physical appearance-based </w:delText>
        </w:r>
      </w:del>
      <w:r w:rsidRPr="005A10E8">
        <w:rPr>
          <w:rStyle w:val="Hyperlink1"/>
        </w:rPr>
        <w:t xml:space="preserve">social inequalities </w:t>
      </w:r>
      <w:del w:id="81" w:author="Dr. Amy R." w:date="2023-01-27T05:21:00Z">
        <w:r w:rsidRPr="005A10E8" w:rsidDel="00827347">
          <w:rPr>
            <w:rStyle w:val="Hyperlink1"/>
          </w:rPr>
          <w:delText xml:space="preserve">on </w:delText>
        </w:r>
      </w:del>
      <w:ins w:id="82" w:author="Dr. Amy R." w:date="2023-01-27T05:21:00Z">
        <w:r w:rsidR="00827347">
          <w:rPr>
            <w:rStyle w:val="Hyperlink1"/>
          </w:rPr>
          <w:t>in</w:t>
        </w:r>
        <w:r w:rsidR="00827347" w:rsidRPr="005A10E8">
          <w:rPr>
            <w:rStyle w:val="Hyperlink1"/>
          </w:rPr>
          <w:t xml:space="preserve"> </w:t>
        </w:r>
      </w:ins>
      <w:r w:rsidRPr="005A10E8">
        <w:rPr>
          <w:rStyle w:val="Hyperlink1"/>
        </w:rPr>
        <w:t>voting</w:t>
      </w:r>
      <w:ins w:id="83" w:author="Dr. Amy R." w:date="2023-01-27T05:22:00Z">
        <w:r w:rsidR="00827347">
          <w:rPr>
            <w:rStyle w:val="Hyperlink1"/>
          </w:rPr>
          <w:t>,</w:t>
        </w:r>
      </w:ins>
      <w:ins w:id="84" w:author="Dr. Amy R." w:date="2023-01-26T08:28:00Z">
        <w:r w:rsidR="009B6EBE" w:rsidRPr="005A10E8">
          <w:rPr>
            <w:rStyle w:val="Hyperlink1"/>
          </w:rPr>
          <w:t xml:space="preserve"> with a basis in physical appearance</w:t>
        </w:r>
      </w:ins>
      <w:r w:rsidRPr="005A10E8">
        <w:rPr>
          <w:rStyle w:val="Hyperlink1"/>
        </w:rPr>
        <w:t>.</w:t>
      </w:r>
    </w:p>
    <w:p w14:paraId="6418398F" w14:textId="2D15F476" w:rsidR="00C14C58" w:rsidRPr="005A10E8" w:rsidRDefault="00000000">
      <w:pPr>
        <w:pStyle w:val="Body"/>
        <w:spacing w:before="200" w:after="200"/>
        <w:jc w:val="both"/>
      </w:pPr>
      <w:r w:rsidRPr="005A10E8">
        <w:rPr>
          <w:rStyle w:val="Hyperlink1"/>
        </w:rPr>
        <w:t xml:space="preserve">Drawing also from the literature on the use of heuristics in elections </w:t>
      </w:r>
      <w:hyperlink r:id="rId16" w:history="1">
        <w:r w:rsidRPr="005A10E8">
          <w:rPr>
            <w:rStyle w:val="Hyperlink1"/>
          </w:rPr>
          <w:t>(Tversky &amp; Kahneman, 1973; Lau &amp; Redlawsk, 2001)</w:t>
        </w:r>
      </w:hyperlink>
      <w:r w:rsidRPr="005A10E8">
        <w:rPr>
          <w:rStyle w:val="Hyperlink1"/>
        </w:rPr>
        <w:t>, we argue that information about a candidate</w:t>
      </w:r>
      <w:r w:rsidRPr="005A10E8">
        <w:rPr>
          <w:rStyle w:val="Hyperlink1"/>
          <w:rtl/>
        </w:rPr>
        <w:t>’</w:t>
      </w:r>
      <w:r w:rsidRPr="005A10E8">
        <w:rPr>
          <w:rStyle w:val="Hyperlink1"/>
        </w:rPr>
        <w:t xml:space="preserve">s occupation and physical appearance works </w:t>
      </w:r>
      <w:del w:id="85" w:author="Dr. Amy R." w:date="2023-01-28T10:49:00Z">
        <w:r w:rsidRPr="005A10E8" w:rsidDel="00583992">
          <w:rPr>
            <w:rStyle w:val="Hyperlink1"/>
          </w:rPr>
          <w:delText xml:space="preserve">as </w:delText>
        </w:r>
      </w:del>
      <w:ins w:id="86" w:author="Dr. Amy R." w:date="2023-01-28T10:49:00Z">
        <w:r w:rsidR="00583992">
          <w:rPr>
            <w:rStyle w:val="Hyperlink1"/>
          </w:rPr>
          <w:t>via</w:t>
        </w:r>
        <w:r w:rsidR="00583992" w:rsidRPr="005A10E8">
          <w:rPr>
            <w:rStyle w:val="Hyperlink1"/>
          </w:rPr>
          <w:t xml:space="preserve"> </w:t>
        </w:r>
      </w:ins>
      <w:r w:rsidRPr="005A10E8">
        <w:rPr>
          <w:rStyle w:val="Hyperlink1"/>
        </w:rPr>
        <w:t>status cues (</w:t>
      </w:r>
      <w:commentRangeStart w:id="87"/>
      <w:proofErr w:type="spellStart"/>
      <w:r w:rsidRPr="005A10E8">
        <w:rPr>
          <w:rStyle w:val="Hyperlink1"/>
        </w:rPr>
        <w:t>Stockemer</w:t>
      </w:r>
      <w:proofErr w:type="spellEnd"/>
      <w:r w:rsidRPr="005A10E8">
        <w:rPr>
          <w:rStyle w:val="Hyperlink1"/>
        </w:rPr>
        <w:t xml:space="preserve"> &amp; </w:t>
      </w:r>
      <w:proofErr w:type="spellStart"/>
      <w:r w:rsidRPr="005A10E8">
        <w:rPr>
          <w:rStyle w:val="Hyperlink1"/>
        </w:rPr>
        <w:t>Praino</w:t>
      </w:r>
      <w:proofErr w:type="spellEnd"/>
      <w:r w:rsidRPr="005A10E8">
        <w:rPr>
          <w:rStyle w:val="Hyperlink1"/>
        </w:rPr>
        <w:t>, 2017</w:t>
      </w:r>
      <w:commentRangeEnd w:id="87"/>
      <w:r w:rsidR="00583992">
        <w:rPr>
          <w:rStyle w:val="CommentReference"/>
          <w:rFonts w:ascii="Times New Roman" w:hAnsi="Times New Roman" w:cs="Times New Roman"/>
          <w:color w:val="auto"/>
          <w14:textOutline w14:w="0" w14:cap="rnd" w14:cmpd="sng" w14:algn="ctr">
            <w14:noFill/>
            <w14:prstDash w14:val="solid"/>
            <w14:bevel/>
          </w14:textOutline>
        </w:rPr>
        <w:commentReference w:id="87"/>
      </w:r>
      <w:r w:rsidRPr="005A10E8">
        <w:rPr>
          <w:rStyle w:val="Hyperlink1"/>
        </w:rPr>
        <w:t xml:space="preserve">). These </w:t>
      </w:r>
      <w:r w:rsidRPr="005A10E8">
        <w:rPr>
          <w:rStyle w:val="Hyperlink1"/>
          <w:rtl/>
        </w:rPr>
        <w:t>“</w:t>
      </w:r>
      <w:r w:rsidRPr="005A10E8">
        <w:rPr>
          <w:rStyle w:val="Hyperlink1"/>
        </w:rPr>
        <w:t xml:space="preserve">cheap” heuristic shortcuts </w:t>
      </w:r>
      <w:del w:id="88" w:author="Dr. Amy R." w:date="2023-01-27T05:22:00Z">
        <w:r w:rsidRPr="005A10E8" w:rsidDel="00827347">
          <w:rPr>
            <w:rStyle w:val="Hyperlink1"/>
          </w:rPr>
          <w:delText>have an effect on</w:delText>
        </w:r>
      </w:del>
      <w:ins w:id="89" w:author="Dr. Amy R." w:date="2023-01-27T05:22:00Z">
        <w:r w:rsidR="00827347">
          <w:rPr>
            <w:rStyle w:val="Hyperlink1"/>
          </w:rPr>
          <w:t>affect</w:t>
        </w:r>
      </w:ins>
      <w:r w:rsidRPr="005A10E8">
        <w:rPr>
          <w:rStyle w:val="Hyperlink1"/>
        </w:rPr>
        <w:t xml:space="preserve"> voting choices, particularly in low-information elections. Importantly, because </w:t>
      </w:r>
      <w:ins w:id="90" w:author="Dr. Amy R." w:date="2023-01-26T08:29:00Z">
        <w:r w:rsidR="009B6EBE" w:rsidRPr="005A10E8">
          <w:rPr>
            <w:rStyle w:val="Hyperlink1"/>
          </w:rPr>
          <w:t>look</w:t>
        </w:r>
      </w:ins>
      <w:ins w:id="91" w:author="Dr. Amy R." w:date="2023-01-28T10:53:00Z">
        <w:r w:rsidR="00583992">
          <w:rPr>
            <w:rStyle w:val="Hyperlink1"/>
          </w:rPr>
          <w:t>s</w:t>
        </w:r>
      </w:ins>
      <w:ins w:id="92" w:author="Dr. Amy R." w:date="2023-01-26T08:29:00Z">
        <w:r w:rsidR="009B6EBE" w:rsidRPr="005A10E8">
          <w:rPr>
            <w:rStyle w:val="Hyperlink1"/>
          </w:rPr>
          <w:t xml:space="preserve"> will m</w:t>
        </w:r>
      </w:ins>
      <w:ins w:id="93" w:author="Dr. Amy R." w:date="2023-01-26T08:30:00Z">
        <w:r w:rsidR="009B6EBE" w:rsidRPr="005A10E8">
          <w:rPr>
            <w:rStyle w:val="Hyperlink1"/>
          </w:rPr>
          <w:t xml:space="preserve">ore likely penalize </w:t>
        </w:r>
      </w:ins>
      <w:r w:rsidRPr="005A10E8">
        <w:rPr>
          <w:rStyle w:val="Hyperlink1"/>
        </w:rPr>
        <w:t xml:space="preserve">women </w:t>
      </w:r>
      <w:del w:id="94" w:author="Dr. Amy R." w:date="2023-01-26T08:30:00Z">
        <w:r w:rsidRPr="005A10E8" w:rsidDel="009B6EBE">
          <w:rPr>
            <w:rStyle w:val="Hyperlink1"/>
          </w:rPr>
          <w:delText xml:space="preserve">are more likely to be penalized because of </w:delText>
        </w:r>
      </w:del>
      <w:del w:id="95" w:author="Dr. Amy R." w:date="2023-01-26T08:29:00Z">
        <w:r w:rsidRPr="005A10E8" w:rsidDel="009B6EBE">
          <w:rPr>
            <w:rStyle w:val="Hyperlink1"/>
          </w:rPr>
          <w:delText xml:space="preserve">how they look </w:delText>
        </w:r>
      </w:del>
      <w:hyperlink r:id="rId17" w:history="1">
        <w:r w:rsidRPr="005A10E8">
          <w:rPr>
            <w:rStyle w:val="Hyperlink1"/>
          </w:rPr>
          <w:t>(Pajunen et al., 2021)</w:t>
        </w:r>
      </w:hyperlink>
      <w:r w:rsidRPr="005A10E8">
        <w:rPr>
          <w:rStyle w:val="Hyperlink1"/>
        </w:rPr>
        <w:t>, we also take a gender perspective and study these dynamics separately for female and male candidates. Our empirical expectation is that higher-status male candidates, i.e., candidates with high-status occupations</w:t>
      </w:r>
      <w:ins w:id="96" w:author="Dr. Amy R." w:date="2023-01-26T08:30:00Z">
        <w:r w:rsidR="009B6EBE" w:rsidRPr="005A10E8">
          <w:rPr>
            <w:rStyle w:val="Hyperlink1"/>
          </w:rPr>
          <w:t>,</w:t>
        </w:r>
      </w:ins>
      <w:r w:rsidRPr="005A10E8">
        <w:rPr>
          <w:rStyle w:val="Hyperlink1"/>
        </w:rPr>
        <w:t xml:space="preserve"> should perform better in low-information elections than women candidates, especially </w:t>
      </w:r>
      <w:commentRangeStart w:id="97"/>
      <w:r w:rsidRPr="005A10E8">
        <w:rPr>
          <w:rStyle w:val="Hyperlink1"/>
        </w:rPr>
        <w:t>if the candidate looks like he has a low-status occupation</w:t>
      </w:r>
      <w:commentRangeEnd w:id="97"/>
      <w:r w:rsidR="00F91B42">
        <w:rPr>
          <w:rStyle w:val="CommentReference"/>
          <w:rFonts w:ascii="Times New Roman" w:hAnsi="Times New Roman" w:cs="Times New Roman"/>
          <w:color w:val="auto"/>
          <w14:textOutline w14:w="0" w14:cap="rnd" w14:cmpd="sng" w14:algn="ctr">
            <w14:noFill/>
            <w14:prstDash w14:val="solid"/>
            <w14:bevel/>
          </w14:textOutline>
        </w:rPr>
        <w:commentReference w:id="97"/>
      </w:r>
      <w:r w:rsidRPr="005A10E8">
        <w:rPr>
          <w:rStyle w:val="Hyperlink1"/>
        </w:rPr>
        <w:t>. We call this phenomenon</w:t>
      </w:r>
      <w:ins w:id="98" w:author="Dr. Amy R." w:date="2023-01-26T08:33:00Z">
        <w:r w:rsidR="009B6EBE" w:rsidRPr="005A10E8">
          <w:rPr>
            <w:rStyle w:val="Hyperlink1"/>
          </w:rPr>
          <w:t xml:space="preserve"> the</w:t>
        </w:r>
      </w:ins>
      <w:r w:rsidRPr="005A10E8">
        <w:rPr>
          <w:rStyle w:val="Hyperlink1"/>
        </w:rPr>
        <w:t xml:space="preserve"> </w:t>
      </w:r>
      <w:r w:rsidRPr="005A10E8">
        <w:rPr>
          <w:rStyle w:val="Hyperlink1"/>
          <w:rtl/>
        </w:rPr>
        <w:t>“</w:t>
      </w:r>
      <w:r w:rsidRPr="005A10E8">
        <w:rPr>
          <w:rStyle w:val="Hyperlink1"/>
        </w:rPr>
        <w:t>double cue of occupational status.”</w:t>
      </w:r>
    </w:p>
    <w:p w14:paraId="10650449" w14:textId="52523075" w:rsidR="00C14C58" w:rsidRPr="005A10E8" w:rsidRDefault="00000000">
      <w:pPr>
        <w:pStyle w:val="Body"/>
        <w:spacing w:before="200" w:after="200"/>
        <w:jc w:val="both"/>
      </w:pPr>
      <w:r w:rsidRPr="005A10E8">
        <w:rPr>
          <w:rStyle w:val="Hyperlink1"/>
        </w:rPr>
        <w:t xml:space="preserve">Leveraging these two </w:t>
      </w:r>
      <w:ins w:id="99" w:author="Dr. Amy R." w:date="2023-01-27T05:26:00Z">
        <w:r w:rsidR="00827347">
          <w:rPr>
            <w:rStyle w:val="Hyperlink1"/>
          </w:rPr>
          <w:t>bodies</w:t>
        </w:r>
      </w:ins>
      <w:ins w:id="100" w:author="Dr. Amy R." w:date="2023-01-27T05:27:00Z">
        <w:r w:rsidR="00827347">
          <w:rPr>
            <w:rStyle w:val="Hyperlink1"/>
          </w:rPr>
          <w:t xml:space="preserve"> of</w:t>
        </w:r>
      </w:ins>
      <w:ins w:id="101" w:author="Dr. Amy R." w:date="2023-01-27T05:23:00Z">
        <w:r w:rsidR="00827347">
          <w:rPr>
            <w:rStyle w:val="Hyperlink1"/>
          </w:rPr>
          <w:t xml:space="preserve"> </w:t>
        </w:r>
      </w:ins>
      <w:commentRangeStart w:id="102"/>
      <w:r w:rsidRPr="005A10E8">
        <w:rPr>
          <w:rStyle w:val="Hyperlink1"/>
        </w:rPr>
        <w:t>literature</w:t>
      </w:r>
      <w:commentRangeEnd w:id="102"/>
      <w:r w:rsidR="00827347">
        <w:rPr>
          <w:rStyle w:val="CommentReference"/>
          <w:rFonts w:ascii="Times New Roman" w:hAnsi="Times New Roman" w:cs="Times New Roman"/>
          <w:color w:val="auto"/>
          <w14:textOutline w14:w="0" w14:cap="rnd" w14:cmpd="sng" w14:algn="ctr">
            <w14:noFill/>
            <w14:prstDash w14:val="solid"/>
            <w14:bevel/>
          </w14:textOutline>
        </w:rPr>
        <w:commentReference w:id="102"/>
      </w:r>
      <w:del w:id="103" w:author="Dr. Amy R." w:date="2023-01-27T05:24:00Z">
        <w:r w:rsidRPr="005A10E8" w:rsidDel="00827347">
          <w:rPr>
            <w:rStyle w:val="Hyperlink1"/>
          </w:rPr>
          <w:delText>s</w:delText>
        </w:r>
      </w:del>
      <w:r w:rsidRPr="005A10E8">
        <w:rPr>
          <w:rStyle w:val="Hyperlink1"/>
        </w:rPr>
        <w:t>, we use the case of the 2017 Finnish municipal elections. Empirically, we explore the degree to which a political candidate</w:t>
      </w:r>
      <w:r w:rsidRPr="005A10E8">
        <w:rPr>
          <w:rStyle w:val="Hyperlink1"/>
          <w:rtl/>
        </w:rPr>
        <w:t>’</w:t>
      </w:r>
      <w:r w:rsidRPr="005A10E8">
        <w:rPr>
          <w:rStyle w:val="Hyperlink1"/>
        </w:rPr>
        <w:t xml:space="preserve">s appearance—in </w:t>
      </w:r>
      <w:r w:rsidRPr="005A10E8">
        <w:rPr>
          <w:rStyle w:val="Hyperlink1"/>
        </w:rPr>
        <w:lastRenderedPageBreak/>
        <w:t xml:space="preserve">particular, looking like one has an upper-class, middle-class, or working-class occupation—affects the number of votes </w:t>
      </w:r>
      <w:del w:id="104" w:author="Dr. Amy R." w:date="2023-01-26T08:34:00Z">
        <w:r w:rsidRPr="005A10E8" w:rsidDel="009104EF">
          <w:rPr>
            <w:rStyle w:val="Hyperlink1"/>
          </w:rPr>
          <w:delText xml:space="preserve">cast in favor of </w:delText>
        </w:r>
      </w:del>
      <w:r w:rsidRPr="005A10E8">
        <w:rPr>
          <w:rStyle w:val="Hyperlink1"/>
        </w:rPr>
        <w:t>th</w:t>
      </w:r>
      <w:del w:id="105" w:author="Dr. Amy R." w:date="2023-01-27T05:28:00Z">
        <w:r w:rsidRPr="005A10E8" w:rsidDel="00827347">
          <w:rPr>
            <w:rStyle w:val="Hyperlink1"/>
          </w:rPr>
          <w:delText>at</w:delText>
        </w:r>
      </w:del>
      <w:ins w:id="106" w:author="Dr. Amy R." w:date="2023-01-27T05:28:00Z">
        <w:r w:rsidR="00827347">
          <w:rPr>
            <w:rStyle w:val="Hyperlink1"/>
          </w:rPr>
          <w:t>e</w:t>
        </w:r>
      </w:ins>
      <w:r w:rsidRPr="005A10E8">
        <w:rPr>
          <w:rStyle w:val="Hyperlink1"/>
        </w:rPr>
        <w:t xml:space="preserve"> </w:t>
      </w:r>
      <w:del w:id="107" w:author="Dr. Amy R." w:date="2023-01-28T11:17:00Z">
        <w:r w:rsidRPr="005A10E8" w:rsidDel="00F91B42">
          <w:rPr>
            <w:rStyle w:val="Hyperlink1"/>
          </w:rPr>
          <w:delText xml:space="preserve">particular </w:delText>
        </w:r>
      </w:del>
      <w:r w:rsidRPr="005A10E8">
        <w:rPr>
          <w:rStyle w:val="Hyperlink1"/>
        </w:rPr>
        <w:t>candidate</w:t>
      </w:r>
      <w:ins w:id="108" w:author="Dr. Amy R." w:date="2023-01-26T08:34:00Z">
        <w:r w:rsidR="009104EF" w:rsidRPr="005A10E8">
          <w:rPr>
            <w:rStyle w:val="Hyperlink1"/>
          </w:rPr>
          <w:t xml:space="preserve"> receives</w:t>
        </w:r>
      </w:ins>
      <w:r w:rsidRPr="005A10E8">
        <w:rPr>
          <w:rStyle w:val="Hyperlink1"/>
        </w:rPr>
        <w:t xml:space="preserve">. We designed our case study </w:t>
      </w:r>
      <w:ins w:id="109" w:author="Dr. Amy R." w:date="2023-01-27T05:29:00Z">
        <w:r w:rsidR="00827347">
          <w:rPr>
            <w:rStyle w:val="Hyperlink1"/>
          </w:rPr>
          <w:t>using</w:t>
        </w:r>
      </w:ins>
      <w:del w:id="110" w:author="Dr. Amy R." w:date="2023-01-26T08:35:00Z">
        <w:r w:rsidRPr="005A10E8" w:rsidDel="009104EF">
          <w:rPr>
            <w:rStyle w:val="Hyperlink1"/>
          </w:rPr>
          <w:delText>based on</w:delText>
        </w:r>
      </w:del>
      <w:r w:rsidRPr="005A10E8">
        <w:rPr>
          <w:rStyle w:val="Hyperlink1"/>
        </w:rPr>
        <w:t xml:space="preserve"> a high-quality dataset comprising a subsample of high-quality photographs of municipal candidates (N=1,412) and a representative sample of Finns (N=7,920) who rated those pictures according to several dimensions. Critically, we exploit the fact that Finnish candidates use posters that display the candidate</w:t>
      </w:r>
      <w:r w:rsidRPr="005A10E8">
        <w:rPr>
          <w:rStyle w:val="Hyperlink1"/>
          <w:rtl/>
        </w:rPr>
        <w:t>’</w:t>
      </w:r>
      <w:r w:rsidRPr="005A10E8">
        <w:rPr>
          <w:rStyle w:val="Hyperlink1"/>
        </w:rPr>
        <w:t>s name, headshot, and occupation as the</w:t>
      </w:r>
      <w:ins w:id="111" w:author="Dr. Amy R." w:date="2023-01-26T08:35:00Z">
        <w:r w:rsidR="009104EF" w:rsidRPr="005A10E8">
          <w:rPr>
            <w:rStyle w:val="Hyperlink1"/>
          </w:rPr>
          <w:t>ir</w:t>
        </w:r>
      </w:ins>
      <w:r w:rsidRPr="005A10E8">
        <w:rPr>
          <w:rStyle w:val="Hyperlink1"/>
        </w:rPr>
        <w:t xml:space="preserve"> main </w:t>
      </w:r>
      <w:del w:id="112" w:author="Dr. Amy R." w:date="2023-01-26T08:36:00Z">
        <w:r w:rsidRPr="005A10E8" w:rsidDel="009104EF">
          <w:rPr>
            <w:rStyle w:val="Hyperlink1"/>
          </w:rPr>
          <w:delText xml:space="preserve">way </w:delText>
        </w:r>
      </w:del>
      <w:ins w:id="113" w:author="Dr. Amy R." w:date="2023-01-26T08:36:00Z">
        <w:r w:rsidR="009104EF" w:rsidRPr="005A10E8">
          <w:rPr>
            <w:rStyle w:val="Hyperlink1"/>
          </w:rPr>
          <w:t xml:space="preserve">strategy for </w:t>
        </w:r>
      </w:ins>
      <w:del w:id="114" w:author="Dr. Amy R." w:date="2023-01-26T08:36:00Z">
        <w:r w:rsidRPr="005A10E8" w:rsidDel="009104EF">
          <w:rPr>
            <w:rStyle w:val="Hyperlink1"/>
          </w:rPr>
          <w:delText xml:space="preserve">of </w:delText>
        </w:r>
      </w:del>
      <w:r w:rsidRPr="005A10E8">
        <w:rPr>
          <w:rStyle w:val="Hyperlink1"/>
        </w:rPr>
        <w:t xml:space="preserve">political campaigning. Our findings suggest two main points. First, Finnish citizens systematically vote for candidates that look like they have upper-class occupations. Second, </w:t>
      </w:r>
      <w:del w:id="115" w:author="Dr. Amy R." w:date="2023-01-26T08:36:00Z">
        <w:r w:rsidRPr="005A10E8" w:rsidDel="009104EF">
          <w:rPr>
            <w:rStyle w:val="Hyperlink1"/>
          </w:rPr>
          <w:delText xml:space="preserve">there is a systematic electoral penalty for </w:delText>
        </w:r>
      </w:del>
      <w:r w:rsidRPr="005A10E8">
        <w:rPr>
          <w:rStyle w:val="Hyperlink1"/>
        </w:rPr>
        <w:t>candidates who look like they have working-class occupations, especially female</w:t>
      </w:r>
      <w:del w:id="116" w:author="Dr. Amy R." w:date="2023-01-26T08:36:00Z">
        <w:r w:rsidRPr="005A10E8" w:rsidDel="009104EF">
          <w:rPr>
            <w:rStyle w:val="Hyperlink1"/>
          </w:rPr>
          <w:delText xml:space="preserve"> one</w:delText>
        </w:r>
      </w:del>
      <w:r w:rsidRPr="005A10E8">
        <w:rPr>
          <w:rStyle w:val="Hyperlink1"/>
        </w:rPr>
        <w:t>s</w:t>
      </w:r>
      <w:ins w:id="117" w:author="Dr. Amy R." w:date="2023-01-26T08:36:00Z">
        <w:r w:rsidR="009104EF" w:rsidRPr="005A10E8">
          <w:rPr>
            <w:rStyle w:val="Hyperlink1"/>
          </w:rPr>
          <w:t xml:space="preserve">, suffer a </w:t>
        </w:r>
        <w:commentRangeStart w:id="118"/>
        <w:r w:rsidR="009104EF" w:rsidRPr="005A10E8">
          <w:rPr>
            <w:rStyle w:val="Hyperlink1"/>
          </w:rPr>
          <w:t>systematic</w:t>
        </w:r>
      </w:ins>
      <w:commentRangeEnd w:id="118"/>
      <w:ins w:id="119" w:author="Dr. Amy R." w:date="2023-01-28T11:23:00Z">
        <w:r w:rsidR="00DB563A">
          <w:rPr>
            <w:rStyle w:val="CommentReference"/>
            <w:rFonts w:ascii="Times New Roman" w:hAnsi="Times New Roman" w:cs="Times New Roman"/>
            <w:color w:val="auto"/>
            <w14:textOutline w14:w="0" w14:cap="rnd" w14:cmpd="sng" w14:algn="ctr">
              <w14:noFill/>
              <w14:prstDash w14:val="solid"/>
              <w14:bevel/>
            </w14:textOutline>
          </w:rPr>
          <w:commentReference w:id="118"/>
        </w:r>
      </w:ins>
      <w:ins w:id="120" w:author="Dr. Amy R." w:date="2023-01-26T08:36:00Z">
        <w:r w:rsidR="009104EF" w:rsidRPr="005A10E8">
          <w:rPr>
            <w:rStyle w:val="Hyperlink1"/>
          </w:rPr>
          <w:t xml:space="preserve"> electoral penalty</w:t>
        </w:r>
      </w:ins>
      <w:r w:rsidRPr="005A10E8">
        <w:rPr>
          <w:rStyle w:val="Hyperlink1"/>
        </w:rPr>
        <w:t>. That is, Finns systematically punish working-class candidates in the voting booth,</w:t>
      </w:r>
      <w:del w:id="121" w:author="Dr. Amy R." w:date="2023-01-26T08:37:00Z">
        <w:r w:rsidRPr="005A10E8" w:rsidDel="009104EF">
          <w:rPr>
            <w:rStyle w:val="Hyperlink1"/>
          </w:rPr>
          <w:delText xml:space="preserve"> but</w:delText>
        </w:r>
      </w:del>
      <w:r w:rsidRPr="005A10E8">
        <w:rPr>
          <w:rStyle w:val="Hyperlink1"/>
        </w:rPr>
        <w:t xml:space="preserve"> even more so if the candidate is a woman. </w:t>
      </w:r>
    </w:p>
    <w:p w14:paraId="0E621620" w14:textId="16107C0E" w:rsidR="00C14C58" w:rsidRPr="005A10E8" w:rsidRDefault="00000000">
      <w:pPr>
        <w:pStyle w:val="Body"/>
        <w:spacing w:before="200" w:after="200"/>
        <w:jc w:val="both"/>
      </w:pPr>
      <w:r w:rsidRPr="005A10E8">
        <w:rPr>
          <w:rStyle w:val="Hyperlink1"/>
        </w:rPr>
        <w:t xml:space="preserve">We contribute to the field in several ways. Our main contribution is to introduce the expectation-states theory </w:t>
      </w:r>
      <w:hyperlink r:id="rId18" w:history="1">
        <w:r w:rsidRPr="005A10E8">
          <w:rPr>
            <w:rStyle w:val="Hyperlink1"/>
          </w:rPr>
          <w:t>(Webster &amp; Driskell, 1983)</w:t>
        </w:r>
      </w:hyperlink>
      <w:r w:rsidRPr="005A10E8">
        <w:rPr>
          <w:rStyle w:val="Hyperlink1"/>
        </w:rPr>
        <w:t xml:space="preserve">, </w:t>
      </w:r>
      <w:del w:id="122" w:author="Dr. Amy R." w:date="2023-01-26T08:37:00Z">
        <w:r w:rsidRPr="005A10E8" w:rsidDel="009104EF">
          <w:rPr>
            <w:rStyle w:val="Hyperlink1"/>
          </w:rPr>
          <w:delText xml:space="preserve"> </w:delText>
        </w:r>
      </w:del>
      <w:r w:rsidRPr="005A10E8">
        <w:rPr>
          <w:rStyle w:val="Hyperlink1"/>
        </w:rPr>
        <w:t xml:space="preserve">hoping to bridge the current gap between physical appearance and inequality </w:t>
      </w:r>
      <w:hyperlink r:id="rId19" w:history="1">
        <w:r w:rsidRPr="005A10E8">
          <w:rPr>
            <w:rStyle w:val="Hyperlink1"/>
          </w:rPr>
          <w:t>(Kalick, 1988; Hamermesh &amp; Biddle, 1994; Belmi &amp; Neale, 2014)</w:t>
        </w:r>
      </w:hyperlink>
      <w:r w:rsidRPr="005A10E8">
        <w:rPr>
          <w:rStyle w:val="Hyperlink1"/>
        </w:rPr>
        <w:t xml:space="preserve">. We also </w:t>
      </w:r>
      <w:del w:id="123" w:author="Dr. Amy R." w:date="2023-01-26T08:37:00Z">
        <w:r w:rsidRPr="005A10E8" w:rsidDel="009104EF">
          <w:rPr>
            <w:rStyle w:val="Hyperlink1"/>
          </w:rPr>
          <w:delText>have some</w:delText>
        </w:r>
      </w:del>
      <w:ins w:id="124" w:author="Dr. Amy R." w:date="2023-01-26T08:37:00Z">
        <w:r w:rsidR="009104EF" w:rsidRPr="005A10E8">
          <w:rPr>
            <w:rStyle w:val="Hyperlink1"/>
          </w:rPr>
          <w:t>make</w:t>
        </w:r>
      </w:ins>
      <w:r w:rsidRPr="005A10E8">
        <w:rPr>
          <w:rStyle w:val="Hyperlink1"/>
        </w:rPr>
        <w:t xml:space="preserve"> other accompanying contributions. First, </w:t>
      </w:r>
      <w:commentRangeStart w:id="125"/>
      <w:del w:id="126" w:author="Dr. Amy R." w:date="2023-01-26T08:37:00Z">
        <w:r w:rsidRPr="005A10E8" w:rsidDel="009104EF">
          <w:rPr>
            <w:rStyle w:val="Hyperlink1"/>
          </w:rPr>
          <w:delText xml:space="preserve">to </w:delText>
        </w:r>
      </w:del>
      <w:ins w:id="127" w:author="Dr. Amy R." w:date="2023-01-26T08:37:00Z">
        <w:r w:rsidR="009104EF" w:rsidRPr="005A10E8">
          <w:rPr>
            <w:rStyle w:val="Hyperlink1"/>
          </w:rPr>
          <w:t>we</w:t>
        </w:r>
      </w:ins>
      <w:commentRangeEnd w:id="125"/>
      <w:ins w:id="128" w:author="Dr. Amy R." w:date="2023-01-26T08:38:00Z">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25"/>
        </w:r>
      </w:ins>
      <w:ins w:id="129" w:author="Dr. Amy R." w:date="2023-01-26T08:37:00Z">
        <w:r w:rsidR="009104EF" w:rsidRPr="005A10E8">
          <w:rPr>
            <w:rStyle w:val="Hyperlink1"/>
          </w:rPr>
          <w:t xml:space="preserve"> </w:t>
        </w:r>
      </w:ins>
      <w:r w:rsidRPr="005A10E8">
        <w:rPr>
          <w:rStyle w:val="Hyperlink1"/>
        </w:rPr>
        <w:t>contribute to the candidate</w:t>
      </w:r>
      <w:ins w:id="130" w:author="Dr. Amy R." w:date="2023-01-26T08:37:00Z">
        <w:r w:rsidR="009104EF" w:rsidRPr="005A10E8">
          <w:rPr>
            <w:rStyle w:val="Hyperlink1"/>
          </w:rPr>
          <w:t>-</w:t>
        </w:r>
      </w:ins>
      <w:del w:id="131" w:author="Dr. Amy R." w:date="2023-01-26T08:37:00Z">
        <w:r w:rsidRPr="005A10E8" w:rsidDel="009104EF">
          <w:rPr>
            <w:rStyle w:val="Hyperlink1"/>
          </w:rPr>
          <w:delText xml:space="preserve"> </w:delText>
        </w:r>
      </w:del>
      <w:r w:rsidRPr="005A10E8">
        <w:rPr>
          <w:rStyle w:val="Hyperlink1"/>
        </w:rPr>
        <w:t xml:space="preserve">evaluation literature, particularly by presenting an alternative framework </w:t>
      </w:r>
      <w:ins w:id="132" w:author="Dr. Amy R." w:date="2023-01-26T08:38:00Z">
        <w:r w:rsidR="009104EF" w:rsidRPr="005A10E8">
          <w:rPr>
            <w:rStyle w:val="Hyperlink1"/>
          </w:rPr>
          <w:t xml:space="preserve">that voters </w:t>
        </w:r>
      </w:ins>
      <w:r w:rsidRPr="005A10E8">
        <w:rPr>
          <w:rStyle w:val="Hyperlink1"/>
        </w:rPr>
        <w:t>use</w:t>
      </w:r>
      <w:del w:id="133" w:author="Dr. Amy R." w:date="2023-01-26T08:38:00Z">
        <w:r w:rsidRPr="005A10E8" w:rsidDel="009104EF">
          <w:rPr>
            <w:rStyle w:val="Hyperlink1"/>
          </w:rPr>
          <w:delText>d by voters</w:delText>
        </w:r>
      </w:del>
      <w:r w:rsidRPr="005A10E8">
        <w:rPr>
          <w:rStyle w:val="Hyperlink1"/>
        </w:rPr>
        <w:t xml:space="preserve">, namely, evaluations based on cues that go beyond physical attractiveness </w:t>
      </w:r>
      <w:hyperlink r:id="rId20" w:history="1">
        <w:r w:rsidRPr="005A10E8">
          <w:rPr>
            <w:rStyle w:val="Hyperlink1"/>
          </w:rPr>
          <w:t>(Berggren et al., 2010)</w:t>
        </w:r>
      </w:hyperlink>
      <w:r w:rsidRPr="005A10E8">
        <w:rPr>
          <w:rStyle w:val="Hyperlink1"/>
        </w:rPr>
        <w:t xml:space="preserve">. Second, </w:t>
      </w:r>
      <w:del w:id="134" w:author="Dr. Amy R." w:date="2023-01-26T08:38:00Z">
        <w:r w:rsidRPr="005A10E8" w:rsidDel="009104EF">
          <w:rPr>
            <w:rStyle w:val="Hyperlink1"/>
          </w:rPr>
          <w:delText xml:space="preserve">to </w:delText>
        </w:r>
      </w:del>
      <w:ins w:id="135" w:author="Dr. Amy R." w:date="2023-01-26T08:38:00Z">
        <w:r w:rsidR="009104EF" w:rsidRPr="005A10E8">
          <w:rPr>
            <w:rStyle w:val="Hyperlink1"/>
          </w:rPr>
          <w:t xml:space="preserve">we </w:t>
        </w:r>
      </w:ins>
      <w:r w:rsidRPr="005A10E8">
        <w:rPr>
          <w:rStyle w:val="Hyperlink1"/>
        </w:rPr>
        <w:t xml:space="preserve">study social discrimination against women in politics </w:t>
      </w:r>
      <w:hyperlink r:id="rId21" w:history="1">
        <w:r w:rsidRPr="005A10E8">
          <w:rPr>
            <w:rStyle w:val="Hyperlink1"/>
          </w:rPr>
          <w:t>(Ditonto &amp; Mattes, 2018; Krook &amp; Restrepo Sanín, 2020)</w:t>
        </w:r>
      </w:hyperlink>
      <w:r w:rsidRPr="005A10E8">
        <w:rPr>
          <w:rStyle w:val="Hyperlink1"/>
        </w:rPr>
        <w:t xml:space="preserve">. Third, from a measurement perspective, </w:t>
      </w:r>
      <w:del w:id="136" w:author="Dr. Amy R." w:date="2023-01-26T08:38:00Z">
        <w:r w:rsidRPr="005A10E8" w:rsidDel="009104EF">
          <w:rPr>
            <w:rStyle w:val="Hyperlink1"/>
          </w:rPr>
          <w:delText xml:space="preserve">to  </w:delText>
        </w:r>
      </w:del>
      <w:ins w:id="137" w:author="Dr. Amy R." w:date="2023-01-26T08:38:00Z">
        <w:r w:rsidR="009104EF" w:rsidRPr="005A10E8">
          <w:rPr>
            <w:rStyle w:val="Hyperlink1"/>
          </w:rPr>
          <w:t xml:space="preserve">we </w:t>
        </w:r>
      </w:ins>
      <w:r w:rsidRPr="005A10E8">
        <w:rPr>
          <w:rStyle w:val="Hyperlink1"/>
        </w:rPr>
        <w:t xml:space="preserve">introduce a new method for measuring congruence between physical appearance and occupation </w:t>
      </w:r>
      <w:commentRangeStart w:id="138"/>
      <w:r>
        <w:fldChar w:fldCharType="begin"/>
      </w:r>
      <w:r>
        <w:instrText>HYPERLINK "https://www.zotero.org/google-docs/?o7ZtOF"</w:instrText>
      </w:r>
      <w:r>
        <w:fldChar w:fldCharType="separate"/>
      </w:r>
      <w:r w:rsidRPr="005A10E8">
        <w:rPr>
          <w:rStyle w:val="Hyperlink1"/>
        </w:rPr>
        <w:t>(Sarpila et al., 2021)</w:t>
      </w:r>
      <w:r>
        <w:rPr>
          <w:rStyle w:val="Hyperlink1"/>
        </w:rPr>
        <w:fldChar w:fldCharType="end"/>
      </w:r>
      <w:commentRangeEnd w:id="138"/>
      <w:r w:rsidR="00134742">
        <w:rPr>
          <w:rStyle w:val="CommentReference"/>
          <w:rFonts w:ascii="Times New Roman" w:hAnsi="Times New Roman" w:cs="Times New Roman"/>
          <w:color w:val="auto"/>
          <w14:textOutline w14:w="0" w14:cap="rnd" w14:cmpd="sng" w14:algn="ctr">
            <w14:noFill/>
            <w14:prstDash w14:val="solid"/>
            <w14:bevel/>
          </w14:textOutline>
        </w:rPr>
        <w:commentReference w:id="138"/>
      </w:r>
      <w:r w:rsidRPr="005A10E8">
        <w:rPr>
          <w:rStyle w:val="Hyperlink1"/>
        </w:rPr>
        <w:t xml:space="preserve">, a concept </w:t>
      </w:r>
      <w:del w:id="139" w:author="Dr. Amy R." w:date="2023-01-26T08:39:00Z">
        <w:r w:rsidRPr="005A10E8" w:rsidDel="009104EF">
          <w:rPr>
            <w:rStyle w:val="Hyperlink1"/>
          </w:rPr>
          <w:delText xml:space="preserve">largely ignored in </w:delText>
        </w:r>
      </w:del>
      <w:r w:rsidRPr="005A10E8">
        <w:rPr>
          <w:rStyle w:val="Hyperlink1"/>
        </w:rPr>
        <w:t>the literature on physical appearance and candidate evaluation</w:t>
      </w:r>
      <w:ins w:id="140" w:author="Dr. Amy R." w:date="2023-01-26T08:39:00Z">
        <w:r w:rsidR="009104EF" w:rsidRPr="005A10E8">
          <w:rPr>
            <w:rStyle w:val="Hyperlink1"/>
          </w:rPr>
          <w:t xml:space="preserve"> has largely ignored</w:t>
        </w:r>
      </w:ins>
      <w:r w:rsidRPr="005A10E8">
        <w:rPr>
          <w:rStyle w:val="Hyperlink1"/>
        </w:rPr>
        <w:t xml:space="preserve">. </w:t>
      </w:r>
    </w:p>
    <w:p w14:paraId="63F7868A" w14:textId="48FBB280" w:rsidR="00C14C58" w:rsidRPr="005A10E8" w:rsidRDefault="00000000">
      <w:pPr>
        <w:pStyle w:val="Body"/>
        <w:spacing w:before="200" w:after="200"/>
        <w:jc w:val="both"/>
      </w:pPr>
      <w:r w:rsidRPr="005A10E8">
        <w:rPr>
          <w:rStyle w:val="Hyperlink1"/>
        </w:rPr>
        <w:t>This paper is organized as follows. First, we introduce the expectation-states theory, a theoretical framework developed to explain the relationship between physical appearance, social class</w:t>
      </w:r>
      <w:commentRangeStart w:id="141"/>
      <w:ins w:id="142" w:author="Dr. Amy R." w:date="2023-01-26T08:39:00Z">
        <w:r w:rsidR="009104EF" w:rsidRPr="005A10E8">
          <w:rPr>
            <w:rStyle w:val="Hyperlink1"/>
          </w:rPr>
          <w:t>,</w:t>
        </w:r>
      </w:ins>
      <w:r w:rsidRPr="005A10E8">
        <w:rPr>
          <w:rStyle w:val="Hyperlink1"/>
        </w:rPr>
        <w:t xml:space="preserve"> and </w:t>
      </w:r>
      <w:commentRangeEnd w:id="141"/>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41"/>
      </w:r>
      <w:r w:rsidRPr="005A10E8">
        <w:rPr>
          <w:rStyle w:val="Hyperlink1"/>
        </w:rPr>
        <w:t>inequality. Second, we discuss the literature on heuristics and candidate evaluation</w:t>
      </w:r>
      <w:ins w:id="143" w:author="Dr. Amy R." w:date="2023-01-26T08:40:00Z">
        <w:r w:rsidR="009104EF" w:rsidRPr="005A10E8">
          <w:rPr>
            <w:rStyle w:val="Hyperlink1"/>
          </w:rPr>
          <w:t>,</w:t>
        </w:r>
      </w:ins>
      <w:r w:rsidRPr="005A10E8">
        <w:rPr>
          <w:rStyle w:val="Hyperlink1"/>
        </w:rPr>
        <w:t xml:space="preserve"> to frame physical appearance as one of the main </w:t>
      </w:r>
      <w:commentRangeStart w:id="144"/>
      <w:r w:rsidRPr="005A10E8">
        <w:rPr>
          <w:rStyle w:val="Hyperlink1"/>
        </w:rPr>
        <w:t>heuristic</w:t>
      </w:r>
      <w:ins w:id="145" w:author="Dr. Amy R." w:date="2023-01-26T08:40:00Z">
        <w:r w:rsidR="009104EF" w:rsidRPr="005A10E8">
          <w:rPr>
            <w:rStyle w:val="Hyperlink1"/>
          </w:rPr>
          <w:t xml:space="preserve"> device</w:t>
        </w:r>
      </w:ins>
      <w:r w:rsidRPr="005A10E8">
        <w:rPr>
          <w:rStyle w:val="Hyperlink1"/>
        </w:rPr>
        <w:t xml:space="preserve">s </w:t>
      </w:r>
      <w:commentRangeEnd w:id="144"/>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44"/>
      </w:r>
      <w:r w:rsidRPr="005A10E8">
        <w:rPr>
          <w:rStyle w:val="Hyperlink1"/>
        </w:rPr>
        <w:t xml:space="preserve">available to voters for evaluating candidates. Importantly, this section links physical appearance </w:t>
      </w:r>
      <w:del w:id="146" w:author="Dr. Amy R." w:date="2023-01-26T08:42:00Z">
        <w:r w:rsidRPr="005A10E8" w:rsidDel="009104EF">
          <w:rPr>
            <w:rStyle w:val="Hyperlink1"/>
          </w:rPr>
          <w:delText>(as</w:delText>
        </w:r>
      </w:del>
      <w:ins w:id="147" w:author="Dr. Amy R." w:date="2023-01-26T08:42:00Z">
        <w:r w:rsidR="009104EF" w:rsidRPr="005A10E8">
          <w:rPr>
            <w:rStyle w:val="Hyperlink1"/>
          </w:rPr>
          <w:t>to</w:t>
        </w:r>
      </w:ins>
      <w:r w:rsidRPr="005A10E8">
        <w:rPr>
          <w:rStyle w:val="Hyperlink1"/>
        </w:rPr>
        <w:t xml:space="preserve"> a</w:t>
      </w:r>
      <w:del w:id="148" w:author="Dr. Amy R." w:date="2023-01-26T08:42:00Z">
        <w:r w:rsidRPr="005A10E8" w:rsidDel="009104EF">
          <w:rPr>
            <w:rStyle w:val="Hyperlink1"/>
          </w:rPr>
          <w:delText>n</w:delText>
        </w:r>
      </w:del>
      <w:r w:rsidRPr="005A10E8">
        <w:rPr>
          <w:rStyle w:val="Hyperlink1"/>
        </w:rPr>
        <w:t xml:space="preserve"> heuristic</w:t>
      </w:r>
      <w:del w:id="149" w:author="Dr. Amy R." w:date="2023-01-26T08:42:00Z">
        <w:r w:rsidRPr="005A10E8" w:rsidDel="009104EF">
          <w:rPr>
            <w:rStyle w:val="Hyperlink1"/>
          </w:rPr>
          <w:delText>)</w:delText>
        </w:r>
      </w:del>
      <w:r w:rsidRPr="005A10E8">
        <w:rPr>
          <w:rStyle w:val="Hyperlink1"/>
        </w:rPr>
        <w:t xml:space="preserve"> that embodies social inequalities </w:t>
      </w:r>
      <w:del w:id="150" w:author="Dr. Amy R." w:date="2023-01-26T10:53:00Z">
        <w:r w:rsidRPr="005A10E8" w:rsidDel="00991B88">
          <w:rPr>
            <w:rStyle w:val="Hyperlink1"/>
          </w:rPr>
          <w:delText xml:space="preserve">with </w:delText>
        </w:r>
      </w:del>
      <w:ins w:id="151" w:author="Dr. Amy R." w:date="2023-01-26T10:53:00Z">
        <w:r w:rsidR="00991B88" w:rsidRPr="005A10E8">
          <w:rPr>
            <w:rStyle w:val="Hyperlink1"/>
          </w:rPr>
          <w:t xml:space="preserve">in </w:t>
        </w:r>
      </w:ins>
      <w:r w:rsidRPr="005A10E8">
        <w:rPr>
          <w:rStyle w:val="Hyperlink1"/>
        </w:rPr>
        <w:t>voting. We then present our case, data, measurement strategy, statistical models</w:t>
      </w:r>
      <w:ins w:id="152" w:author="Dr. Amy R." w:date="2023-01-26T10:54:00Z">
        <w:r w:rsidR="00991B88" w:rsidRPr="005A10E8">
          <w:rPr>
            <w:rStyle w:val="Hyperlink1"/>
          </w:rPr>
          <w:t>,</w:t>
        </w:r>
      </w:ins>
      <w:r w:rsidRPr="005A10E8">
        <w:rPr>
          <w:rStyle w:val="Hyperlink1"/>
        </w:rPr>
        <w:t xml:space="preserve"> and empirical findings. Finally, we discuss our contribution, outlining its main limitations.</w:t>
      </w:r>
    </w:p>
    <w:p w14:paraId="29F14FD3" w14:textId="77777777" w:rsidR="00C14C58" w:rsidRPr="005A10E8" w:rsidRDefault="00000000">
      <w:pPr>
        <w:pStyle w:val="Subtitle"/>
        <w:spacing w:before="200" w:after="200"/>
        <w:jc w:val="both"/>
      </w:pPr>
      <w:bookmarkStart w:id="153" w:name="_headingh.5icci8ovbsm4"/>
      <w:bookmarkEnd w:id="153"/>
      <w:r w:rsidRPr="005A10E8">
        <w:rPr>
          <w:rStyle w:val="Hyperlink1"/>
        </w:rPr>
        <w:t>Physical Appearance as a Locus of Inequality</w:t>
      </w:r>
    </w:p>
    <w:p w14:paraId="29901683" w14:textId="6D7A8D28" w:rsidR="00C14C58" w:rsidRPr="005A10E8" w:rsidRDefault="00000000">
      <w:pPr>
        <w:pStyle w:val="Body"/>
        <w:spacing w:before="200" w:after="200"/>
        <w:jc w:val="both"/>
      </w:pPr>
      <w:r w:rsidRPr="005A10E8">
        <w:rPr>
          <w:rStyle w:val="Hyperlink1"/>
        </w:rPr>
        <w:t xml:space="preserve">Most studies on physical attractiveness and </w:t>
      </w:r>
      <w:commentRangeStart w:id="154"/>
      <w:r w:rsidRPr="005A10E8">
        <w:rPr>
          <w:rStyle w:val="Hyperlink1"/>
        </w:rPr>
        <w:t>socio</w:t>
      </w:r>
      <w:del w:id="155" w:author="Dr. Amy R." w:date="2023-01-26T10:54:00Z">
        <w:r w:rsidRPr="005A10E8" w:rsidDel="00991B88">
          <w:rPr>
            <w:rStyle w:val="Hyperlink1"/>
          </w:rPr>
          <w:delText>-</w:delText>
        </w:r>
      </w:del>
      <w:r w:rsidRPr="005A10E8">
        <w:rPr>
          <w:rStyle w:val="Hyperlink1"/>
        </w:rPr>
        <w:t>economic</w:t>
      </w:r>
      <w:commentRangeEnd w:id="154"/>
      <w:r w:rsidR="00991B88" w:rsidRPr="005A10E8">
        <w:rPr>
          <w:rStyle w:val="CommentReference"/>
          <w:rFonts w:ascii="Times New Roman" w:hAnsi="Times New Roman" w:cs="Times New Roman"/>
          <w:color w:val="auto"/>
          <w14:textOutline w14:w="0" w14:cap="rnd" w14:cmpd="sng" w14:algn="ctr">
            <w14:noFill/>
            <w14:prstDash w14:val="solid"/>
            <w14:bevel/>
          </w14:textOutline>
        </w:rPr>
        <w:commentReference w:id="154"/>
      </w:r>
      <w:r w:rsidRPr="005A10E8">
        <w:rPr>
          <w:rStyle w:val="Hyperlink1"/>
        </w:rPr>
        <w:t xml:space="preserve"> outcomes have convincingly shown that </w:t>
      </w:r>
      <w:del w:id="156" w:author="Dr. Amy R." w:date="2023-01-26T10:56:00Z">
        <w:r w:rsidRPr="005A10E8" w:rsidDel="00991B88">
          <w:rPr>
            <w:rStyle w:val="Hyperlink1"/>
          </w:rPr>
          <w:delText xml:space="preserve">physical appearance–based </w:delText>
        </w:r>
      </w:del>
      <w:r w:rsidRPr="005A10E8">
        <w:rPr>
          <w:rStyle w:val="Hyperlink1"/>
        </w:rPr>
        <w:t>social inequalities</w:t>
      </w:r>
      <w:ins w:id="157" w:author="Dr. Amy R." w:date="2023-01-26T10:56:00Z">
        <w:r w:rsidR="00991B88" w:rsidRPr="005A10E8">
          <w:rPr>
            <w:rStyle w:val="Hyperlink1"/>
          </w:rPr>
          <w:t xml:space="preserve"> with a basis in physical appearance</w:t>
        </w:r>
      </w:ins>
      <w:r w:rsidRPr="005A10E8">
        <w:rPr>
          <w:rStyle w:val="Hyperlink1"/>
        </w:rPr>
        <w:t xml:space="preserve"> are embedded in various fields of life, including marital life (Jæger, 2011; McClintock, 2014) and labor markets (for a review, see Hamermesh, 2011; Maestripieri et al., 2017). Ultimately, physical appearance</w:t>
      </w:r>
      <w:del w:id="158" w:author="Dr. Amy R." w:date="2023-01-26T10:57:00Z">
        <w:r w:rsidRPr="005A10E8" w:rsidDel="00991B88">
          <w:rPr>
            <w:rStyle w:val="Hyperlink1"/>
          </w:rPr>
          <w:delText xml:space="preserve">, </w:delText>
        </w:r>
      </w:del>
      <w:ins w:id="159" w:author="Dr. Amy R." w:date="2023-01-26T10:57:00Z">
        <w:r w:rsidR="00991B88" w:rsidRPr="005A10E8">
          <w:rPr>
            <w:rStyle w:val="Hyperlink1"/>
          </w:rPr>
          <w:t>—</w:t>
        </w:r>
      </w:ins>
      <w:r w:rsidRPr="005A10E8">
        <w:rPr>
          <w:rStyle w:val="Hyperlink1"/>
        </w:rPr>
        <w:t>not just in terms of facial and/or body attractiveness</w:t>
      </w:r>
      <w:del w:id="160" w:author="Dr. Amy R." w:date="2023-01-26T10:57:00Z">
        <w:r w:rsidRPr="005A10E8" w:rsidDel="00991B88">
          <w:rPr>
            <w:rStyle w:val="Hyperlink1"/>
          </w:rPr>
          <w:delText xml:space="preserve">, </w:delText>
        </w:r>
      </w:del>
      <w:ins w:id="161" w:author="Dr. Amy R." w:date="2023-01-26T10:57:00Z">
        <w:r w:rsidR="00991B88" w:rsidRPr="005A10E8">
          <w:rPr>
            <w:rStyle w:val="Hyperlink1"/>
          </w:rPr>
          <w:t>—</w:t>
        </w:r>
      </w:ins>
      <w:r w:rsidRPr="005A10E8">
        <w:rPr>
          <w:rStyle w:val="Hyperlink1"/>
          <w:rtl/>
        </w:rPr>
        <w:t>“</w:t>
      </w:r>
      <w:r w:rsidRPr="005A10E8">
        <w:rPr>
          <w:rStyle w:val="Hyperlink1"/>
        </w:rPr>
        <w:t>cue</w:t>
      </w:r>
      <w:ins w:id="162" w:author="Dr. Amy R." w:date="2023-01-26T10:57:00Z">
        <w:r w:rsidR="00991B88" w:rsidRPr="005A10E8">
          <w:rPr>
            <w:rStyle w:val="Hyperlink1"/>
          </w:rPr>
          <w:t>[</w:t>
        </w:r>
        <w:commentRangeStart w:id="163"/>
        <w:r w:rsidR="00991B88" w:rsidRPr="005A10E8">
          <w:rPr>
            <w:rStyle w:val="Hyperlink1"/>
          </w:rPr>
          <w:t>s</w:t>
        </w:r>
        <w:commentRangeEnd w:id="163"/>
        <w:r w:rsidR="00991B88" w:rsidRPr="005A10E8">
          <w:rPr>
            <w:rStyle w:val="CommentReference"/>
            <w:rFonts w:ascii="Times New Roman" w:hAnsi="Times New Roman" w:cs="Times New Roman"/>
            <w:color w:val="auto"/>
            <w14:textOutline w14:w="0" w14:cap="rnd" w14:cmpd="sng" w14:algn="ctr">
              <w14:noFill/>
              <w14:prstDash w14:val="solid"/>
              <w14:bevel/>
            </w14:textOutline>
          </w:rPr>
          <w:commentReference w:id="163"/>
        </w:r>
        <w:r w:rsidR="00991B88" w:rsidRPr="005A10E8">
          <w:rPr>
            <w:rStyle w:val="Hyperlink1"/>
          </w:rPr>
          <w:t>]</w:t>
        </w:r>
      </w:ins>
      <w:r w:rsidRPr="005A10E8">
        <w:rPr>
          <w:rStyle w:val="Hyperlink1"/>
        </w:rPr>
        <w:t xml:space="preserve"> social categories and </w:t>
      </w:r>
      <w:del w:id="164" w:author="Dr. Amy R." w:date="2023-01-26T10:58:00Z">
        <w:r w:rsidRPr="005A10E8" w:rsidDel="00991B88">
          <w:rPr>
            <w:rStyle w:val="Hyperlink1"/>
          </w:rPr>
          <w:delText xml:space="preserve">signify </w:delText>
        </w:r>
      </w:del>
      <w:ins w:id="165" w:author="Dr. Amy R." w:date="2023-01-26T10:58:00Z">
        <w:r w:rsidR="00991B88" w:rsidRPr="005A10E8">
          <w:rPr>
            <w:rStyle w:val="Hyperlink1"/>
          </w:rPr>
          <w:t xml:space="preserve">signif[ies] </w:t>
        </w:r>
      </w:ins>
      <w:r w:rsidRPr="005A10E8">
        <w:rPr>
          <w:rStyle w:val="Hyperlink1"/>
        </w:rPr>
        <w:t xml:space="preserve">social status,” making </w:t>
      </w:r>
      <w:del w:id="166" w:author="Dr. Amy R." w:date="2023-01-27T05:30:00Z">
        <w:r w:rsidRPr="005A10E8" w:rsidDel="001965BA">
          <w:rPr>
            <w:rStyle w:val="Hyperlink1"/>
          </w:rPr>
          <w:delText>physical appearance</w:delText>
        </w:r>
      </w:del>
      <w:ins w:id="167" w:author="Dr. Amy R." w:date="2023-01-27T05:30:00Z">
        <w:r w:rsidR="001965BA">
          <w:rPr>
            <w:rStyle w:val="Hyperlink1"/>
          </w:rPr>
          <w:t>it</w:t>
        </w:r>
      </w:ins>
      <w:r w:rsidRPr="005A10E8">
        <w:rPr>
          <w:rStyle w:val="Hyperlink1"/>
        </w:rPr>
        <w:t xml:space="preserve"> a </w:t>
      </w:r>
      <w:r w:rsidRPr="005A10E8">
        <w:rPr>
          <w:rStyle w:val="Hyperlink1"/>
          <w:rtl/>
        </w:rPr>
        <w:t>“</w:t>
      </w:r>
      <w:r w:rsidRPr="005A10E8">
        <w:rPr>
          <w:rStyle w:val="Hyperlink1"/>
        </w:rPr>
        <w:t xml:space="preserve">potentially critical locus of inequality” </w:t>
      </w:r>
      <w:hyperlink r:id="rId22" w:history="1">
        <w:r w:rsidRPr="005A10E8">
          <w:rPr>
            <w:rStyle w:val="Hyperlink1"/>
          </w:rPr>
          <w:t>(Monk et al., 2021, p. 196)</w:t>
        </w:r>
      </w:hyperlink>
      <w:r w:rsidRPr="005A10E8">
        <w:rPr>
          <w:rStyle w:val="Hyperlink1"/>
        </w:rPr>
        <w:t>.</w:t>
      </w:r>
    </w:p>
    <w:p w14:paraId="17BC76A9" w14:textId="42C1C03D" w:rsidR="00C14C58" w:rsidRPr="005A10E8" w:rsidRDefault="00000000">
      <w:pPr>
        <w:pStyle w:val="Body"/>
        <w:spacing w:before="200" w:after="200"/>
        <w:jc w:val="both"/>
      </w:pPr>
      <w:r w:rsidRPr="005A10E8">
        <w:rPr>
          <w:rStyle w:val="Hyperlink1"/>
        </w:rPr>
        <w:t>In this paper</w:t>
      </w:r>
      <w:ins w:id="168" w:author="Dr. Amy R." w:date="2023-01-26T10:59:00Z">
        <w:r w:rsidR="00991B88" w:rsidRPr="005A10E8">
          <w:rPr>
            <w:rStyle w:val="Hyperlink1"/>
          </w:rPr>
          <w:t>,</w:t>
        </w:r>
      </w:ins>
      <w:r w:rsidRPr="005A10E8">
        <w:rPr>
          <w:rStyle w:val="Hyperlink1"/>
        </w:rPr>
        <w:t xml:space="preserve"> we introduce a theoretical framework called </w:t>
      </w:r>
      <w:r w:rsidRPr="005A10E8">
        <w:rPr>
          <w:rStyle w:val="Hyperlink1"/>
          <w:rtl/>
        </w:rPr>
        <w:t>“</w:t>
      </w:r>
      <w:r w:rsidRPr="005A10E8">
        <w:rPr>
          <w:rStyle w:val="Hyperlink1"/>
        </w:rPr>
        <w:t>expectation-states theory</w:t>
      </w:r>
      <w:ins w:id="169" w:author="Dr. Amy R." w:date="2023-01-26T10:59:00Z">
        <w:r w:rsidR="00991B88" w:rsidRPr="005A10E8">
          <w:rPr>
            <w:rStyle w:val="Hyperlink1"/>
          </w:rPr>
          <w:t>,</w:t>
        </w:r>
      </w:ins>
      <w:r w:rsidRPr="005A10E8">
        <w:rPr>
          <w:rStyle w:val="Hyperlink1"/>
        </w:rPr>
        <w:t xml:space="preserve">” which considers attractiveness </w:t>
      </w:r>
      <w:del w:id="170" w:author="Dr. Amy R." w:date="2023-01-26T10:59:00Z">
        <w:r w:rsidRPr="005A10E8" w:rsidDel="00991B88">
          <w:rPr>
            <w:rStyle w:val="Hyperlink1"/>
          </w:rPr>
          <w:delText xml:space="preserve">as </w:delText>
        </w:r>
      </w:del>
      <w:r w:rsidRPr="005A10E8">
        <w:rPr>
          <w:rStyle w:val="Hyperlink1"/>
        </w:rPr>
        <w:t xml:space="preserve">a status characteristic. The theory argues that attractive individuals </w:t>
      </w:r>
      <w:del w:id="171" w:author="Dr. Amy R." w:date="2023-01-26T10:59:00Z">
        <w:r w:rsidRPr="005A10E8" w:rsidDel="00991B88">
          <w:rPr>
            <w:rStyle w:val="Hyperlink1"/>
          </w:rPr>
          <w:delText>are seen as</w:delText>
        </w:r>
      </w:del>
      <w:ins w:id="172" w:author="Dr. Amy R." w:date="2023-01-26T10:59:00Z">
        <w:r w:rsidR="00991B88" w:rsidRPr="005A10E8">
          <w:rPr>
            <w:rStyle w:val="Hyperlink1"/>
          </w:rPr>
          <w:t>appear to be</w:t>
        </w:r>
      </w:ins>
      <w:r w:rsidRPr="005A10E8">
        <w:rPr>
          <w:rStyle w:val="Hyperlink1"/>
        </w:rPr>
        <w:t xml:space="preserve"> </w:t>
      </w:r>
      <w:r w:rsidRPr="005A10E8">
        <w:rPr>
          <w:rStyle w:val="Hyperlink1"/>
          <w:rtl/>
        </w:rPr>
        <w:t>“</w:t>
      </w:r>
      <w:r w:rsidRPr="005A10E8">
        <w:rPr>
          <w:rStyle w:val="Hyperlink1"/>
        </w:rPr>
        <w:t xml:space="preserve">better” and </w:t>
      </w:r>
      <w:r w:rsidRPr="005A10E8">
        <w:rPr>
          <w:rStyle w:val="Hyperlink1"/>
          <w:rtl/>
        </w:rPr>
        <w:t>“</w:t>
      </w:r>
      <w:r w:rsidRPr="005A10E8">
        <w:rPr>
          <w:rStyle w:val="Hyperlink1"/>
        </w:rPr>
        <w:t>more capable” than those perceived as less attractive. Accordingly, physical attractiveness is similar to other status characteristics</w:t>
      </w:r>
      <w:ins w:id="173" w:author="Dr. Amy R." w:date="2023-01-26T11:00:00Z">
        <w:r w:rsidR="00991B88" w:rsidRPr="005A10E8">
          <w:rPr>
            <w:rStyle w:val="Hyperlink1"/>
          </w:rPr>
          <w:t>,</w:t>
        </w:r>
      </w:ins>
      <w:r w:rsidRPr="005A10E8">
        <w:rPr>
          <w:rStyle w:val="Hyperlink1"/>
        </w:rPr>
        <w:t xml:space="preserve"> such as gender, race, and occupation, which form the basis for </w:t>
      </w:r>
      <w:del w:id="174" w:author="Dr. Amy R." w:date="2023-01-26T11:00:00Z">
        <w:r w:rsidRPr="005A10E8" w:rsidDel="00991B88">
          <w:rPr>
            <w:rStyle w:val="Hyperlink1"/>
          </w:rPr>
          <w:delText xml:space="preserve">the </w:delText>
        </w:r>
      </w:del>
      <w:ins w:id="175" w:author="Dr. Amy R." w:date="2023-01-26T11:00:00Z">
        <w:r w:rsidR="00991B88" w:rsidRPr="005A10E8">
          <w:rPr>
            <w:rStyle w:val="Hyperlink1"/>
          </w:rPr>
          <w:t xml:space="preserve">treating people unequally </w:t>
        </w:r>
      </w:ins>
      <w:del w:id="176" w:author="Dr. Amy R." w:date="2023-01-26T11:00:00Z">
        <w:r w:rsidRPr="005A10E8" w:rsidDel="00991B88">
          <w:rPr>
            <w:rStyle w:val="Hyperlink1"/>
          </w:rPr>
          <w:delText xml:space="preserve">unequal treatment of people </w:delText>
        </w:r>
      </w:del>
      <w:del w:id="177" w:author="Dr. Amy R." w:date="2023-01-28T11:41:00Z">
        <w:r w:rsidDel="00277887">
          <w:fldChar w:fldCharType="begin"/>
        </w:r>
        <w:r w:rsidDel="00277887">
          <w:delInstrText>HYPERLINK "https://www.zotero.org/google-docs/?FonyBn"</w:delInstrText>
        </w:r>
        <w:r w:rsidDel="00277887">
          <w:fldChar w:fldCharType="separate"/>
        </w:r>
        <w:r w:rsidRPr="005A10E8" w:rsidDel="00277887">
          <w:rPr>
            <w:rStyle w:val="Hyperlink1"/>
          </w:rPr>
          <w:delText>(Frevert &amp; Walker, 2014; Wolbring &amp; Riordan, 2</w:delText>
        </w:r>
        <w:r w:rsidRPr="005A10E8" w:rsidDel="00277887">
          <w:rPr>
            <w:rStyle w:val="Hyperlink1"/>
          </w:rPr>
          <w:delText>0</w:delText>
        </w:r>
        <w:r w:rsidRPr="005A10E8" w:rsidDel="00277887">
          <w:rPr>
            <w:rStyle w:val="Hyperlink1"/>
          </w:rPr>
          <w:delText>16; Kuwabara &amp; Thébaud, 2017; see also Webster &amp; Driskell, 1983, for a review)</w:delText>
        </w:r>
        <w:r w:rsidDel="00277887">
          <w:rPr>
            <w:rStyle w:val="Hyperlink1"/>
          </w:rPr>
          <w:fldChar w:fldCharType="end"/>
        </w:r>
      </w:del>
      <w:ins w:id="178" w:author="Dr. Amy R." w:date="2023-01-28T11:41:00Z">
        <w:r w:rsidR="00277887" w:rsidRPr="005A10E8">
          <w:rPr>
            <w:rStyle w:val="Hyperlink1"/>
          </w:rPr>
          <w:t>(</w:t>
        </w:r>
        <w:proofErr w:type="spellStart"/>
        <w:r w:rsidR="00277887" w:rsidRPr="005A10E8">
          <w:rPr>
            <w:rStyle w:val="Hyperlink1"/>
          </w:rPr>
          <w:t>Frevert</w:t>
        </w:r>
        <w:proofErr w:type="spellEnd"/>
        <w:r w:rsidR="00277887" w:rsidRPr="005A10E8">
          <w:rPr>
            <w:rStyle w:val="Hyperlink1"/>
          </w:rPr>
          <w:t xml:space="preserve"> &amp; Walker, 2014; </w:t>
        </w:r>
        <w:proofErr w:type="spellStart"/>
        <w:r w:rsidR="00277887" w:rsidRPr="005A10E8">
          <w:rPr>
            <w:rStyle w:val="Hyperlink1"/>
          </w:rPr>
          <w:lastRenderedPageBreak/>
          <w:t>Wolbring</w:t>
        </w:r>
        <w:proofErr w:type="spellEnd"/>
        <w:r w:rsidR="00277887" w:rsidRPr="005A10E8">
          <w:rPr>
            <w:rStyle w:val="Hyperlink1"/>
          </w:rPr>
          <w:t xml:space="preserve"> &amp; </w:t>
        </w:r>
        <w:commentRangeStart w:id="179"/>
        <w:r w:rsidR="00277887" w:rsidRPr="005A10E8">
          <w:rPr>
            <w:rStyle w:val="Hyperlink1"/>
          </w:rPr>
          <w:t>Riordan</w:t>
        </w:r>
      </w:ins>
      <w:commentRangeEnd w:id="179"/>
      <w:ins w:id="180" w:author="Dr. Amy R." w:date="2023-01-28T11:42:00Z">
        <w:r w:rsidR="00277887">
          <w:rPr>
            <w:rStyle w:val="CommentReference"/>
            <w:rFonts w:ascii="Times New Roman" w:hAnsi="Times New Roman" w:cs="Times New Roman"/>
            <w:color w:val="auto"/>
            <w14:textOutline w14:w="0" w14:cap="rnd" w14:cmpd="sng" w14:algn="ctr">
              <w14:noFill/>
              <w14:prstDash w14:val="solid"/>
              <w14:bevel/>
            </w14:textOutline>
          </w:rPr>
          <w:commentReference w:id="179"/>
        </w:r>
      </w:ins>
      <w:ins w:id="181" w:author="Dr. Amy R." w:date="2023-01-28T11:41:00Z">
        <w:r w:rsidR="00277887" w:rsidRPr="005A10E8">
          <w:rPr>
            <w:rStyle w:val="Hyperlink1"/>
          </w:rPr>
          <w:t xml:space="preserve">, 2016; Kuwabara &amp; </w:t>
        </w:r>
        <w:proofErr w:type="spellStart"/>
        <w:r w:rsidR="00277887" w:rsidRPr="005A10E8">
          <w:rPr>
            <w:rStyle w:val="Hyperlink1"/>
          </w:rPr>
          <w:t>Thébaud</w:t>
        </w:r>
        <w:proofErr w:type="spellEnd"/>
        <w:r w:rsidR="00277887" w:rsidRPr="005A10E8">
          <w:rPr>
            <w:rStyle w:val="Hyperlink1"/>
          </w:rPr>
          <w:t>, 2017; see also Webster &amp; Driskell, 1983, for a review)</w:t>
        </w:r>
      </w:ins>
      <w:r w:rsidRPr="005A10E8">
        <w:rPr>
          <w:rStyle w:val="Hyperlink1"/>
        </w:rPr>
        <w:t xml:space="preserve">. </w:t>
      </w:r>
    </w:p>
    <w:p w14:paraId="3420E76B" w14:textId="1E7F5655" w:rsidR="00C14C58" w:rsidRPr="005A10E8" w:rsidRDefault="00000000">
      <w:pPr>
        <w:pStyle w:val="Body"/>
        <w:spacing w:before="200" w:after="200"/>
        <w:jc w:val="both"/>
      </w:pPr>
      <w:r w:rsidRPr="005A10E8">
        <w:rPr>
          <w:rStyle w:val="Hyperlink1"/>
        </w:rPr>
        <w:t>The theory pays special attention to how gender, occupation</w:t>
      </w:r>
      <w:ins w:id="182" w:author="Dr. Amy R." w:date="2023-01-26T11:00:00Z">
        <w:r w:rsidR="00991B88" w:rsidRPr="005A10E8">
          <w:rPr>
            <w:rStyle w:val="Hyperlink1"/>
          </w:rPr>
          <w:t>,</w:t>
        </w:r>
      </w:ins>
      <w:r w:rsidRPr="005A10E8">
        <w:rPr>
          <w:rStyle w:val="Hyperlink1"/>
        </w:rPr>
        <w:t xml:space="preserve"> and race can</w:t>
      </w:r>
      <w:del w:id="183" w:author="Dr. Amy R." w:date="2023-01-26T11:00:00Z">
        <w:r w:rsidRPr="005A10E8" w:rsidDel="00991B88">
          <w:rPr>
            <w:rStyle w:val="Hyperlink1"/>
          </w:rPr>
          <w:delText xml:space="preserve"> be</w:delText>
        </w:r>
      </w:del>
      <w:r w:rsidRPr="005A10E8">
        <w:rPr>
          <w:rStyle w:val="Hyperlink1"/>
        </w:rPr>
        <w:t xml:space="preserve"> translate</w:t>
      </w:r>
      <w:del w:id="184" w:author="Dr. Amy R." w:date="2023-01-27T05:31:00Z">
        <w:r w:rsidRPr="005A10E8" w:rsidDel="001965BA">
          <w:rPr>
            <w:rStyle w:val="Hyperlink1"/>
          </w:rPr>
          <w:delText>d</w:delText>
        </w:r>
      </w:del>
      <w:r w:rsidRPr="005A10E8">
        <w:rPr>
          <w:rStyle w:val="Hyperlink1"/>
        </w:rPr>
        <w:t xml:space="preserve"> into social inequalities. The inequality-producing mechanism </w:t>
      </w:r>
      <w:del w:id="185" w:author="Dr. Amy R." w:date="2023-01-26T11:01:00Z">
        <w:r w:rsidRPr="005A10E8" w:rsidDel="00991B88">
          <w:rPr>
            <w:rStyle w:val="Hyperlink1"/>
          </w:rPr>
          <w:delText>takes place</w:delText>
        </w:r>
      </w:del>
      <w:ins w:id="186" w:author="Dr. Amy R." w:date="2023-01-26T11:01:00Z">
        <w:r w:rsidR="00991B88" w:rsidRPr="005A10E8">
          <w:rPr>
            <w:rStyle w:val="Hyperlink1"/>
          </w:rPr>
          <w:t>occurs</w:t>
        </w:r>
      </w:ins>
      <w:r w:rsidRPr="005A10E8">
        <w:rPr>
          <w:rStyle w:val="Hyperlink1"/>
        </w:rPr>
        <w:t xml:space="preserve"> in social interactions</w:t>
      </w:r>
      <w:del w:id="187" w:author="Dr. Amy R." w:date="2023-01-26T11:01:00Z">
        <w:r w:rsidRPr="005A10E8" w:rsidDel="00991B88">
          <w:rPr>
            <w:rStyle w:val="Hyperlink1"/>
          </w:rPr>
          <w:delText xml:space="preserve">, </w:delText>
        </w:r>
      </w:del>
      <w:ins w:id="188" w:author="Dr. Amy R." w:date="2023-01-26T11:01:00Z">
        <w:r w:rsidR="00991B88" w:rsidRPr="005A10E8">
          <w:rPr>
            <w:rStyle w:val="Hyperlink1"/>
          </w:rPr>
          <w:t xml:space="preserve"> </w:t>
        </w:r>
      </w:ins>
      <w:r w:rsidRPr="005A10E8">
        <w:rPr>
          <w:rStyle w:val="Hyperlink1"/>
        </w:rPr>
        <w:t xml:space="preserve">where </w:t>
      </w:r>
      <w:ins w:id="189" w:author="Dr. Amy R." w:date="2023-01-28T11:44:00Z">
        <w:r w:rsidR="00F178AE">
          <w:rPr>
            <w:rStyle w:val="Hyperlink1"/>
          </w:rPr>
          <w:t>activation</w:t>
        </w:r>
      </w:ins>
      <w:ins w:id="190" w:author="Dr. Amy R." w:date="2023-01-28T11:43:00Z">
        <w:r w:rsidR="00F178AE">
          <w:rPr>
            <w:rStyle w:val="Hyperlink1"/>
          </w:rPr>
          <w:t xml:space="preserve"> of </w:t>
        </w:r>
      </w:ins>
      <w:r w:rsidRPr="005A10E8">
        <w:rPr>
          <w:rStyle w:val="Hyperlink1"/>
        </w:rPr>
        <w:t xml:space="preserve">norms regarding which social groups are more capable </w:t>
      </w:r>
      <w:del w:id="191" w:author="Dr. Amy R." w:date="2023-01-28T11:44:00Z">
        <w:r w:rsidRPr="005A10E8" w:rsidDel="00F178AE">
          <w:rPr>
            <w:rStyle w:val="Hyperlink1"/>
          </w:rPr>
          <w:delText>are activated</w:delText>
        </w:r>
      </w:del>
      <w:ins w:id="192" w:author="Dr. Amy R." w:date="2023-01-28T11:44:00Z">
        <w:r w:rsidR="00F178AE">
          <w:rPr>
            <w:rStyle w:val="Hyperlink1"/>
          </w:rPr>
          <w:t>occurs</w:t>
        </w:r>
      </w:ins>
      <w:r w:rsidRPr="005A10E8">
        <w:rPr>
          <w:rStyle w:val="Hyperlink1"/>
        </w:rPr>
        <w:t xml:space="preserve">, contributing to social discrimination and inequality </w:t>
      </w:r>
      <w:hyperlink r:id="rId23" w:history="1">
        <w:r w:rsidRPr="005A10E8">
          <w:rPr>
            <w:rStyle w:val="Hyperlink1"/>
          </w:rPr>
          <w:t>(Correll &amp; Ridgeway, 2006; Ridgeway, 2011, 2014; Ridgeway &amp; Correll, 2004)</w:t>
        </w:r>
      </w:hyperlink>
      <w:r w:rsidRPr="005A10E8">
        <w:rPr>
          <w:rStyle w:val="Hyperlink1"/>
        </w:rPr>
        <w:t>. Social norms are shared stereotypes whose significance</w:t>
      </w:r>
      <w:ins w:id="193" w:author="Dr. Amy R." w:date="2023-01-27T05:33:00Z">
        <w:r w:rsidR="001965BA">
          <w:rPr>
            <w:rStyle w:val="Hyperlink1"/>
          </w:rPr>
          <w:t xml:space="preserve"> people actualize in</w:t>
        </w:r>
      </w:ins>
      <w:r w:rsidRPr="005A10E8">
        <w:rPr>
          <w:rStyle w:val="Hyperlink1"/>
        </w:rPr>
        <w:t xml:space="preserve"> </w:t>
      </w:r>
      <w:del w:id="194" w:author="Dr. Amy R." w:date="2023-01-26T11:02:00Z">
        <w:r w:rsidRPr="005A10E8" w:rsidDel="00991B88">
          <w:rPr>
            <w:rStyle w:val="Hyperlink1"/>
          </w:rPr>
          <w:delText xml:space="preserve">is actualized in </w:delText>
        </w:r>
      </w:del>
      <w:r w:rsidRPr="005A10E8">
        <w:rPr>
          <w:rStyle w:val="Hyperlink1"/>
        </w:rPr>
        <w:t xml:space="preserve">social situations as </w:t>
      </w:r>
      <w:del w:id="195" w:author="Dr. Amy R." w:date="2023-01-27T05:33:00Z">
        <w:r w:rsidRPr="005A10E8" w:rsidDel="001965BA">
          <w:rPr>
            <w:rStyle w:val="Hyperlink1"/>
          </w:rPr>
          <w:delText xml:space="preserve">people </w:delText>
        </w:r>
      </w:del>
      <w:ins w:id="196" w:author="Dr. Amy R." w:date="2023-01-27T05:33:00Z">
        <w:r w:rsidR="001965BA">
          <w:rPr>
            <w:rStyle w:val="Hyperlink1"/>
          </w:rPr>
          <w:t>they</w:t>
        </w:r>
        <w:r w:rsidR="001965BA" w:rsidRPr="005A10E8">
          <w:rPr>
            <w:rStyle w:val="Hyperlink1"/>
          </w:rPr>
          <w:t xml:space="preserve"> </w:t>
        </w:r>
      </w:ins>
      <w:r w:rsidRPr="005A10E8">
        <w:rPr>
          <w:rStyle w:val="Hyperlink1"/>
        </w:rPr>
        <w:t xml:space="preserve">combine social categories with </w:t>
      </w:r>
      <w:del w:id="197" w:author="Dr. Amy R." w:date="2023-01-26T11:03:00Z">
        <w:r w:rsidRPr="005A10E8" w:rsidDel="00991B88">
          <w:rPr>
            <w:rStyle w:val="Hyperlink1"/>
          </w:rPr>
          <w:delText>e</w:delText>
        </w:r>
      </w:del>
      <w:r w:rsidRPr="005A10E8">
        <w:rPr>
          <w:rStyle w:val="Hyperlink1"/>
        </w:rPr>
        <w:t>valu</w:t>
      </w:r>
      <w:del w:id="198" w:author="Dr. Amy R." w:date="2023-01-26T11:03:00Z">
        <w:r w:rsidRPr="005A10E8" w:rsidDel="00991B88">
          <w:rPr>
            <w:rStyle w:val="Hyperlink1"/>
          </w:rPr>
          <w:delText>ativ</w:delText>
        </w:r>
      </w:del>
      <w:r w:rsidRPr="005A10E8">
        <w:rPr>
          <w:rStyle w:val="Hyperlink1"/>
        </w:rPr>
        <w:t xml:space="preserve">e judgments </w:t>
      </w:r>
      <w:hyperlink r:id="rId24" w:history="1">
        <w:r w:rsidRPr="005A10E8">
          <w:rPr>
            <w:rStyle w:val="Hyperlink1"/>
          </w:rPr>
          <w:t>(Ridgeway, 2011, 2014; Ridgeway &amp; Correll, 2004)</w:t>
        </w:r>
      </w:hyperlink>
      <w:r w:rsidRPr="005A10E8">
        <w:rPr>
          <w:rStyle w:val="Hyperlink1"/>
        </w:rPr>
        <w:t xml:space="preserve">. In fact, </w:t>
      </w:r>
      <w:del w:id="199" w:author="Dr. Amy R." w:date="2023-01-26T11:03:00Z">
        <w:r w:rsidRPr="005A10E8" w:rsidDel="00991B88">
          <w:rPr>
            <w:rStyle w:val="Hyperlink1"/>
          </w:rPr>
          <w:delText>it has been shown</w:delText>
        </w:r>
      </w:del>
      <w:ins w:id="200" w:author="Dr. Amy R." w:date="2023-01-26T11:03:00Z">
        <w:r w:rsidR="00991B88" w:rsidRPr="005A10E8">
          <w:rPr>
            <w:rStyle w:val="Hyperlink1"/>
          </w:rPr>
          <w:t>research shows</w:t>
        </w:r>
      </w:ins>
      <w:r w:rsidRPr="005A10E8">
        <w:rPr>
          <w:rStyle w:val="Hyperlink1"/>
        </w:rPr>
        <w:t xml:space="preserve"> that physical appearance serves as the main information</w:t>
      </w:r>
      <w:del w:id="201" w:author="Dr. Amy R." w:date="2023-01-27T05:34:00Z">
        <w:r w:rsidRPr="005A10E8" w:rsidDel="001965BA">
          <w:rPr>
            <w:rStyle w:val="Hyperlink1"/>
          </w:rPr>
          <w:delText>al</w:delText>
        </w:r>
      </w:del>
      <w:r w:rsidRPr="005A10E8">
        <w:rPr>
          <w:rStyle w:val="Hyperlink1"/>
        </w:rPr>
        <w:t xml:space="preserve"> source </w:t>
      </w:r>
      <w:ins w:id="202" w:author="Dr. Amy R." w:date="2023-01-26T11:03:00Z">
        <w:r w:rsidR="00991B88" w:rsidRPr="005A10E8">
          <w:rPr>
            <w:rStyle w:val="Hyperlink1"/>
          </w:rPr>
          <w:t>for</w:t>
        </w:r>
      </w:ins>
      <w:del w:id="203" w:author="Dr. Amy R." w:date="2023-01-26T11:03:00Z">
        <w:r w:rsidRPr="005A10E8" w:rsidDel="00991B88">
          <w:rPr>
            <w:rStyle w:val="Hyperlink1"/>
          </w:rPr>
          <w:delText>of</w:delText>
        </w:r>
      </w:del>
      <w:r w:rsidRPr="005A10E8">
        <w:rPr>
          <w:rStyle w:val="Hyperlink1"/>
        </w:rPr>
        <w:t xml:space="preserve"> these types of evaluations, particularly in situations where individuals have limited information about the other person (for a review see, </w:t>
      </w:r>
      <w:commentRangeStart w:id="204"/>
      <w:r w:rsidRPr="005A10E8">
        <w:rPr>
          <w:rStyle w:val="Hyperlink1"/>
        </w:rPr>
        <w:t>Hosoda</w:t>
      </w:r>
      <w:commentRangeEnd w:id="204"/>
      <w:r w:rsidR="00F178AE">
        <w:rPr>
          <w:rStyle w:val="CommentReference"/>
          <w:rFonts w:ascii="Times New Roman" w:hAnsi="Times New Roman" w:cs="Times New Roman"/>
          <w:color w:val="auto"/>
          <w14:textOutline w14:w="0" w14:cap="rnd" w14:cmpd="sng" w14:algn="ctr">
            <w14:noFill/>
            <w14:prstDash w14:val="solid"/>
            <w14:bevel/>
          </w14:textOutline>
        </w:rPr>
        <w:commentReference w:id="204"/>
      </w:r>
      <w:ins w:id="205" w:author="Dr. Amy R." w:date="2023-01-26T11:04:00Z">
        <w:r w:rsidR="004C3305" w:rsidRPr="005A10E8">
          <w:rPr>
            <w:rStyle w:val="Hyperlink1"/>
          </w:rPr>
          <w:t xml:space="preserve"> </w:t>
        </w:r>
      </w:ins>
      <w:commentRangeStart w:id="206"/>
      <w:del w:id="207" w:author="Dr. Amy R." w:date="2023-01-26T11:04:00Z">
        <w:r w:rsidRPr="005A10E8" w:rsidDel="004C3305">
          <w:rPr>
            <w:rStyle w:val="Hyperlink1"/>
          </w:rPr>
          <w:delText>, Stone-Romero &amp; Coats</w:delText>
        </w:r>
      </w:del>
      <w:ins w:id="208" w:author="Dr. Amy R." w:date="2023-01-26T11:04:00Z">
        <w:r w:rsidR="004C3305" w:rsidRPr="005A10E8">
          <w:rPr>
            <w:rStyle w:val="Hyperlink1"/>
          </w:rPr>
          <w:t>et al.</w:t>
        </w:r>
        <w:commentRangeEnd w:id="206"/>
        <w:r w:rsidR="004C3305" w:rsidRPr="005A10E8">
          <w:rPr>
            <w:rStyle w:val="CommentReference"/>
            <w:rFonts w:ascii="Times New Roman" w:hAnsi="Times New Roman" w:cs="Times New Roman"/>
            <w:color w:val="auto"/>
            <w14:textOutline w14:w="0" w14:cap="rnd" w14:cmpd="sng" w14:algn="ctr">
              <w14:noFill/>
              <w14:prstDash w14:val="solid"/>
              <w14:bevel/>
            </w14:textOutline>
          </w:rPr>
          <w:commentReference w:id="206"/>
        </w:r>
      </w:ins>
      <w:r w:rsidRPr="005A10E8">
        <w:rPr>
          <w:rStyle w:val="Hyperlink1"/>
        </w:rPr>
        <w:t>, 2003).</w:t>
      </w:r>
    </w:p>
    <w:p w14:paraId="6D5ACC49" w14:textId="18EFBFC7" w:rsidR="00C14C58" w:rsidRPr="005A10E8" w:rsidRDefault="00000000">
      <w:pPr>
        <w:pStyle w:val="Body"/>
        <w:spacing w:before="200" w:after="200"/>
        <w:jc w:val="both"/>
      </w:pPr>
      <w:del w:id="209" w:author="Dr. Amy R." w:date="2023-01-26T11:05:00Z">
        <w:r w:rsidRPr="005A10E8" w:rsidDel="004C3305">
          <w:rPr>
            <w:rStyle w:val="Hyperlink1"/>
          </w:rPr>
          <w:delText>In addition, the</w:delText>
        </w:r>
      </w:del>
      <w:ins w:id="210" w:author="Dr. Amy R." w:date="2023-01-26T11:05:00Z">
        <w:r w:rsidR="004C3305" w:rsidRPr="005A10E8">
          <w:rPr>
            <w:rStyle w:val="Hyperlink1"/>
          </w:rPr>
          <w:t>The</w:t>
        </w:r>
      </w:ins>
      <w:r w:rsidRPr="005A10E8">
        <w:rPr>
          <w:rStyle w:val="Hyperlink1"/>
        </w:rPr>
        <w:t xml:space="preserve"> title of an occupation </w:t>
      </w:r>
      <w:r w:rsidRPr="005A10E8">
        <w:rPr>
          <w:rStyle w:val="None"/>
          <w:i/>
          <w:iCs/>
        </w:rPr>
        <w:t>per se</w:t>
      </w:r>
      <w:r w:rsidRPr="005A10E8">
        <w:rPr>
          <w:rStyle w:val="Hyperlink1"/>
        </w:rPr>
        <w:t xml:space="preserve"> is</w:t>
      </w:r>
      <w:ins w:id="211" w:author="Dr. Amy R." w:date="2023-01-26T11:05:00Z">
        <w:r w:rsidR="004C3305" w:rsidRPr="005A10E8">
          <w:rPr>
            <w:rStyle w:val="Hyperlink1"/>
          </w:rPr>
          <w:t xml:space="preserve"> also</w:t>
        </w:r>
      </w:ins>
      <w:r w:rsidRPr="005A10E8">
        <w:rPr>
          <w:rStyle w:val="Hyperlink1"/>
        </w:rPr>
        <w:t xml:space="preserve"> a strong status characteristic</w:t>
      </w:r>
      <w:del w:id="212" w:author="Dr. Amy R." w:date="2023-01-26T11:05:00Z">
        <w:r w:rsidRPr="005A10E8" w:rsidDel="004C3305">
          <w:rPr>
            <w:rStyle w:val="Hyperlink1"/>
          </w:rPr>
          <w:delText xml:space="preserve"> as well</w:delText>
        </w:r>
      </w:del>
      <w:r w:rsidRPr="005A10E8">
        <w:rPr>
          <w:rStyle w:val="Hyperlink1"/>
        </w:rPr>
        <w:t xml:space="preserve">. </w:t>
      </w:r>
      <w:del w:id="213" w:author="Dr. Amy R." w:date="2023-01-26T11:06:00Z">
        <w:r w:rsidRPr="005A10E8" w:rsidDel="004C3305">
          <w:rPr>
            <w:rStyle w:val="Hyperlink1"/>
          </w:rPr>
          <w:delText xml:space="preserve">Given </w:delText>
        </w:r>
      </w:del>
      <w:ins w:id="214" w:author="Dr. Amy R." w:date="2023-01-26T11:06:00Z">
        <w:r w:rsidR="004C3305" w:rsidRPr="005A10E8">
          <w:rPr>
            <w:rStyle w:val="Hyperlink1"/>
          </w:rPr>
          <w:t xml:space="preserve">In </w:t>
        </w:r>
      </w:ins>
      <w:r w:rsidRPr="005A10E8">
        <w:rPr>
          <w:rStyle w:val="Hyperlink1"/>
        </w:rPr>
        <w:t xml:space="preserve">the long tradition of classifying occupations according to prestige </w:t>
      </w:r>
      <w:hyperlink r:id="rId25" w:history="1">
        <w:r w:rsidRPr="005A10E8">
          <w:rPr>
            <w:rStyle w:val="Hyperlink1"/>
          </w:rPr>
          <w:t>(Treiman, 1977)</w:t>
        </w:r>
      </w:hyperlink>
      <w:r w:rsidRPr="005A10E8">
        <w:rPr>
          <w:rStyle w:val="Hyperlink1"/>
        </w:rPr>
        <w:t>, socio</w:t>
      </w:r>
      <w:del w:id="215" w:author="Dr. Amy R." w:date="2023-01-26T11:06:00Z">
        <w:r w:rsidRPr="005A10E8" w:rsidDel="004C3305">
          <w:rPr>
            <w:rStyle w:val="Hyperlink1"/>
          </w:rPr>
          <w:delText>-</w:delText>
        </w:r>
      </w:del>
      <w:r w:rsidRPr="005A10E8">
        <w:rPr>
          <w:rStyle w:val="Hyperlink1"/>
        </w:rPr>
        <w:t xml:space="preserve">economic status </w:t>
      </w:r>
      <w:hyperlink r:id="rId26" w:history="1">
        <w:r w:rsidRPr="005A10E8">
          <w:rPr>
            <w:rStyle w:val="Hyperlink1"/>
          </w:rPr>
          <w:t>(Ganzeboom et al., 1992)</w:t>
        </w:r>
      </w:hyperlink>
      <w:r w:rsidRPr="005A10E8">
        <w:rPr>
          <w:rStyle w:val="Hyperlink1"/>
        </w:rPr>
        <w:t xml:space="preserve">, and social class </w:t>
      </w:r>
      <w:hyperlink r:id="rId27" w:history="1">
        <w:r w:rsidRPr="005A10E8">
          <w:rPr>
            <w:rStyle w:val="Hyperlink1"/>
          </w:rPr>
          <w:t>(Erikson &amp; Goldthorpe, 1992)</w:t>
        </w:r>
      </w:hyperlink>
      <w:r w:rsidRPr="005A10E8">
        <w:rPr>
          <w:rStyle w:val="Hyperlink1"/>
        </w:rPr>
        <w:t xml:space="preserve">, occupational sorting has been </w:t>
      </w:r>
      <w:del w:id="216" w:author="Dr. Amy R." w:date="2023-01-26T11:06:00Z">
        <w:r w:rsidRPr="005A10E8" w:rsidDel="004C3305">
          <w:rPr>
            <w:rStyle w:val="Hyperlink1"/>
          </w:rPr>
          <w:delText xml:space="preserve">sometimes </w:delText>
        </w:r>
      </w:del>
      <w:r w:rsidRPr="005A10E8">
        <w:rPr>
          <w:rStyle w:val="Hyperlink1"/>
        </w:rPr>
        <w:t xml:space="preserve">called the </w:t>
      </w:r>
      <w:r w:rsidRPr="005A10E8">
        <w:rPr>
          <w:rStyle w:val="Hyperlink1"/>
          <w:rtl/>
        </w:rPr>
        <w:t>“</w:t>
      </w:r>
      <w:r w:rsidRPr="005A10E8">
        <w:rPr>
          <w:rStyle w:val="Hyperlink1"/>
        </w:rPr>
        <w:t xml:space="preserve">backbone” of stratification research </w:t>
      </w:r>
      <w:commentRangeStart w:id="217"/>
      <w:r w:rsidRPr="005A10E8">
        <w:fldChar w:fldCharType="begin"/>
      </w:r>
      <w:r w:rsidRPr="005A10E8">
        <w:instrText>HYPERLINK "https://www.zotero.org/google-docs/?jVdZ1S"</w:instrText>
      </w:r>
      <w:r w:rsidRPr="005A10E8">
        <w:fldChar w:fldCharType="separate"/>
      </w:r>
      <w:r w:rsidRPr="005A10E8">
        <w:rPr>
          <w:rStyle w:val="Hyperlink1"/>
        </w:rPr>
        <w:t>(</w:t>
      </w:r>
      <w:proofErr w:type="spellStart"/>
      <w:r w:rsidRPr="005A10E8">
        <w:rPr>
          <w:rStyle w:val="Hyperlink1"/>
        </w:rPr>
        <w:t>Ganzeboom</w:t>
      </w:r>
      <w:proofErr w:type="spellEnd"/>
      <w:r w:rsidRPr="005A10E8">
        <w:rPr>
          <w:rStyle w:val="Hyperlink1"/>
        </w:rPr>
        <w:t xml:space="preserve"> &amp; </w:t>
      </w:r>
      <w:proofErr w:type="spellStart"/>
      <w:r w:rsidRPr="005A10E8">
        <w:rPr>
          <w:rStyle w:val="Hyperlink1"/>
        </w:rPr>
        <w:t>Treiman</w:t>
      </w:r>
      <w:proofErr w:type="spellEnd"/>
      <w:r w:rsidRPr="005A10E8">
        <w:rPr>
          <w:rStyle w:val="Hyperlink1"/>
        </w:rPr>
        <w:t xml:space="preserve">, 1996, p. 202; Rose &amp; Harrison, 2007). Overall, </w:t>
      </w:r>
      <w:del w:id="218" w:author="Dr. Amy R." w:date="2023-01-26T11:07:00Z">
        <w:r w:rsidRPr="005A10E8" w:rsidDel="004C3305">
          <w:rPr>
            <w:rStyle w:val="Hyperlink1"/>
          </w:rPr>
          <w:delText xml:space="preserve">and </w:delText>
        </w:r>
      </w:del>
      <w:r w:rsidRPr="005A10E8">
        <w:rPr>
          <w:rStyle w:val="Hyperlink1"/>
        </w:rPr>
        <w:t xml:space="preserve">as Rose </w:t>
      </w:r>
      <w:del w:id="219" w:author="Dr. Amy R." w:date="2023-01-26T11:08:00Z">
        <w:r w:rsidRPr="005A10E8" w:rsidDel="004C3305">
          <w:rPr>
            <w:rStyle w:val="Hyperlink1"/>
          </w:rPr>
          <w:delText xml:space="preserve">&amp; </w:delText>
        </w:r>
      </w:del>
      <w:ins w:id="220" w:author="Dr. Amy R." w:date="2023-01-26T11:08:00Z">
        <w:r w:rsidR="004C3305" w:rsidRPr="005A10E8">
          <w:rPr>
            <w:rStyle w:val="Hyperlink1"/>
          </w:rPr>
          <w:t xml:space="preserve">and </w:t>
        </w:r>
      </w:ins>
      <w:r w:rsidRPr="005A10E8">
        <w:rPr>
          <w:rStyle w:val="Hyperlink1"/>
        </w:rPr>
        <w:t>Harrison (2007</w:t>
      </w:r>
      <w:del w:id="221" w:author="Dr. Amy R." w:date="2023-01-26T11:08:00Z">
        <w:r w:rsidRPr="005A10E8" w:rsidDel="004C3305">
          <w:rPr>
            <w:rStyle w:val="Hyperlink1"/>
          </w:rPr>
          <w:delText>, p. 460</w:delText>
        </w:r>
      </w:del>
      <w:r w:rsidRPr="005A10E8">
        <w:rPr>
          <w:rStyle w:val="Hyperlink1"/>
        </w:rPr>
        <w:t>) note</w:t>
      </w:r>
      <w:r w:rsidRPr="005A10E8">
        <w:rPr>
          <w:rStyle w:val="Hyperlink1"/>
        </w:rPr>
        <w:fldChar w:fldCharType="end"/>
      </w:r>
      <w:commentRangeEnd w:id="217"/>
      <w:r w:rsidR="004C3305" w:rsidRPr="005A10E8">
        <w:rPr>
          <w:rStyle w:val="CommentReference"/>
          <w:rFonts w:ascii="Times New Roman" w:hAnsi="Times New Roman" w:cs="Times New Roman"/>
          <w:color w:val="auto"/>
          <w14:textOutline w14:w="0" w14:cap="rnd" w14:cmpd="sng" w14:algn="ctr">
            <w14:noFill/>
            <w14:prstDash w14:val="solid"/>
            <w14:bevel/>
          </w14:textOutline>
        </w:rPr>
        <w:commentReference w:id="217"/>
      </w:r>
      <w:r w:rsidRPr="005A10E8">
        <w:rPr>
          <w:rStyle w:val="Hyperlink1"/>
        </w:rPr>
        <w:t>, ”[t]he life chances of individuals and families are largely determined by their position in the market[,] and occupation is taken to be its central indicator</w:t>
      </w:r>
      <w:del w:id="222" w:author="Dr. Amy R." w:date="2023-01-26T11:08:00Z">
        <w:r w:rsidRPr="005A10E8" w:rsidDel="004C3305">
          <w:rPr>
            <w:rStyle w:val="Hyperlink1"/>
          </w:rPr>
          <w:delText>.</w:delText>
        </w:r>
      </w:del>
      <w:r w:rsidRPr="005A10E8">
        <w:rPr>
          <w:rStyle w:val="Hyperlink1"/>
        </w:rPr>
        <w:t>”</w:t>
      </w:r>
      <w:ins w:id="223" w:author="Dr. Amy R." w:date="2023-01-26T11:08:00Z">
        <w:r w:rsidR="004C3305" w:rsidRPr="005A10E8">
          <w:rPr>
            <w:rStyle w:val="Hyperlink1"/>
          </w:rPr>
          <w:t xml:space="preserve"> (p. 460).</w:t>
        </w:r>
      </w:ins>
      <w:r w:rsidRPr="005A10E8">
        <w:rPr>
          <w:rStyle w:val="Hyperlink1"/>
        </w:rPr>
        <w:t xml:space="preserve"> </w:t>
      </w:r>
    </w:p>
    <w:p w14:paraId="4F5BF33F" w14:textId="631F896F" w:rsidR="00C14C58" w:rsidRPr="005A10E8" w:rsidRDefault="00000000">
      <w:pPr>
        <w:pStyle w:val="Body"/>
        <w:spacing w:before="200" w:after="200"/>
        <w:jc w:val="both"/>
      </w:pPr>
      <w:r w:rsidRPr="005A10E8">
        <w:rPr>
          <w:rStyle w:val="Hyperlink1"/>
        </w:rPr>
        <w:t xml:space="preserve">An alternative approach that links physical appearance and inequality is the Bourdieusian approach. According to this framework, </w:t>
      </w:r>
      <w:del w:id="224" w:author="Dr. Amy R." w:date="2023-01-26T11:09:00Z">
        <w:r w:rsidRPr="005A10E8" w:rsidDel="004C3305">
          <w:rPr>
            <w:rStyle w:val="Hyperlink1"/>
          </w:rPr>
          <w:delText xml:space="preserve">social classes are based on </w:delText>
        </w:r>
      </w:del>
      <w:r w:rsidRPr="005A10E8">
        <w:rPr>
          <w:rStyle w:val="Hyperlink1"/>
        </w:rPr>
        <w:t>different types of capital</w:t>
      </w:r>
      <w:ins w:id="225" w:author="Dr. Amy R." w:date="2023-01-26T11:09:00Z">
        <w:r w:rsidR="004C3305" w:rsidRPr="005A10E8">
          <w:rPr>
            <w:rStyle w:val="Hyperlink1"/>
          </w:rPr>
          <w:t xml:space="preserve"> </w:t>
        </w:r>
      </w:ins>
      <w:ins w:id="226" w:author="Dr. Amy R." w:date="2023-01-26T11:10:00Z">
        <w:r w:rsidR="004C3305" w:rsidRPr="005A10E8">
          <w:rPr>
            <w:rStyle w:val="Hyperlink1"/>
          </w:rPr>
          <w:t xml:space="preserve">are the basis of </w:t>
        </w:r>
      </w:ins>
      <w:ins w:id="227" w:author="Dr. Amy R." w:date="2023-01-26T11:09:00Z">
        <w:r w:rsidR="004C3305" w:rsidRPr="005A10E8">
          <w:rPr>
            <w:rStyle w:val="Hyperlink1"/>
          </w:rPr>
          <w:t>social classes</w:t>
        </w:r>
      </w:ins>
      <w:r w:rsidRPr="005A10E8">
        <w:rPr>
          <w:rStyle w:val="Hyperlink1"/>
        </w:rPr>
        <w:t xml:space="preserve">: economic capital (e.g., wealth and income), cultural capital (e.g., educational qualifications, attitudes </w:t>
      </w:r>
      <w:commentRangeStart w:id="228"/>
      <w:r w:rsidRPr="005A10E8">
        <w:rPr>
          <w:rStyle w:val="Hyperlink1"/>
        </w:rPr>
        <w:t>toward</w:t>
      </w:r>
      <w:del w:id="229" w:author="Dr. Amy R." w:date="2023-01-27T06:28:00Z">
        <w:r w:rsidRPr="005A10E8" w:rsidDel="00EF0368">
          <w:rPr>
            <w:rStyle w:val="Hyperlink1"/>
          </w:rPr>
          <w:delText>s</w:delText>
        </w:r>
      </w:del>
      <w:commentRangeEnd w:id="228"/>
      <w:r w:rsidR="00EF0368">
        <w:rPr>
          <w:rStyle w:val="CommentReference"/>
          <w:rFonts w:ascii="Times New Roman" w:hAnsi="Times New Roman" w:cs="Times New Roman"/>
          <w:color w:val="auto"/>
          <w14:textOutline w14:w="0" w14:cap="rnd" w14:cmpd="sng" w14:algn="ctr">
            <w14:noFill/>
            <w14:prstDash w14:val="solid"/>
            <w14:bevel/>
          </w14:textOutline>
        </w:rPr>
        <w:commentReference w:id="228"/>
      </w:r>
      <w:r w:rsidRPr="005A10E8">
        <w:rPr>
          <w:rStyle w:val="Hyperlink1"/>
        </w:rPr>
        <w:t xml:space="preserve"> art, culture, clothing</w:t>
      </w:r>
      <w:ins w:id="230" w:author="Dr. Amy R." w:date="2023-01-26T11:10:00Z">
        <w:r w:rsidR="004C3305" w:rsidRPr="005A10E8">
          <w:rPr>
            <w:rStyle w:val="Hyperlink1"/>
          </w:rPr>
          <w:t>,</w:t>
        </w:r>
      </w:ins>
      <w:r w:rsidRPr="005A10E8">
        <w:rPr>
          <w:rStyle w:val="Hyperlink1"/>
        </w:rPr>
        <w:t xml:space="preserve"> and physical appearance),</w:t>
      </w:r>
      <w:del w:id="231" w:author="Dr. Amy R." w:date="2023-01-26T11:09:00Z">
        <w:r w:rsidRPr="005A10E8" w:rsidDel="004C3305">
          <w:rPr>
            <w:rStyle w:val="Hyperlink1"/>
          </w:rPr>
          <w:delText xml:space="preserve"> </w:delText>
        </w:r>
      </w:del>
      <w:r w:rsidRPr="005A10E8">
        <w:rPr>
          <w:rStyle w:val="Hyperlink1"/>
        </w:rPr>
        <w:t xml:space="preserve"> and social capital (e.g., social relations), the composition and volume of which varies from one social class to another (Bourdieu, 1984</w:t>
      </w:r>
      <w:ins w:id="232" w:author="Dr. Amy R." w:date="2023-01-26T11:10:00Z">
        <w:r w:rsidR="004C3305" w:rsidRPr="005A10E8">
          <w:rPr>
            <w:rStyle w:val="Hyperlink1"/>
          </w:rPr>
          <w:t>,</w:t>
        </w:r>
      </w:ins>
      <w:del w:id="233" w:author="Dr. Amy R." w:date="2023-01-26T11:10:00Z">
        <w:r w:rsidRPr="005A10E8" w:rsidDel="004C3305">
          <w:rPr>
            <w:rStyle w:val="Hyperlink1"/>
          </w:rPr>
          <w:delText>;</w:delText>
        </w:r>
      </w:del>
      <w:r w:rsidRPr="005A10E8">
        <w:rPr>
          <w:rStyle w:val="Hyperlink1"/>
        </w:rPr>
        <w:t xml:space="preserve"> </w:t>
      </w:r>
      <w:commentRangeStart w:id="234"/>
      <w:r w:rsidRPr="005A10E8">
        <w:rPr>
          <w:rStyle w:val="Hyperlink1"/>
        </w:rPr>
        <w:t>1986</w:t>
      </w:r>
      <w:commentRangeEnd w:id="234"/>
      <w:r w:rsidR="00926473">
        <w:rPr>
          <w:rStyle w:val="CommentReference"/>
          <w:rFonts w:ascii="Times New Roman" w:hAnsi="Times New Roman" w:cs="Times New Roman"/>
          <w:color w:val="auto"/>
          <w14:textOutline w14:w="0" w14:cap="rnd" w14:cmpd="sng" w14:algn="ctr">
            <w14:noFill/>
            <w14:prstDash w14:val="solid"/>
            <w14:bevel/>
          </w14:textOutline>
        </w:rPr>
        <w:commentReference w:id="234"/>
      </w:r>
      <w:r w:rsidRPr="005A10E8">
        <w:rPr>
          <w:rStyle w:val="Hyperlink1"/>
        </w:rPr>
        <w:t xml:space="preserve">). Thus, for example, the upper class might comprise individuals with relatively higher levels of cultural capital but not excessive incomes (e.g., professors), </w:t>
      </w:r>
      <w:del w:id="235" w:author="Dr. Amy R." w:date="2023-01-26T11:15:00Z">
        <w:r w:rsidRPr="005A10E8" w:rsidDel="00737B21">
          <w:rPr>
            <w:rStyle w:val="Hyperlink1"/>
          </w:rPr>
          <w:delText>but also</w:delText>
        </w:r>
      </w:del>
      <w:ins w:id="236" w:author="Dr. Amy R." w:date="2023-01-26T11:15:00Z">
        <w:r w:rsidR="00737B21" w:rsidRPr="005A10E8">
          <w:rPr>
            <w:rStyle w:val="Hyperlink1"/>
          </w:rPr>
          <w:t>as well as</w:t>
        </w:r>
      </w:ins>
      <w:r w:rsidRPr="005A10E8">
        <w:rPr>
          <w:rStyle w:val="Hyperlink1"/>
        </w:rPr>
        <w:t xml:space="preserve"> people with higher incomes but not necessarily much formal education (e.g., successful entrepreneurs; </w:t>
      </w:r>
      <w:commentRangeStart w:id="237"/>
      <w:r w:rsidRPr="005A10E8">
        <w:rPr>
          <w:rStyle w:val="Hyperlink1"/>
        </w:rPr>
        <w:t>Flemmen et al. 2017</w:t>
      </w:r>
      <w:commentRangeEnd w:id="237"/>
      <w:r w:rsidR="00926473">
        <w:rPr>
          <w:rStyle w:val="CommentReference"/>
          <w:rFonts w:ascii="Times New Roman" w:hAnsi="Times New Roman" w:cs="Times New Roman"/>
          <w:color w:val="auto"/>
          <w14:textOutline w14:w="0" w14:cap="rnd" w14:cmpd="sng" w14:algn="ctr">
            <w14:noFill/>
            <w14:prstDash w14:val="solid"/>
            <w14:bevel/>
          </w14:textOutline>
        </w:rPr>
        <w:commentReference w:id="237"/>
      </w:r>
      <w:r w:rsidRPr="005A10E8">
        <w:rPr>
          <w:rStyle w:val="Hyperlink1"/>
        </w:rPr>
        <w:t>). Even more importantly, Bourdieu emphasized the embodied nature of social class: clothing and physical appearance can provide social markers that sort different social classes</w:t>
      </w:r>
      <w:ins w:id="238" w:author="Dr. Amy R." w:date="2023-01-28T11:53:00Z">
        <w:r w:rsidR="00AD5558">
          <w:rPr>
            <w:rStyle w:val="Hyperlink1"/>
          </w:rPr>
          <w:t>,</w:t>
        </w:r>
      </w:ins>
      <w:r w:rsidRPr="005A10E8">
        <w:rPr>
          <w:rStyle w:val="Hyperlink1"/>
        </w:rPr>
        <w:t xml:space="preserve"> according to how individuals dress and look (Bourdieu, 1984). </w:t>
      </w:r>
    </w:p>
    <w:p w14:paraId="158F92ED" w14:textId="5CCB795F" w:rsidR="00C14C58" w:rsidRPr="005A10E8" w:rsidRDefault="00000000">
      <w:pPr>
        <w:pStyle w:val="Body"/>
        <w:spacing w:before="200" w:after="200"/>
        <w:jc w:val="both"/>
      </w:pPr>
      <w:r w:rsidRPr="005A10E8">
        <w:rPr>
          <w:rStyle w:val="Hyperlink1"/>
        </w:rPr>
        <w:t xml:space="preserve">All in all, the Bourdieusian approach </w:t>
      </w:r>
      <w:del w:id="239" w:author="Dr. Amy R." w:date="2023-01-26T11:17:00Z">
        <w:r w:rsidRPr="005A10E8" w:rsidDel="00737B21">
          <w:rPr>
            <w:rStyle w:val="Hyperlink1"/>
          </w:rPr>
          <w:delText xml:space="preserve"> </w:delText>
        </w:r>
      </w:del>
      <w:r w:rsidRPr="005A10E8">
        <w:rPr>
          <w:rStyle w:val="Hyperlink1"/>
        </w:rPr>
        <w:t>consistently makes the case that social class is embodied. Thus, people not only express their own social class through their appearance</w:t>
      </w:r>
      <w:del w:id="240" w:author="Dr. Amy R." w:date="2023-01-27T05:34:00Z">
        <w:r w:rsidRPr="005A10E8" w:rsidDel="001965BA">
          <w:rPr>
            <w:rStyle w:val="Hyperlink1"/>
          </w:rPr>
          <w:delText>,</w:delText>
        </w:r>
      </w:del>
      <w:r w:rsidRPr="005A10E8">
        <w:rPr>
          <w:rStyle w:val="Hyperlink1"/>
        </w:rPr>
        <w:t xml:space="preserve"> but also make inferences about other people's class status based on their</w:t>
      </w:r>
      <w:ins w:id="241" w:author="Dr. Amy R." w:date="2023-01-27T05:35:00Z">
        <w:r w:rsidR="001965BA">
          <w:rPr>
            <w:rStyle w:val="Hyperlink1"/>
          </w:rPr>
          <w:t xml:space="preserve"> own</w:t>
        </w:r>
      </w:ins>
      <w:del w:id="242" w:author="Dr. Amy R." w:date="2023-01-26T11:17:00Z">
        <w:r w:rsidRPr="005A10E8" w:rsidDel="00737B21">
          <w:rPr>
            <w:rStyle w:val="Hyperlink1"/>
          </w:rPr>
          <w:delText xml:space="preserve"> appearance</w:delText>
        </w:r>
      </w:del>
      <w:r w:rsidRPr="005A10E8">
        <w:rPr>
          <w:rStyle w:val="Hyperlink1"/>
        </w:rPr>
        <w:t>. Thus, styles of grooming (i.e., make-up, hair</w:t>
      </w:r>
      <w:ins w:id="243" w:author="Dr. Amy R." w:date="2023-01-26T11:18:00Z">
        <w:r w:rsidR="00737B21" w:rsidRPr="005A10E8">
          <w:rPr>
            <w:rStyle w:val="Hyperlink1"/>
          </w:rPr>
          <w:t>,</w:t>
        </w:r>
      </w:ins>
      <w:r w:rsidRPr="005A10E8">
        <w:rPr>
          <w:rStyle w:val="Hyperlink1"/>
        </w:rPr>
        <w:t xml:space="preserve"> and beard styles), clothing (</w:t>
      </w:r>
      <w:commentRangeStart w:id="244"/>
      <w:proofErr w:type="spellStart"/>
      <w:r w:rsidRPr="005A10E8">
        <w:rPr>
          <w:rStyle w:val="Hyperlink1"/>
        </w:rPr>
        <w:t>Skeggs</w:t>
      </w:r>
      <w:commentRangeEnd w:id="244"/>
      <w:proofErr w:type="spellEnd"/>
      <w:r w:rsidR="00BB5A21">
        <w:rPr>
          <w:rStyle w:val="CommentReference"/>
          <w:rFonts w:ascii="Times New Roman" w:hAnsi="Times New Roman" w:cs="Times New Roman"/>
          <w:color w:val="auto"/>
          <w14:textOutline w14:w="0" w14:cap="rnd" w14:cmpd="sng" w14:algn="ctr">
            <w14:noFill/>
            <w14:prstDash w14:val="solid"/>
            <w14:bevel/>
          </w14:textOutline>
        </w:rPr>
        <w:commentReference w:id="244"/>
      </w:r>
      <w:r w:rsidRPr="005A10E8">
        <w:rPr>
          <w:rStyle w:val="Hyperlink1"/>
        </w:rPr>
        <w:t xml:space="preserve">, 2001; </w:t>
      </w:r>
      <w:commentRangeStart w:id="245"/>
      <w:proofErr w:type="spellStart"/>
      <w:r w:rsidRPr="005A10E8">
        <w:rPr>
          <w:rStyle w:val="Hyperlink1"/>
        </w:rPr>
        <w:t>Nelissen</w:t>
      </w:r>
      <w:proofErr w:type="spellEnd"/>
      <w:r w:rsidRPr="005A10E8">
        <w:rPr>
          <w:rStyle w:val="Hyperlink1"/>
        </w:rPr>
        <w:t xml:space="preserve"> &amp; </w:t>
      </w:r>
      <w:proofErr w:type="spellStart"/>
      <w:r w:rsidRPr="005A10E8">
        <w:rPr>
          <w:rStyle w:val="Hyperlink1"/>
        </w:rPr>
        <w:t>Meijers</w:t>
      </w:r>
      <w:commentRangeEnd w:id="245"/>
      <w:proofErr w:type="spellEnd"/>
      <w:r w:rsidR="00BB5A21">
        <w:rPr>
          <w:rStyle w:val="CommentReference"/>
          <w:rFonts w:ascii="Times New Roman" w:hAnsi="Times New Roman" w:cs="Times New Roman"/>
          <w:color w:val="auto"/>
          <w14:textOutline w14:w="0" w14:cap="rnd" w14:cmpd="sng" w14:algn="ctr">
            <w14:noFill/>
            <w14:prstDash w14:val="solid"/>
            <w14:bevel/>
          </w14:textOutline>
        </w:rPr>
        <w:commentReference w:id="245"/>
      </w:r>
      <w:r w:rsidRPr="005A10E8">
        <w:rPr>
          <w:rStyle w:val="Hyperlink1"/>
        </w:rPr>
        <w:t xml:space="preserve">, 2011; </w:t>
      </w:r>
      <w:commentRangeStart w:id="246"/>
      <w:r w:rsidRPr="005A10E8">
        <w:rPr>
          <w:rStyle w:val="Hyperlink1"/>
        </w:rPr>
        <w:t xml:space="preserve">Kraus </w:t>
      </w:r>
      <w:commentRangeEnd w:id="246"/>
      <w:r w:rsidR="00BB5A21">
        <w:rPr>
          <w:rStyle w:val="CommentReference"/>
          <w:rFonts w:ascii="Times New Roman" w:hAnsi="Times New Roman" w:cs="Times New Roman"/>
          <w:color w:val="auto"/>
          <w14:textOutline w14:w="0" w14:cap="rnd" w14:cmpd="sng" w14:algn="ctr">
            <w14:noFill/>
            <w14:prstDash w14:val="solid"/>
            <w14:bevel/>
          </w14:textOutline>
        </w:rPr>
        <w:commentReference w:id="246"/>
      </w:r>
      <w:r w:rsidRPr="005A10E8">
        <w:rPr>
          <w:rStyle w:val="Hyperlink1"/>
        </w:rPr>
        <w:t>et al. 2013), and body size and shape (</w:t>
      </w:r>
      <w:commentRangeStart w:id="247"/>
      <w:r w:rsidRPr="005A10E8">
        <w:rPr>
          <w:rStyle w:val="Hyperlink1"/>
        </w:rPr>
        <w:t>Keas &amp; Beer</w:t>
      </w:r>
      <w:commentRangeEnd w:id="247"/>
      <w:r w:rsidR="00BB5A21">
        <w:rPr>
          <w:rStyle w:val="CommentReference"/>
          <w:rFonts w:ascii="Times New Roman" w:hAnsi="Times New Roman" w:cs="Times New Roman"/>
          <w:color w:val="auto"/>
          <w14:textOutline w14:w="0" w14:cap="rnd" w14:cmpd="sng" w14:algn="ctr">
            <w14:noFill/>
            <w14:prstDash w14:val="solid"/>
            <w14:bevel/>
          </w14:textOutline>
        </w:rPr>
        <w:commentReference w:id="247"/>
      </w:r>
      <w:r w:rsidRPr="005A10E8">
        <w:rPr>
          <w:rStyle w:val="Hyperlink1"/>
        </w:rPr>
        <w:t xml:space="preserve">, 1992; cf. </w:t>
      </w:r>
      <w:commentRangeStart w:id="248"/>
      <w:proofErr w:type="spellStart"/>
      <w:r w:rsidRPr="005A10E8">
        <w:rPr>
          <w:rStyle w:val="Hyperlink1"/>
        </w:rPr>
        <w:t>Vandebroeck</w:t>
      </w:r>
      <w:proofErr w:type="spellEnd"/>
      <w:r w:rsidRPr="005A10E8">
        <w:rPr>
          <w:rStyle w:val="Hyperlink1"/>
        </w:rPr>
        <w:t>, 2016</w:t>
      </w:r>
      <w:commentRangeEnd w:id="248"/>
      <w:r w:rsidR="00BB5A21">
        <w:rPr>
          <w:rStyle w:val="CommentReference"/>
          <w:rFonts w:ascii="Times New Roman" w:hAnsi="Times New Roman" w:cs="Times New Roman"/>
          <w:color w:val="auto"/>
          <w14:textOutline w14:w="0" w14:cap="rnd" w14:cmpd="sng" w14:algn="ctr">
            <w14:noFill/>
            <w14:prstDash w14:val="solid"/>
            <w14:bevel/>
          </w14:textOutline>
        </w:rPr>
        <w:commentReference w:id="248"/>
      </w:r>
      <w:r w:rsidRPr="005A10E8">
        <w:rPr>
          <w:rStyle w:val="Hyperlink1"/>
        </w:rPr>
        <w:t xml:space="preserve">), </w:t>
      </w:r>
      <w:del w:id="249" w:author="Dr. Amy R." w:date="2023-01-26T11:18:00Z">
        <w:r w:rsidRPr="005A10E8" w:rsidDel="00737B21">
          <w:rPr>
            <w:rStyle w:val="Hyperlink1"/>
          </w:rPr>
          <w:delText>are used</w:delText>
        </w:r>
      </w:del>
      <w:ins w:id="250" w:author="Dr. Amy R." w:date="2023-01-26T11:18:00Z">
        <w:r w:rsidR="00737B21" w:rsidRPr="005A10E8">
          <w:rPr>
            <w:rStyle w:val="Hyperlink1"/>
          </w:rPr>
          <w:t>become</w:t>
        </w:r>
      </w:ins>
      <w:r w:rsidRPr="005A10E8">
        <w:rPr>
          <w:rStyle w:val="Hyperlink1"/>
        </w:rPr>
        <w:t xml:space="preserve"> </w:t>
      </w:r>
      <w:del w:id="251" w:author="Dr. Amy R." w:date="2023-01-28T12:04:00Z">
        <w:r w:rsidRPr="005A10E8" w:rsidDel="00BB5A21">
          <w:rPr>
            <w:rStyle w:val="Hyperlink1"/>
          </w:rPr>
          <w:delText xml:space="preserve">as </w:delText>
        </w:r>
      </w:del>
      <w:r w:rsidRPr="005A10E8">
        <w:rPr>
          <w:rStyle w:val="Hyperlink1"/>
        </w:rPr>
        <w:t xml:space="preserve">cues of social class. Importantly, such cues make a difference, for instance, in </w:t>
      </w:r>
      <w:r w:rsidRPr="005A10E8">
        <w:rPr>
          <w:rStyle w:val="Hyperlink1"/>
          <w:rtl/>
        </w:rPr>
        <w:t>“</w:t>
      </w:r>
      <w:r w:rsidRPr="005A10E8">
        <w:rPr>
          <w:rStyle w:val="Hyperlink1"/>
        </w:rPr>
        <w:t xml:space="preserve">filtering in” certain job candidates in some labor markets </w:t>
      </w:r>
      <w:hyperlink r:id="rId28" w:history="1">
        <w:r w:rsidRPr="005A10E8">
          <w:rPr>
            <w:rStyle w:val="Hyperlink1"/>
          </w:rPr>
          <w:t>(De Keere, 2021; Friedman &amp; Laurison, 2020; Mears, 2011)</w:t>
        </w:r>
      </w:hyperlink>
      <w:r w:rsidRPr="005A10E8">
        <w:rPr>
          <w:rStyle w:val="Hyperlink1"/>
        </w:rPr>
        <w:t xml:space="preserve">. Furthermore, </w:t>
      </w:r>
      <w:del w:id="252" w:author="Dr. Amy R." w:date="2023-01-26T11:18:00Z">
        <w:r w:rsidRPr="005A10E8" w:rsidDel="00737B21">
          <w:rPr>
            <w:rStyle w:val="Hyperlink1"/>
          </w:rPr>
          <w:delText xml:space="preserve">it has been </w:delText>
        </w:r>
      </w:del>
      <w:r w:rsidRPr="005A10E8">
        <w:rPr>
          <w:rStyle w:val="Hyperlink1"/>
        </w:rPr>
        <w:t>recent</w:t>
      </w:r>
      <w:ins w:id="253" w:author="Dr. Amy R." w:date="2023-01-26T11:18:00Z">
        <w:r w:rsidR="00737B21" w:rsidRPr="005A10E8">
          <w:rPr>
            <w:rStyle w:val="Hyperlink1"/>
          </w:rPr>
          <w:t xml:space="preserve"> research has</w:t>
        </w:r>
      </w:ins>
      <w:del w:id="254" w:author="Dr. Amy R." w:date="2023-01-26T11:18:00Z">
        <w:r w:rsidRPr="005A10E8" w:rsidDel="00737B21">
          <w:rPr>
            <w:rStyle w:val="Hyperlink1"/>
          </w:rPr>
          <w:delText>ly</w:delText>
        </w:r>
      </w:del>
      <w:r w:rsidRPr="005A10E8">
        <w:rPr>
          <w:rStyle w:val="Hyperlink1"/>
        </w:rPr>
        <w:t xml:space="preserve"> shown that young children are already able to classify other people into occupational status categories using attributes of physical appearance as cues </w:t>
      </w:r>
      <w:hyperlink r:id="rId29" w:history="1">
        <w:r w:rsidRPr="005A10E8">
          <w:rPr>
            <w:rStyle w:val="Hyperlink1"/>
          </w:rPr>
          <w:t>(Vandebroeck, 2021)</w:t>
        </w:r>
      </w:hyperlink>
      <w:r w:rsidRPr="005A10E8">
        <w:rPr>
          <w:rStyle w:val="Hyperlink1"/>
        </w:rPr>
        <w:t xml:space="preserve">. We believe a similar process of occupational status recognition and </w:t>
      </w:r>
      <w:r w:rsidRPr="005A10E8">
        <w:rPr>
          <w:rStyle w:val="Hyperlink1"/>
          <w:rtl/>
        </w:rPr>
        <w:t>“</w:t>
      </w:r>
      <w:r w:rsidRPr="005A10E8">
        <w:rPr>
          <w:rStyle w:val="Hyperlink1"/>
        </w:rPr>
        <w:t>filtering in” likely takes place in low-information elections.</w:t>
      </w:r>
    </w:p>
    <w:p w14:paraId="40045C2C" w14:textId="1362D8B2" w:rsidR="00C14C58" w:rsidRPr="005A10E8" w:rsidRDefault="00000000">
      <w:pPr>
        <w:pStyle w:val="Body"/>
        <w:keepNext/>
        <w:spacing w:before="200" w:after="200"/>
        <w:jc w:val="both"/>
      </w:pPr>
      <w:r w:rsidRPr="005A10E8">
        <w:rPr>
          <w:rStyle w:val="Hyperlink1"/>
        </w:rPr>
        <w:t xml:space="preserve">However, </w:t>
      </w:r>
      <w:ins w:id="255" w:author="Dr. Amy R." w:date="2023-01-26T11:20:00Z">
        <w:r w:rsidR="00737B21" w:rsidRPr="005A10E8">
          <w:rPr>
            <w:rStyle w:val="Hyperlink1"/>
          </w:rPr>
          <w:t xml:space="preserve">examining </w:t>
        </w:r>
      </w:ins>
      <w:ins w:id="256" w:author="Dr. Amy R." w:date="2023-01-26T11:19:00Z">
        <w:r w:rsidR="00737B21" w:rsidRPr="005A10E8">
          <w:rPr>
            <w:rStyle w:val="Hyperlink1"/>
          </w:rPr>
          <w:t xml:space="preserve">status characteristics </w:t>
        </w:r>
      </w:ins>
      <w:ins w:id="257" w:author="Dr. Amy R." w:date="2023-01-27T05:35:00Z">
        <w:r w:rsidR="001965BA">
          <w:rPr>
            <w:rStyle w:val="Hyperlink1"/>
          </w:rPr>
          <w:t>with a basis in</w:t>
        </w:r>
      </w:ins>
      <w:ins w:id="258" w:author="Dr. Amy R." w:date="2023-01-26T11:19:00Z">
        <w:r w:rsidR="00737B21" w:rsidRPr="005A10E8">
          <w:rPr>
            <w:rStyle w:val="Hyperlink1"/>
          </w:rPr>
          <w:t xml:space="preserve"> </w:t>
        </w:r>
      </w:ins>
      <w:r w:rsidRPr="005A10E8">
        <w:rPr>
          <w:rStyle w:val="Hyperlink1"/>
        </w:rPr>
        <w:t>physical appearance</w:t>
      </w:r>
      <w:del w:id="259" w:author="Dr. Amy R." w:date="2023-01-26T11:20:00Z">
        <w:r w:rsidRPr="005A10E8" w:rsidDel="00737B21">
          <w:rPr>
            <w:rStyle w:val="Hyperlink1"/>
          </w:rPr>
          <w:delText>-based</w:delText>
        </w:r>
      </w:del>
      <w:r w:rsidRPr="005A10E8">
        <w:rPr>
          <w:rStyle w:val="Hyperlink1"/>
        </w:rPr>
        <w:t xml:space="preserve"> </w:t>
      </w:r>
      <w:del w:id="260" w:author="Dr. Amy R." w:date="2023-01-26T11:19:00Z">
        <w:r w:rsidRPr="005A10E8" w:rsidDel="00737B21">
          <w:rPr>
            <w:rStyle w:val="Hyperlink1"/>
          </w:rPr>
          <w:delText xml:space="preserve">status characteristics </w:delText>
        </w:r>
      </w:del>
      <w:r w:rsidRPr="005A10E8">
        <w:rPr>
          <w:rStyle w:val="Hyperlink1"/>
        </w:rPr>
        <w:t xml:space="preserve">cannot </w:t>
      </w:r>
      <w:del w:id="261" w:author="Dr. Amy R." w:date="2023-01-26T11:20:00Z">
        <w:r w:rsidRPr="005A10E8" w:rsidDel="00737B21">
          <w:rPr>
            <w:rStyle w:val="Hyperlink1"/>
          </w:rPr>
          <w:delText xml:space="preserve">be examined </w:delText>
        </w:r>
      </w:del>
      <w:ins w:id="262" w:author="Dr. Amy R." w:date="2023-01-26T11:20:00Z">
        <w:r w:rsidR="00737B21" w:rsidRPr="005A10E8">
          <w:rPr>
            <w:rStyle w:val="Hyperlink1"/>
          </w:rPr>
          <w:t xml:space="preserve">occur </w:t>
        </w:r>
      </w:ins>
      <w:r w:rsidRPr="005A10E8">
        <w:rPr>
          <w:rStyle w:val="Hyperlink1"/>
        </w:rPr>
        <w:t xml:space="preserve">without taking gender into account </w:t>
      </w:r>
      <w:commentRangeStart w:id="263"/>
      <w:r>
        <w:fldChar w:fldCharType="begin"/>
      </w:r>
      <w:r>
        <w:instrText>HYPERLINK "https://www.zotero.org/google-docs/?DfGyGI"</w:instrText>
      </w:r>
      <w:r>
        <w:fldChar w:fldCharType="separate"/>
      </w:r>
      <w:r w:rsidRPr="005A10E8">
        <w:rPr>
          <w:rStyle w:val="Hyperlink2"/>
        </w:rPr>
        <w:t xml:space="preserve">(Kuwabara &amp; Thébaud, 2017; Monk et al., 2021; Sarpila et </w:t>
      </w:r>
      <w:r w:rsidRPr="005A10E8">
        <w:rPr>
          <w:rStyle w:val="Hyperlink2"/>
        </w:rPr>
        <w:lastRenderedPageBreak/>
        <w:t>al., 2020, 2021)</w:t>
      </w:r>
      <w:r>
        <w:rPr>
          <w:rStyle w:val="Hyperlink2"/>
        </w:rPr>
        <w:fldChar w:fldCharType="end"/>
      </w:r>
      <w:commentRangeEnd w:id="263"/>
      <w:r w:rsidR="00222800">
        <w:rPr>
          <w:rStyle w:val="CommentReference"/>
          <w:rFonts w:ascii="Times New Roman" w:hAnsi="Times New Roman" w:cs="Times New Roman"/>
          <w:color w:val="auto"/>
          <w14:textOutline w14:w="0" w14:cap="rnd" w14:cmpd="sng" w14:algn="ctr">
            <w14:noFill/>
            <w14:prstDash w14:val="solid"/>
            <w14:bevel/>
          </w14:textOutline>
        </w:rPr>
        <w:commentReference w:id="263"/>
      </w:r>
      <w:r w:rsidRPr="005A10E8">
        <w:rPr>
          <w:rStyle w:val="Hyperlink1"/>
        </w:rPr>
        <w:t xml:space="preserve">. Gender is </w:t>
      </w:r>
      <w:del w:id="264" w:author="Dr. Amy R." w:date="2023-01-26T11:20:00Z">
        <w:r w:rsidRPr="005A10E8" w:rsidDel="00737B21">
          <w:rPr>
            <w:rStyle w:val="Hyperlink1"/>
          </w:rPr>
          <w:delText xml:space="preserve">considered </w:delText>
        </w:r>
      </w:del>
      <w:r w:rsidRPr="005A10E8">
        <w:rPr>
          <w:rStyle w:val="Hyperlink1"/>
        </w:rPr>
        <w:t xml:space="preserve">the primary frame that people use to classify each other </w:t>
      </w:r>
      <w:hyperlink r:id="rId30" w:history="1">
        <w:r w:rsidRPr="005A10E8">
          <w:rPr>
            <w:rStyle w:val="Hyperlink2"/>
          </w:rPr>
          <w:t>(Ridgeway, 2011)</w:t>
        </w:r>
      </w:hyperlink>
      <w:r w:rsidRPr="005A10E8">
        <w:rPr>
          <w:rStyle w:val="Hyperlink1"/>
        </w:rPr>
        <w:t xml:space="preserve">. For example, Ervin Goffman (1951) </w:t>
      </w:r>
      <w:del w:id="265" w:author="Dr. Amy R." w:date="2023-01-26T11:21:00Z">
        <w:r w:rsidRPr="005A10E8" w:rsidDel="00737B21">
          <w:rPr>
            <w:rStyle w:val="Hyperlink1"/>
          </w:rPr>
          <w:delText xml:space="preserve">already </w:delText>
        </w:r>
      </w:del>
      <w:r w:rsidRPr="005A10E8">
        <w:rPr>
          <w:rStyle w:val="Hyperlink1"/>
        </w:rPr>
        <w:t xml:space="preserve">suggested that attractiveness is a gender-specific status characteristic. </w:t>
      </w:r>
      <w:ins w:id="266" w:author="Dr. Amy R." w:date="2023-01-26T11:21:00Z">
        <w:r w:rsidR="00737B21" w:rsidRPr="005A10E8">
          <w:rPr>
            <w:rStyle w:val="Hyperlink1"/>
          </w:rPr>
          <w:t>Mo</w:t>
        </w:r>
      </w:ins>
      <w:del w:id="267" w:author="Dr. Amy R." w:date="2023-01-26T11:21:00Z">
        <w:r w:rsidRPr="005A10E8" w:rsidDel="00737B21">
          <w:rPr>
            <w:rStyle w:val="Hyperlink1"/>
          </w:rPr>
          <w:delText>And mo</w:delText>
        </w:r>
      </w:del>
      <w:r w:rsidRPr="005A10E8">
        <w:rPr>
          <w:rStyle w:val="Hyperlink1"/>
        </w:rPr>
        <w:t xml:space="preserve">re recent empirical research has also shown that physical attractiveness intersects with gender, producing </w:t>
      </w:r>
      <w:del w:id="268" w:author="Dr. Amy R." w:date="2023-01-26T11:21:00Z">
        <w:r w:rsidRPr="005A10E8" w:rsidDel="00737B21">
          <w:rPr>
            <w:rStyle w:val="Hyperlink1"/>
          </w:rPr>
          <w:delText>not only</w:delText>
        </w:r>
      </w:del>
      <w:ins w:id="269" w:author="Dr. Amy R." w:date="2023-01-26T11:21:00Z">
        <w:r w:rsidR="00737B21" w:rsidRPr="005A10E8">
          <w:rPr>
            <w:rStyle w:val="Hyperlink1"/>
          </w:rPr>
          <w:t>both</w:t>
        </w:r>
      </w:ins>
      <w:r w:rsidRPr="005A10E8">
        <w:rPr>
          <w:rStyle w:val="Hyperlink1"/>
        </w:rPr>
        <w:t xml:space="preserve"> favorable </w:t>
      </w:r>
      <w:del w:id="270" w:author="Dr. Amy R." w:date="2023-01-26T11:21:00Z">
        <w:r w:rsidRPr="005A10E8" w:rsidDel="00737B21">
          <w:rPr>
            <w:rStyle w:val="Hyperlink1"/>
          </w:rPr>
          <w:delText>but also</w:delText>
        </w:r>
      </w:del>
      <w:ins w:id="271" w:author="Dr. Amy R." w:date="2023-01-26T11:21:00Z">
        <w:r w:rsidR="00737B21" w:rsidRPr="005A10E8">
          <w:rPr>
            <w:rStyle w:val="Hyperlink1"/>
          </w:rPr>
          <w:t>and</w:t>
        </w:r>
      </w:ins>
      <w:r w:rsidRPr="005A10E8">
        <w:rPr>
          <w:rStyle w:val="Hyperlink1"/>
        </w:rPr>
        <w:t xml:space="preserve"> unfavorable outcomes for women </w:t>
      </w:r>
      <w:hyperlink r:id="rId31" w:history="1">
        <w:r w:rsidRPr="005A10E8">
          <w:rPr>
            <w:rStyle w:val="Hyperlink2"/>
          </w:rPr>
          <w:t>(Frevert &amp; Walker, 2014; Heilman &amp; Eagly, 2008; Kuwabara &amp; Thébaud, 2017)</w:t>
        </w:r>
      </w:hyperlink>
      <w:r w:rsidRPr="005A10E8">
        <w:rPr>
          <w:rStyle w:val="Hyperlink1"/>
        </w:rPr>
        <w:t>. Moreover, a recent review of the socio</w:t>
      </w:r>
      <w:del w:id="272" w:author="Dr. Amy R." w:date="2023-01-26T11:21:00Z">
        <w:r w:rsidRPr="005A10E8" w:rsidDel="00737B21">
          <w:rPr>
            <w:rStyle w:val="Hyperlink1"/>
          </w:rPr>
          <w:delText>-</w:delText>
        </w:r>
      </w:del>
      <w:r w:rsidRPr="005A10E8">
        <w:rPr>
          <w:rStyle w:val="Hyperlink1"/>
        </w:rPr>
        <w:t xml:space="preserve">economic outcomes of physical attractiveness indicates that although men and women are equally likely to be rewarded for their physical attractiveness, women are more likely to be penalized because of how they look </w:t>
      </w:r>
      <w:hyperlink r:id="rId32" w:history="1">
        <w:r w:rsidRPr="005A10E8">
          <w:rPr>
            <w:rStyle w:val="Hyperlink2"/>
          </w:rPr>
          <w:t>(Pajunen et al., 2021)</w:t>
        </w:r>
      </w:hyperlink>
      <w:r w:rsidRPr="005A10E8">
        <w:rPr>
          <w:rStyle w:val="Hyperlink1"/>
        </w:rPr>
        <w:t xml:space="preserve">. Furthermore, studies on double standards have suggested that women are expected to attend to their physical appearance but are more likely to be disapproved of if they </w:t>
      </w:r>
      <w:ins w:id="273" w:author="Dr. Amy R." w:date="2023-01-26T11:22:00Z">
        <w:r w:rsidR="00737B21" w:rsidRPr="005A10E8">
          <w:rPr>
            <w:rStyle w:val="Hyperlink1"/>
          </w:rPr>
          <w:t xml:space="preserve">do so to </w:t>
        </w:r>
      </w:ins>
      <w:r w:rsidRPr="005A10E8">
        <w:rPr>
          <w:rStyle w:val="Hyperlink1"/>
        </w:rPr>
        <w:t xml:space="preserve">try to gain an economic advantage, as opposed to men engaging in the same behavior </w:t>
      </w:r>
      <w:hyperlink r:id="rId33" w:history="1">
        <w:r w:rsidRPr="005A10E8">
          <w:rPr>
            <w:rStyle w:val="Hyperlink2"/>
          </w:rPr>
          <w:t>(Kukkonen et al., 2018; Sarpila et al., 2020)</w:t>
        </w:r>
      </w:hyperlink>
      <w:r w:rsidRPr="005A10E8">
        <w:rPr>
          <w:rStyle w:val="Hyperlink1"/>
        </w:rPr>
        <w:t xml:space="preserve">. </w:t>
      </w:r>
      <w:del w:id="274" w:author="Dr. Amy R." w:date="2023-01-26T11:23:00Z">
        <w:r w:rsidRPr="005A10E8" w:rsidDel="00737B21">
          <w:rPr>
            <w:rStyle w:val="Hyperlink1"/>
          </w:rPr>
          <w:delText xml:space="preserve">In </w:delText>
        </w:r>
      </w:del>
      <w:ins w:id="275" w:author="Dr. Amy R." w:date="2023-01-26T11:23:00Z">
        <w:r w:rsidR="00737B21" w:rsidRPr="005A10E8">
          <w:rPr>
            <w:rStyle w:val="Hyperlink1"/>
          </w:rPr>
          <w:t xml:space="preserve">To </w:t>
        </w:r>
      </w:ins>
      <w:r w:rsidRPr="005A10E8">
        <w:rPr>
          <w:rStyle w:val="Hyperlink1"/>
        </w:rPr>
        <w:t>sum</w:t>
      </w:r>
      <w:ins w:id="276" w:author="Dr. Amy R." w:date="2023-01-26T11:23:00Z">
        <w:r w:rsidR="00737B21" w:rsidRPr="005A10E8">
          <w:rPr>
            <w:rStyle w:val="Hyperlink1"/>
          </w:rPr>
          <w:t>marize</w:t>
        </w:r>
      </w:ins>
      <w:r w:rsidRPr="005A10E8">
        <w:rPr>
          <w:rStyle w:val="Hyperlink1"/>
        </w:rPr>
        <w:t xml:space="preserve">, </w:t>
      </w:r>
      <w:ins w:id="277" w:author="Dr. Amy R." w:date="2023-01-27T05:37:00Z">
        <w:r w:rsidR="001965BA" w:rsidRPr="005A10E8">
          <w:rPr>
            <w:rStyle w:val="Hyperlink1"/>
          </w:rPr>
          <w:t>in political contexts as well</w:t>
        </w:r>
        <w:r w:rsidR="001965BA">
          <w:rPr>
            <w:rStyle w:val="Hyperlink1"/>
          </w:rPr>
          <w:t>,</w:t>
        </w:r>
        <w:r w:rsidR="001965BA" w:rsidRPr="005A10E8">
          <w:rPr>
            <w:rStyle w:val="Hyperlink1"/>
          </w:rPr>
          <w:t xml:space="preserve"> </w:t>
        </w:r>
      </w:ins>
      <w:r w:rsidRPr="005A10E8">
        <w:rPr>
          <w:rStyle w:val="Hyperlink1"/>
        </w:rPr>
        <w:t xml:space="preserve">we expect </w:t>
      </w:r>
      <w:del w:id="278" w:author="Dr. Amy R." w:date="2023-01-27T05:36:00Z">
        <w:r w:rsidRPr="005A10E8" w:rsidDel="001965BA">
          <w:rPr>
            <w:rStyle w:val="Hyperlink1"/>
          </w:rPr>
          <w:delText xml:space="preserve">that </w:delText>
        </w:r>
      </w:del>
      <w:r w:rsidRPr="005A10E8">
        <w:rPr>
          <w:rStyle w:val="Hyperlink1"/>
        </w:rPr>
        <w:t xml:space="preserve">occupational looks as a status characteristic </w:t>
      </w:r>
      <w:ins w:id="279" w:author="Dr. Amy R." w:date="2023-01-27T05:36:00Z">
        <w:r w:rsidR="001965BA">
          <w:rPr>
            <w:rStyle w:val="Hyperlink1"/>
          </w:rPr>
          <w:t xml:space="preserve">to </w:t>
        </w:r>
      </w:ins>
      <w:r w:rsidRPr="005A10E8">
        <w:rPr>
          <w:rStyle w:val="Hyperlink1"/>
        </w:rPr>
        <w:t>interact with gender</w:t>
      </w:r>
      <w:del w:id="280" w:author="Dr. Amy R." w:date="2023-01-27T05:37:00Z">
        <w:r w:rsidRPr="005A10E8" w:rsidDel="001965BA">
          <w:rPr>
            <w:rStyle w:val="Hyperlink1"/>
          </w:rPr>
          <w:delText xml:space="preserve"> in political contexts as well</w:delText>
        </w:r>
      </w:del>
      <w:r w:rsidRPr="005A10E8">
        <w:rPr>
          <w:rStyle w:val="Hyperlink1"/>
        </w:rPr>
        <w:t>.</w:t>
      </w:r>
      <w:r w:rsidRPr="005A10E8">
        <w:rPr>
          <w:rStyle w:val="Hyperlink1"/>
        </w:rPr>
        <w:br/>
      </w:r>
      <w:r w:rsidRPr="005A10E8">
        <w:rPr>
          <w:rStyle w:val="Hyperlink1"/>
        </w:rPr>
        <w:br/>
      </w:r>
      <w:r w:rsidRPr="005A10E8">
        <w:rPr>
          <w:rStyle w:val="None"/>
          <w:color w:val="666666"/>
          <w:sz w:val="30"/>
          <w:szCs w:val="30"/>
          <w:u w:color="666666"/>
        </w:rPr>
        <w:t>Linking Physical Appearance and Voting: The Use of Heuristics in Elections</w:t>
      </w:r>
      <w:r w:rsidRPr="005A10E8">
        <w:rPr>
          <w:rStyle w:val="Hyperlink1"/>
        </w:rPr>
        <w:t xml:space="preserve"> </w:t>
      </w:r>
    </w:p>
    <w:p w14:paraId="0250E82B" w14:textId="6A9F4B48" w:rsidR="00C14C58" w:rsidRPr="005A10E8" w:rsidRDefault="00000000">
      <w:pPr>
        <w:pStyle w:val="Body"/>
        <w:spacing w:before="200" w:after="200"/>
        <w:jc w:val="both"/>
      </w:pPr>
      <w:r w:rsidRPr="005A10E8">
        <w:rPr>
          <w:rStyle w:val="Hyperlink1"/>
        </w:rPr>
        <w:t>The effect of physical appearance on voting has been extensively studied</w:t>
      </w:r>
      <w:del w:id="281" w:author="Dr. Amy R." w:date="2023-01-26T11:42:00Z">
        <w:r w:rsidRPr="005A10E8" w:rsidDel="00A654C5">
          <w:rPr>
            <w:rStyle w:val="Hyperlink1"/>
          </w:rPr>
          <w:delText>,</w:delText>
        </w:r>
      </w:del>
      <w:r w:rsidRPr="005A10E8">
        <w:rPr>
          <w:rStyle w:val="Hyperlink1"/>
        </w:rPr>
        <w:t xml:space="preserve"> but only in the context of the candidate</w:t>
      </w:r>
      <w:r w:rsidRPr="005A10E8">
        <w:rPr>
          <w:rStyle w:val="Hyperlink1"/>
          <w:rtl/>
        </w:rPr>
        <w:t>’</w:t>
      </w:r>
      <w:r w:rsidRPr="005A10E8">
        <w:rPr>
          <w:rStyle w:val="Hyperlink1"/>
        </w:rPr>
        <w:t xml:space="preserve">s attractiveness. As </w:t>
      </w:r>
      <w:r w:rsidRPr="005A10E8">
        <w:fldChar w:fldCharType="begin"/>
      </w:r>
      <w:r w:rsidRPr="005A10E8">
        <w:instrText>HYPERLINK "https://www.zotero.org/google-docs/?7vrxjA"</w:instrText>
      </w:r>
      <w:r w:rsidRPr="005A10E8">
        <w:fldChar w:fldCharType="separate"/>
      </w:r>
      <w:r w:rsidRPr="005A10E8">
        <w:rPr>
          <w:rStyle w:val="Hyperlink1"/>
        </w:rPr>
        <w:t>Schubert et al. (2011</w:t>
      </w:r>
      <w:del w:id="282" w:author="Dr. Amy R." w:date="2023-01-26T11:43:00Z">
        <w:r w:rsidRPr="005A10E8" w:rsidDel="00A654C5">
          <w:rPr>
            <w:rStyle w:val="Hyperlink1"/>
          </w:rPr>
          <w:delText>, p. 34</w:delText>
        </w:r>
      </w:del>
      <w:r w:rsidRPr="005A10E8">
        <w:rPr>
          <w:rStyle w:val="Hyperlink1"/>
        </w:rPr>
        <w:fldChar w:fldCharType="end"/>
      </w:r>
      <w:r w:rsidRPr="005A10E8">
        <w:rPr>
          <w:rStyle w:val="Hyperlink1"/>
        </w:rPr>
        <w:t xml:space="preserve">) put it, </w:t>
      </w:r>
      <w:r w:rsidRPr="005A10E8">
        <w:rPr>
          <w:rStyle w:val="Hyperlink1"/>
          <w:rtl/>
        </w:rPr>
        <w:t>“</w:t>
      </w:r>
      <w:r w:rsidRPr="005A10E8">
        <w:rPr>
          <w:rStyle w:val="Hyperlink1"/>
        </w:rPr>
        <w:t>[b]eing physically attractive matters for electoral success</w:t>
      </w:r>
      <w:del w:id="283" w:author="Dr. Amy R." w:date="2023-01-26T11:43:00Z">
        <w:r w:rsidRPr="005A10E8" w:rsidDel="00A654C5">
          <w:rPr>
            <w:rStyle w:val="Hyperlink1"/>
          </w:rPr>
          <w:delText>.</w:delText>
        </w:r>
      </w:del>
      <w:r w:rsidRPr="005A10E8">
        <w:rPr>
          <w:rStyle w:val="Hyperlink1"/>
        </w:rPr>
        <w:t>”</w:t>
      </w:r>
      <w:ins w:id="284" w:author="Dr. Amy R." w:date="2023-01-26T11:43:00Z">
        <w:r w:rsidR="00A654C5" w:rsidRPr="005A10E8">
          <w:rPr>
            <w:rStyle w:val="Hyperlink1"/>
          </w:rPr>
          <w:t xml:space="preserve"> (p. 34).</w:t>
        </w:r>
      </w:ins>
      <w:r w:rsidRPr="005A10E8">
        <w:rPr>
          <w:rStyle w:val="Hyperlink1"/>
        </w:rPr>
        <w:t xml:space="preserve"> </w:t>
      </w:r>
      <w:del w:id="285" w:author="Dr. Amy R." w:date="2023-01-26T11:44:00Z">
        <w:r w:rsidRPr="005A10E8" w:rsidDel="00A654C5">
          <w:rPr>
            <w:rStyle w:val="Hyperlink1"/>
          </w:rPr>
          <w:delText xml:space="preserve">This relationship has been established since </w:delText>
        </w:r>
      </w:del>
      <w:hyperlink r:id="rId34" w:history="1">
        <w:r w:rsidRPr="005A10E8">
          <w:rPr>
            <w:rStyle w:val="Hyperlink1"/>
          </w:rPr>
          <w:t>Dion et al. (1972)</w:t>
        </w:r>
      </w:hyperlink>
      <w:r w:rsidRPr="005A10E8">
        <w:rPr>
          <w:rStyle w:val="Hyperlink1"/>
        </w:rPr>
        <w:t xml:space="preserve"> coined the </w:t>
      </w:r>
      <w:commentRangeStart w:id="286"/>
      <w:r w:rsidRPr="005A10E8">
        <w:rPr>
          <w:rStyle w:val="None"/>
          <w:rPrChange w:id="287" w:author="Dr. Amy R." w:date="2023-01-26T11:44:00Z">
            <w:rPr>
              <w:rStyle w:val="None"/>
              <w:i/>
              <w:iCs/>
              <w:lang w:val="fr-FR"/>
            </w:rPr>
          </w:rPrChange>
        </w:rPr>
        <w:t>axiom</w:t>
      </w:r>
      <w:commentRangeEnd w:id="286"/>
      <w:r w:rsidR="00155213" w:rsidRPr="005A10E8">
        <w:rPr>
          <w:rStyle w:val="CommentReference"/>
          <w:rFonts w:ascii="Times New Roman" w:hAnsi="Times New Roman" w:cs="Times New Roman"/>
          <w:color w:val="auto"/>
          <w14:textOutline w14:w="0" w14:cap="rnd" w14:cmpd="sng" w14:algn="ctr">
            <w14:noFill/>
            <w14:prstDash w14:val="solid"/>
            <w14:bevel/>
          </w14:textOutline>
        </w:rPr>
        <w:commentReference w:id="286"/>
      </w:r>
      <w:r w:rsidRPr="005A10E8">
        <w:rPr>
          <w:rStyle w:val="Hyperlink1"/>
        </w:rPr>
        <w:t xml:space="preserve"> </w:t>
      </w:r>
      <w:del w:id="288" w:author="Dr. Amy R." w:date="2023-01-26T11:44:00Z">
        <w:r w:rsidRPr="005A10E8" w:rsidDel="00A654C5">
          <w:rPr>
            <w:rStyle w:val="Hyperlink1"/>
          </w:rPr>
          <w:delText xml:space="preserve">of </w:delText>
        </w:r>
      </w:del>
      <w:r w:rsidRPr="005A10E8">
        <w:rPr>
          <w:rStyle w:val="Hyperlink1"/>
          <w:rtl/>
        </w:rPr>
        <w:t>“</w:t>
      </w:r>
      <w:r w:rsidRPr="005A10E8">
        <w:rPr>
          <w:rStyle w:val="Hyperlink1"/>
        </w:rPr>
        <w:t>beautiful is good</w:t>
      </w:r>
      <w:del w:id="289" w:author="Dr. Amy R." w:date="2023-01-26T11:43:00Z">
        <w:r w:rsidRPr="005A10E8" w:rsidDel="00A654C5">
          <w:rPr>
            <w:rStyle w:val="Hyperlink1"/>
          </w:rPr>
          <w:delText>.</w:delText>
        </w:r>
      </w:del>
      <w:r w:rsidRPr="005A10E8">
        <w:rPr>
          <w:rStyle w:val="Hyperlink1"/>
        </w:rPr>
        <w:t>”</w:t>
      </w:r>
      <w:ins w:id="290" w:author="Dr. Amy R." w:date="2023-01-26T11:43:00Z">
        <w:r w:rsidR="00A654C5" w:rsidRPr="005A10E8">
          <w:rPr>
            <w:rStyle w:val="Hyperlink1"/>
          </w:rPr>
          <w:t xml:space="preserve"> and established</w:t>
        </w:r>
      </w:ins>
      <w:ins w:id="291" w:author="Dr. Amy R." w:date="2023-01-26T11:44:00Z">
        <w:r w:rsidR="00A654C5" w:rsidRPr="005A10E8">
          <w:rPr>
            <w:rStyle w:val="Hyperlink1"/>
          </w:rPr>
          <w:t xml:space="preserve"> the relationship</w:t>
        </w:r>
        <w:r w:rsidR="00155213" w:rsidRPr="005A10E8">
          <w:rPr>
            <w:rStyle w:val="Hyperlink1"/>
          </w:rPr>
          <w:t>.</w:t>
        </w:r>
      </w:ins>
      <w:r w:rsidRPr="005A10E8">
        <w:rPr>
          <w:rStyle w:val="Hyperlink1"/>
        </w:rPr>
        <w:t xml:space="preserve"> Later extensions introduced the so-called </w:t>
      </w:r>
      <w:r w:rsidRPr="005A10E8">
        <w:rPr>
          <w:rStyle w:val="Hyperlink1"/>
          <w:rtl/>
        </w:rPr>
        <w:t>“</w:t>
      </w:r>
      <w:r w:rsidRPr="005A10E8">
        <w:rPr>
          <w:rStyle w:val="Hyperlink1"/>
        </w:rPr>
        <w:t xml:space="preserve">frog pond effect”: </w:t>
      </w:r>
      <w:r w:rsidRPr="005A10E8">
        <w:rPr>
          <w:rStyle w:val="Hyperlink1"/>
          <w:rtl/>
        </w:rPr>
        <w:t>“</w:t>
      </w:r>
      <w:r w:rsidRPr="005A10E8">
        <w:rPr>
          <w:rStyle w:val="Hyperlink1"/>
        </w:rPr>
        <w:t xml:space="preserve">if an attractive candidate competes with some ugly rivals he or she will receive a higher poll” </w:t>
      </w:r>
      <w:hyperlink r:id="rId35" w:history="1">
        <w:r w:rsidRPr="005A10E8">
          <w:rPr>
            <w:rStyle w:val="Hyperlink1"/>
          </w:rPr>
          <w:t>(Rosar et al., 2008, p. 73)</w:t>
        </w:r>
      </w:hyperlink>
      <w:r w:rsidRPr="005A10E8">
        <w:rPr>
          <w:rStyle w:val="Hyperlink1"/>
        </w:rPr>
        <w:t xml:space="preserve">. Therefore, the relationship between looks and electoral success is not only old </w:t>
      </w:r>
      <w:hyperlink r:id="rId36" w:history="1">
        <w:r w:rsidRPr="005A10E8">
          <w:rPr>
            <w:rStyle w:val="Hyperlink1"/>
          </w:rPr>
          <w:t>(</w:t>
        </w:r>
        <w:proofErr w:type="spellStart"/>
        <w:r w:rsidRPr="005A10E8">
          <w:rPr>
            <w:rStyle w:val="Hyperlink1"/>
          </w:rPr>
          <w:t>Ditonto</w:t>
        </w:r>
        <w:proofErr w:type="spellEnd"/>
        <w:r w:rsidRPr="005A10E8">
          <w:rPr>
            <w:rStyle w:val="Hyperlink1"/>
          </w:rPr>
          <w:t xml:space="preserve"> &amp; Mattes, 2018, p. 430)</w:t>
        </w:r>
      </w:hyperlink>
      <w:r w:rsidRPr="005A10E8">
        <w:rPr>
          <w:rStyle w:val="Hyperlink1"/>
        </w:rPr>
        <w:t xml:space="preserve"> but also strong. For instance, </w:t>
      </w:r>
      <w:hyperlink r:id="rId37" w:history="1">
        <w:r w:rsidRPr="005A10E8">
          <w:rPr>
            <w:rStyle w:val="Hyperlink1"/>
          </w:rPr>
          <w:t>Berggren et al. (2017, p. 79</w:t>
        </w:r>
      </w:hyperlink>
      <w:r w:rsidRPr="005A10E8">
        <w:rPr>
          <w:rStyle w:val="Hyperlink1"/>
        </w:rPr>
        <w:t xml:space="preserve">) note that it is </w:t>
      </w:r>
      <w:r w:rsidRPr="005A10E8">
        <w:rPr>
          <w:rStyle w:val="Hyperlink1"/>
          <w:rtl/>
        </w:rPr>
        <w:t>“</w:t>
      </w:r>
      <w:r w:rsidRPr="005A10E8">
        <w:rPr>
          <w:rStyle w:val="None"/>
          <w:i/>
          <w:iCs/>
        </w:rPr>
        <w:t>well established</w:t>
      </w:r>
      <w:r w:rsidRPr="005A10E8">
        <w:rPr>
          <w:rStyle w:val="Hyperlink1"/>
        </w:rPr>
        <w:t xml:space="preserve"> that politicians with an appealing appearance win more votes in elections,”</w:t>
      </w:r>
      <w:r w:rsidRPr="005A10E8">
        <w:rPr>
          <w:rStyle w:val="None"/>
          <w:vertAlign w:val="superscript"/>
        </w:rPr>
        <w:footnoteReference w:id="4"/>
      </w:r>
      <w:r w:rsidRPr="005A10E8">
        <w:rPr>
          <w:rStyle w:val="Hyperlink1"/>
        </w:rPr>
        <w:t xml:space="preserve"> while others argue that </w:t>
      </w:r>
      <w:r w:rsidRPr="005A10E8">
        <w:rPr>
          <w:rStyle w:val="Hyperlink1"/>
          <w:rtl/>
        </w:rPr>
        <w:t>“</w:t>
      </w:r>
      <w:r w:rsidRPr="005A10E8">
        <w:rPr>
          <w:rStyle w:val="None"/>
          <w:i/>
          <w:iCs/>
        </w:rPr>
        <w:t xml:space="preserve">dozens </w:t>
      </w:r>
      <w:r w:rsidRPr="005A10E8">
        <w:rPr>
          <w:rStyle w:val="Hyperlink1"/>
        </w:rPr>
        <w:t xml:space="preserve">of studies have confirmed that the more attractive a candidate is, the more votes he or she tends to receive” </w:t>
      </w:r>
      <w:hyperlink r:id="rId38" w:history="1">
        <w:r w:rsidRPr="005A10E8">
          <w:rPr>
            <w:rStyle w:val="Hyperlink1"/>
          </w:rPr>
          <w:t>(Praino &amp; Stockemer, 2019, p. 531)</w:t>
        </w:r>
      </w:hyperlink>
      <w:r w:rsidRPr="005A10E8">
        <w:rPr>
          <w:rStyle w:val="Hyperlink1"/>
        </w:rPr>
        <w:t>.</w:t>
      </w:r>
      <w:r w:rsidRPr="005A10E8">
        <w:rPr>
          <w:rStyle w:val="None"/>
          <w:vertAlign w:val="superscript"/>
        </w:rPr>
        <w:footnoteReference w:id="5"/>
      </w:r>
      <w:r w:rsidRPr="005A10E8">
        <w:rPr>
          <w:rStyle w:val="Hyperlink1"/>
        </w:rPr>
        <w:t xml:space="preserve"> In sum, </w:t>
      </w:r>
      <w:r w:rsidRPr="005A10E8">
        <w:rPr>
          <w:rStyle w:val="Hyperlink1"/>
          <w:rtl/>
        </w:rPr>
        <w:t>“</w:t>
      </w:r>
      <w:r w:rsidRPr="005A10E8">
        <w:rPr>
          <w:rStyle w:val="Hyperlink1"/>
        </w:rPr>
        <w:t>it is</w:t>
      </w:r>
      <w:r w:rsidRPr="005A10E8">
        <w:rPr>
          <w:rStyle w:val="None"/>
          <w:i/>
          <w:iCs/>
        </w:rPr>
        <w:t xml:space="preserve"> widely </w:t>
      </w:r>
      <w:r w:rsidRPr="005A10E8">
        <w:rPr>
          <w:rStyle w:val="Hyperlink1"/>
        </w:rPr>
        <w:t>believed that a candidate</w:t>
      </w:r>
      <w:r w:rsidRPr="005A10E8">
        <w:rPr>
          <w:rStyle w:val="Hyperlink1"/>
          <w:rtl/>
        </w:rPr>
        <w:t>’</w:t>
      </w:r>
      <w:r w:rsidRPr="005A10E8">
        <w:rPr>
          <w:rStyle w:val="Hyperlink1"/>
        </w:rPr>
        <w:t xml:space="preserve">s personal image affects his or her chances of being elected” </w:t>
      </w:r>
      <w:hyperlink r:id="rId39" w:history="1">
        <w:r w:rsidRPr="005A10E8">
          <w:rPr>
            <w:rStyle w:val="Hyperlink1"/>
          </w:rPr>
          <w:t>(Sigelman et al., 1987, p. 32)</w:t>
        </w:r>
      </w:hyperlink>
      <w:r w:rsidRPr="005A10E8">
        <w:rPr>
          <w:rStyle w:val="Hyperlink1"/>
        </w:rPr>
        <w:t>.</w:t>
      </w:r>
      <w:r w:rsidRPr="005A10E8">
        <w:rPr>
          <w:rStyle w:val="None"/>
          <w:vertAlign w:val="superscript"/>
        </w:rPr>
        <w:footnoteReference w:id="6"/>
      </w:r>
    </w:p>
    <w:p w14:paraId="74E76779" w14:textId="0DFEB090" w:rsidR="00C14C58" w:rsidRPr="005A10E8" w:rsidRDefault="00155213">
      <w:pPr>
        <w:pStyle w:val="Body"/>
        <w:spacing w:before="200" w:after="200"/>
        <w:jc w:val="both"/>
      </w:pPr>
      <w:ins w:id="292" w:author="Dr. Amy R." w:date="2023-01-26T11:49:00Z">
        <w:r w:rsidRPr="005A10E8">
          <w:rPr>
            <w:rStyle w:val="Hyperlink1"/>
          </w:rPr>
          <w:t>Voters use p</w:t>
        </w:r>
      </w:ins>
      <w:del w:id="293" w:author="Dr. Amy R." w:date="2023-01-26T11:49:00Z">
        <w:r w:rsidRPr="005A10E8" w:rsidDel="00155213">
          <w:rPr>
            <w:rStyle w:val="Hyperlink1"/>
          </w:rPr>
          <w:delText>P</w:delText>
        </w:r>
      </w:del>
      <w:r w:rsidRPr="005A10E8">
        <w:rPr>
          <w:rStyle w:val="Hyperlink1"/>
        </w:rPr>
        <w:t>hysical appearance</w:t>
      </w:r>
      <w:ins w:id="294" w:author="Dr. Amy R." w:date="2023-01-27T05:37:00Z">
        <w:r w:rsidR="001965BA">
          <w:rPr>
            <w:rStyle w:val="Hyperlink1"/>
          </w:rPr>
          <w:t xml:space="preserve"> as</w:t>
        </w:r>
      </w:ins>
      <w:r w:rsidRPr="005A10E8">
        <w:rPr>
          <w:rStyle w:val="Hyperlink1"/>
        </w:rPr>
        <w:t xml:space="preserve"> </w:t>
      </w:r>
      <w:del w:id="295" w:author="Dr. Amy R." w:date="2023-01-26T11:49:00Z">
        <w:r w:rsidRPr="005A10E8" w:rsidDel="00155213">
          <w:rPr>
            <w:rStyle w:val="Hyperlink1"/>
          </w:rPr>
          <w:delText xml:space="preserve">is used as </w:delText>
        </w:r>
      </w:del>
      <w:r w:rsidRPr="005A10E8">
        <w:rPr>
          <w:rStyle w:val="Hyperlink1"/>
        </w:rPr>
        <w:t xml:space="preserve">a </w:t>
      </w:r>
      <w:r w:rsidRPr="005A10E8">
        <w:rPr>
          <w:rStyle w:val="Hyperlink1"/>
          <w:rtl/>
        </w:rPr>
        <w:t>“</w:t>
      </w:r>
      <w:r w:rsidRPr="005A10E8">
        <w:rPr>
          <w:rStyle w:val="Hyperlink1"/>
        </w:rPr>
        <w:t xml:space="preserve">heuristic” </w:t>
      </w:r>
      <w:del w:id="296" w:author="Dr. Amy R." w:date="2023-01-26T11:50:00Z">
        <w:r w:rsidRPr="005A10E8" w:rsidDel="00155213">
          <w:rPr>
            <w:rStyle w:val="Hyperlink1"/>
          </w:rPr>
          <w:delText xml:space="preserve">by voters </w:delText>
        </w:r>
      </w:del>
      <w:r w:rsidRPr="005A10E8">
        <w:rPr>
          <w:rStyle w:val="Hyperlink1"/>
        </w:rPr>
        <w:t xml:space="preserve">to make inferences about political candidates. </w:t>
      </w:r>
      <w:ins w:id="297" w:author="Dr. Amy R." w:date="2023-01-26T11:50:00Z">
        <w:r w:rsidRPr="005A10E8">
          <w:rPr>
            <w:rStyle w:val="Hyperlink1"/>
          </w:rPr>
          <w:t>Such usage makes h</w:t>
        </w:r>
      </w:ins>
      <w:del w:id="298" w:author="Dr. Amy R." w:date="2023-01-26T11:50:00Z">
        <w:r w:rsidRPr="005A10E8" w:rsidDel="00155213">
          <w:rPr>
            <w:rStyle w:val="Hyperlink1"/>
          </w:rPr>
          <w:delText>H</w:delText>
        </w:r>
      </w:del>
      <w:r w:rsidRPr="005A10E8">
        <w:rPr>
          <w:rStyle w:val="Hyperlink1"/>
        </w:rPr>
        <w:t xml:space="preserve">euristics </w:t>
      </w:r>
      <w:del w:id="299" w:author="Dr. Amy R." w:date="2023-01-26T11:50:00Z">
        <w:r w:rsidRPr="005A10E8" w:rsidDel="00155213">
          <w:rPr>
            <w:rStyle w:val="Hyperlink1"/>
          </w:rPr>
          <w:delText xml:space="preserve">are </w:delText>
        </w:r>
      </w:del>
      <w:r w:rsidRPr="005A10E8">
        <w:rPr>
          <w:rStyle w:val="Hyperlink1"/>
          <w:rtl/>
        </w:rPr>
        <w:t>“</w:t>
      </w:r>
      <w:r w:rsidRPr="005A10E8">
        <w:rPr>
          <w:rStyle w:val="Hyperlink1"/>
        </w:rPr>
        <w:t xml:space="preserve">problem-solving strategies'' </w:t>
      </w:r>
      <w:del w:id="300" w:author="Dr. Amy R." w:date="2023-01-26T11:50:00Z">
        <w:r w:rsidRPr="005A10E8" w:rsidDel="00155213">
          <w:rPr>
            <w:rStyle w:val="Hyperlink1"/>
          </w:rPr>
          <w:delText xml:space="preserve">used by voters </w:delText>
        </w:r>
      </w:del>
      <w:hyperlink r:id="rId40" w:history="1">
        <w:r w:rsidRPr="005A10E8">
          <w:rPr>
            <w:rStyle w:val="Hyperlink1"/>
          </w:rPr>
          <w:t>(Lau &amp; Redlawsk, 2001, p. 952)</w:t>
        </w:r>
      </w:hyperlink>
      <w:r w:rsidRPr="005A10E8">
        <w:rPr>
          <w:rStyle w:val="Hyperlink1"/>
        </w:rPr>
        <w:t xml:space="preserve"> </w:t>
      </w:r>
      <w:del w:id="301" w:author="Dr. Amy R." w:date="2023-01-26T11:50:00Z">
        <w:r w:rsidRPr="005A10E8" w:rsidDel="00155213">
          <w:rPr>
            <w:rStyle w:val="Hyperlink1"/>
          </w:rPr>
          <w:delText xml:space="preserve">to </w:delText>
        </w:r>
      </w:del>
      <w:ins w:id="302" w:author="Dr. Amy R." w:date="2023-01-26T11:50:00Z">
        <w:r w:rsidRPr="005A10E8">
          <w:rPr>
            <w:rStyle w:val="Hyperlink1"/>
          </w:rPr>
          <w:t xml:space="preserve">for </w:t>
        </w:r>
      </w:ins>
      <w:r w:rsidRPr="005A10E8">
        <w:rPr>
          <w:rStyle w:val="Hyperlink1"/>
        </w:rPr>
        <w:t>reduc</w:t>
      </w:r>
      <w:ins w:id="303" w:author="Dr. Amy R." w:date="2023-01-26T11:50:00Z">
        <w:r w:rsidRPr="005A10E8">
          <w:rPr>
            <w:rStyle w:val="Hyperlink1"/>
          </w:rPr>
          <w:t>ing</w:t>
        </w:r>
      </w:ins>
      <w:del w:id="304" w:author="Dr. Amy R." w:date="2023-01-26T11:50:00Z">
        <w:r w:rsidRPr="005A10E8" w:rsidDel="00155213">
          <w:rPr>
            <w:rStyle w:val="Hyperlink1"/>
          </w:rPr>
          <w:delText>e</w:delText>
        </w:r>
      </w:del>
      <w:r w:rsidRPr="005A10E8">
        <w:rPr>
          <w:rStyle w:val="Hyperlink1"/>
        </w:rPr>
        <w:t xml:space="preserve"> the complex tasks of assessing political information, mainly due to the limits of </w:t>
      </w:r>
      <w:del w:id="305" w:author="Dr. Amy R." w:date="2023-01-26T11:51:00Z">
        <w:r w:rsidRPr="005A10E8" w:rsidDel="00155213">
          <w:rPr>
            <w:rStyle w:val="Hyperlink1"/>
          </w:rPr>
          <w:delText xml:space="preserve">the </w:delText>
        </w:r>
      </w:del>
      <w:r w:rsidRPr="005A10E8">
        <w:rPr>
          <w:rStyle w:val="Hyperlink1"/>
        </w:rPr>
        <w:t xml:space="preserve">human cognitive capacity </w:t>
      </w:r>
      <w:hyperlink r:id="rId41" w:history="1">
        <w:r w:rsidRPr="005A10E8">
          <w:rPr>
            <w:rStyle w:val="Hyperlink1"/>
          </w:rPr>
          <w:t>(Tversky &amp; Kahneman, 1974, p. 3; Miller et al., 1986, p. 523)</w:t>
        </w:r>
      </w:hyperlink>
      <w:r w:rsidRPr="005A10E8">
        <w:rPr>
          <w:rStyle w:val="Hyperlink1"/>
        </w:rPr>
        <w:t>. In fact, a candidate</w:t>
      </w:r>
      <w:r w:rsidRPr="005A10E8">
        <w:rPr>
          <w:rStyle w:val="Hyperlink1"/>
          <w:rtl/>
        </w:rPr>
        <w:t>’</w:t>
      </w:r>
      <w:r w:rsidRPr="005A10E8">
        <w:rPr>
          <w:rStyle w:val="Hyperlink1"/>
        </w:rPr>
        <w:t xml:space="preserve">s physical appearance is </w:t>
      </w:r>
      <w:r w:rsidRPr="005A10E8">
        <w:rPr>
          <w:rStyle w:val="Hyperlink1"/>
          <w:rtl/>
        </w:rPr>
        <w:t>“</w:t>
      </w:r>
      <w:r w:rsidRPr="005A10E8">
        <w:rPr>
          <w:rStyle w:val="Hyperlink1"/>
        </w:rPr>
        <w:t xml:space="preserve">the most important” </w:t>
      </w:r>
      <w:hyperlink r:id="rId42" w:history="1">
        <w:r w:rsidRPr="005A10E8">
          <w:rPr>
            <w:rStyle w:val="Hyperlink1"/>
          </w:rPr>
          <w:t>(Lau &amp; Redlawsk, 2001, p. 954)</w:t>
        </w:r>
      </w:hyperlink>
      <w:r w:rsidRPr="005A10E8">
        <w:rPr>
          <w:rStyle w:val="Hyperlink1"/>
        </w:rPr>
        <w:t xml:space="preserve"> and the </w:t>
      </w:r>
      <w:r w:rsidRPr="005A10E8">
        <w:rPr>
          <w:rStyle w:val="Hyperlink1"/>
          <w:rtl/>
        </w:rPr>
        <w:t>“</w:t>
      </w:r>
      <w:r w:rsidRPr="005A10E8">
        <w:rPr>
          <w:rStyle w:val="Hyperlink1"/>
        </w:rPr>
        <w:t xml:space="preserve">most obvious and accessible” </w:t>
      </w:r>
      <w:hyperlink r:id="rId43" w:history="1">
        <w:r w:rsidRPr="005A10E8">
          <w:rPr>
            <w:rStyle w:val="Hyperlink1"/>
          </w:rPr>
          <w:t>(Dion et al., 1972, p. 285)</w:t>
        </w:r>
      </w:hyperlink>
      <w:r w:rsidRPr="005A10E8">
        <w:rPr>
          <w:rStyle w:val="Hyperlink1"/>
        </w:rPr>
        <w:t xml:space="preserve"> heuristic available to voters and, overall, the</w:t>
      </w:r>
      <w:ins w:id="306" w:author="Dr. Amy R." w:date="2023-01-26T11:51:00Z">
        <w:r w:rsidRPr="005A10E8">
          <w:rPr>
            <w:rStyle w:val="Hyperlink1"/>
          </w:rPr>
          <w:t>ir</w:t>
        </w:r>
      </w:ins>
      <w:r w:rsidRPr="005A10E8">
        <w:rPr>
          <w:rStyle w:val="Hyperlink1"/>
        </w:rPr>
        <w:t xml:space="preserve"> </w:t>
      </w:r>
      <w:r w:rsidRPr="005A10E8">
        <w:rPr>
          <w:rStyle w:val="Hyperlink1"/>
          <w:rtl/>
        </w:rPr>
        <w:t>“</w:t>
      </w:r>
      <w:r w:rsidRPr="005A10E8">
        <w:rPr>
          <w:rStyle w:val="Hyperlink1"/>
        </w:rPr>
        <w:t xml:space="preserve">major source of information” </w:t>
      </w:r>
      <w:hyperlink r:id="rId44" w:history="1">
        <w:r w:rsidRPr="005A10E8">
          <w:rPr>
            <w:rStyle w:val="Hyperlink1"/>
          </w:rPr>
          <w:t>(Todorov et al., 2005, p. 1623)</w:t>
        </w:r>
      </w:hyperlink>
      <w:r w:rsidRPr="005A10E8">
        <w:rPr>
          <w:rStyle w:val="Hyperlink1"/>
        </w:rPr>
        <w:t xml:space="preserve"> when evaluating candidates </w:t>
      </w:r>
      <w:hyperlink r:id="rId45" w:history="1">
        <w:r w:rsidRPr="005A10E8">
          <w:rPr>
            <w:rStyle w:val="Hyperlink1"/>
          </w:rPr>
          <w:t>(Lawson et al., 2010, p. 563)</w:t>
        </w:r>
      </w:hyperlink>
      <w:r w:rsidRPr="005A10E8">
        <w:rPr>
          <w:rStyle w:val="Hyperlink1"/>
        </w:rPr>
        <w:t xml:space="preserve">. Thus, voters use this heuristic as a cognitive shortcut to compensate for a lack of information </w:t>
      </w:r>
      <w:hyperlink r:id="rId46" w:history="1">
        <w:r w:rsidRPr="005A10E8">
          <w:rPr>
            <w:rStyle w:val="Hyperlink1"/>
          </w:rPr>
          <w:t>(Rosar et al., 2008, p. 64</w:t>
        </w:r>
      </w:hyperlink>
      <w:r w:rsidRPr="005A10E8">
        <w:rPr>
          <w:rStyle w:val="Hyperlink1"/>
        </w:rPr>
        <w:t xml:space="preserve">; importantly, see </w:t>
      </w:r>
      <w:hyperlink r:id="rId47" w:history="1">
        <w:r w:rsidRPr="005A10E8">
          <w:rPr>
            <w:rStyle w:val="Hyperlink1"/>
          </w:rPr>
          <w:t>Hart et al., 2011)</w:t>
        </w:r>
      </w:hyperlink>
      <w:r w:rsidRPr="005A10E8">
        <w:rPr>
          <w:rStyle w:val="Hyperlink1"/>
        </w:rPr>
        <w:t xml:space="preserve">. For example, voters look at photographs of the candidates </w:t>
      </w:r>
      <w:hyperlink r:id="rId48" w:history="1">
        <w:r w:rsidRPr="005A10E8">
          <w:rPr>
            <w:rStyle w:val="Hyperlink1"/>
          </w:rPr>
          <w:t>(Banducci et al., 2008, p. 903)</w:t>
        </w:r>
      </w:hyperlink>
      <w:r w:rsidRPr="005A10E8">
        <w:rPr>
          <w:rStyle w:val="Hyperlink1"/>
        </w:rPr>
        <w:t xml:space="preserve"> or </w:t>
      </w:r>
      <w:r w:rsidRPr="005A10E8">
        <w:rPr>
          <w:rStyle w:val="Hyperlink1"/>
          <w:rtl/>
        </w:rPr>
        <w:t>“</w:t>
      </w:r>
      <w:r w:rsidRPr="005A10E8">
        <w:rPr>
          <w:rStyle w:val="Hyperlink1"/>
        </w:rPr>
        <w:t xml:space="preserve">watch a good deal of TV” </w:t>
      </w:r>
      <w:hyperlink r:id="rId49" w:history="1">
        <w:r w:rsidRPr="005A10E8">
          <w:rPr>
            <w:rStyle w:val="Hyperlink1"/>
          </w:rPr>
          <w:t>(Lenz &amp; Lawson, 2011, p. 575)</w:t>
        </w:r>
      </w:hyperlink>
      <w:r w:rsidRPr="005A10E8">
        <w:rPr>
          <w:rStyle w:val="Hyperlink1"/>
        </w:rPr>
        <w:t xml:space="preserve"> because the way </w:t>
      </w:r>
      <w:del w:id="307" w:author="Dr. Amy R." w:date="2023-01-26T11:52:00Z">
        <w:r w:rsidRPr="005A10E8" w:rsidDel="00155213">
          <w:rPr>
            <w:rStyle w:val="Hyperlink1"/>
          </w:rPr>
          <w:delText xml:space="preserve">that </w:delText>
        </w:r>
      </w:del>
      <w:r w:rsidRPr="005A10E8">
        <w:rPr>
          <w:rStyle w:val="Hyperlink1"/>
        </w:rPr>
        <w:t xml:space="preserve">candidates look provides cues in low-information elections. In sum, and as </w:t>
      </w:r>
      <w:r w:rsidRPr="005A10E8">
        <w:fldChar w:fldCharType="begin"/>
      </w:r>
      <w:r w:rsidRPr="005A10E8">
        <w:instrText>HYPERLINK "https://www.zotero.org/google-docs/?5aVKU8"</w:instrText>
      </w:r>
      <w:r w:rsidRPr="005A10E8">
        <w:fldChar w:fldCharType="separate"/>
      </w:r>
      <w:proofErr w:type="spellStart"/>
      <w:r w:rsidRPr="005A10E8">
        <w:rPr>
          <w:rStyle w:val="Hyperlink1"/>
        </w:rPr>
        <w:t>Riggle</w:t>
      </w:r>
      <w:proofErr w:type="spellEnd"/>
      <w:r w:rsidRPr="005A10E8">
        <w:rPr>
          <w:rStyle w:val="Hyperlink1"/>
        </w:rPr>
        <w:t xml:space="preserve"> et al. (1992</w:t>
      </w:r>
      <w:del w:id="308" w:author="Dr. Amy R." w:date="2023-01-26T11:56:00Z">
        <w:r w:rsidRPr="005A10E8" w:rsidDel="005C13DE">
          <w:rPr>
            <w:rStyle w:val="Hyperlink1"/>
          </w:rPr>
          <w:delText>, p. 67</w:delText>
        </w:r>
      </w:del>
      <w:r w:rsidRPr="005A10E8">
        <w:rPr>
          <w:rStyle w:val="Hyperlink1"/>
        </w:rPr>
        <w:t>)</w:t>
      </w:r>
      <w:r w:rsidRPr="005A10E8">
        <w:rPr>
          <w:rStyle w:val="Hyperlink1"/>
        </w:rPr>
        <w:fldChar w:fldCharType="end"/>
      </w:r>
      <w:r w:rsidRPr="005A10E8">
        <w:rPr>
          <w:rStyle w:val="Hyperlink1"/>
        </w:rPr>
        <w:t xml:space="preserve"> put it, </w:t>
      </w:r>
      <w:r w:rsidRPr="005A10E8">
        <w:rPr>
          <w:rStyle w:val="Hyperlink1"/>
          <w:rtl/>
        </w:rPr>
        <w:t>“</w:t>
      </w:r>
      <w:r w:rsidRPr="005A10E8">
        <w:rPr>
          <w:rStyle w:val="Hyperlink1"/>
        </w:rPr>
        <w:t xml:space="preserve">[i]n </w:t>
      </w:r>
      <w:r w:rsidRPr="005A10E8">
        <w:rPr>
          <w:rStyle w:val="Hyperlink1"/>
        </w:rPr>
        <w:lastRenderedPageBreak/>
        <w:t>the absence of other information, candidate</w:t>
      </w:r>
      <w:del w:id="309" w:author="Dr. Amy R." w:date="2023-01-26T11:54:00Z">
        <w:r w:rsidRPr="005A10E8" w:rsidDel="00155213">
          <w:rPr>
            <w:rStyle w:val="Hyperlink1"/>
          </w:rPr>
          <w:delText>s</w:delText>
        </w:r>
        <w:r w:rsidRPr="005A10E8" w:rsidDel="005C13DE">
          <w:rPr>
            <w:rStyle w:val="Hyperlink1"/>
            <w:rtl/>
          </w:rPr>
          <w:delText xml:space="preserve">’ </w:delText>
        </w:r>
      </w:del>
      <w:ins w:id="310" w:author="Dr. Amy R." w:date="2023-01-26T11:54:00Z">
        <w:r w:rsidR="005C13DE" w:rsidRPr="005A10E8">
          <w:rPr>
            <w:rStyle w:val="Hyperlink1"/>
          </w:rPr>
          <w:t xml:space="preserve">s’ </w:t>
        </w:r>
      </w:ins>
      <w:r w:rsidRPr="005A10E8">
        <w:rPr>
          <w:rStyle w:val="Hyperlink1"/>
        </w:rPr>
        <w:t xml:space="preserve">physical attractiveness [has] a substantial influence on </w:t>
      </w:r>
      <w:r w:rsidRPr="005A10E8">
        <w:rPr>
          <w:rStyle w:val="Hyperlink1"/>
          <w:rFonts w:cs="Arial"/>
        </w:rPr>
        <w:t>subject</w:t>
      </w:r>
      <w:del w:id="311" w:author="Dr. Amy R." w:date="2023-01-26T11:55:00Z">
        <w:r w:rsidRPr="005A10E8" w:rsidDel="005C13DE">
          <w:rPr>
            <w:rStyle w:val="Hyperlink1"/>
            <w:rFonts w:cs="Arial"/>
          </w:rPr>
          <w:delText>s</w:delText>
        </w:r>
        <w:r w:rsidRPr="005A10E8" w:rsidDel="005C13DE">
          <w:rPr>
            <w:rStyle w:val="Hyperlink1"/>
            <w:rFonts w:cs="Arial"/>
            <w:rtl/>
          </w:rPr>
          <w:delText>’</w:delText>
        </w:r>
      </w:del>
      <w:del w:id="312" w:author="Dr. Amy R." w:date="2023-01-26T11:53:00Z">
        <w:r w:rsidRPr="005A10E8" w:rsidDel="00155213">
          <w:rPr>
            <w:rStyle w:val="Hyperlink1"/>
            <w:rFonts w:cs="Arial"/>
            <w:rtl/>
          </w:rPr>
          <w:delText xml:space="preserve"> </w:delText>
        </w:r>
      </w:del>
      <w:del w:id="313" w:author="Dr. Amy R." w:date="2023-01-26T11:55:00Z">
        <w:r w:rsidRPr="005A10E8" w:rsidDel="005C13DE">
          <w:rPr>
            <w:rStyle w:val="Hyperlink1"/>
            <w:rFonts w:cs="Arial"/>
          </w:rPr>
          <w:delText xml:space="preserve">[...] </w:delText>
        </w:r>
      </w:del>
      <w:ins w:id="314" w:author="Dr. Amy R." w:date="2023-01-26T11:55:00Z">
        <w:r w:rsidR="005C13DE" w:rsidRPr="005A10E8">
          <w:rPr>
            <w:rStyle w:val="Hyperlink1"/>
            <w:rFonts w:cs="Arial"/>
          </w:rPr>
          <w:t xml:space="preserve">s’ </w:t>
        </w:r>
        <w:r w:rsidR="005C13DE" w:rsidRPr="00827347">
          <w:rPr>
            <w:rStyle w:val="Hyperlink1"/>
            <w:rFonts w:cs="Arial"/>
            <w:rtl/>
          </w:rPr>
          <w:t>]</w:t>
        </w:r>
        <w:r w:rsidR="005C13DE" w:rsidRPr="005A10E8">
          <w:rPr>
            <w:rStyle w:val="Hyperlink1"/>
            <w:rFonts w:cs="Arial"/>
          </w:rPr>
          <w:t>...]</w:t>
        </w:r>
        <w:r w:rsidR="005C13DE" w:rsidRPr="005A10E8">
          <w:rPr>
            <w:rStyle w:val="Hyperlink1"/>
          </w:rPr>
          <w:t xml:space="preserve"> </w:t>
        </w:r>
      </w:ins>
      <w:r w:rsidRPr="005A10E8">
        <w:rPr>
          <w:rStyle w:val="Hyperlink1"/>
        </w:rPr>
        <w:t>evaluations of them [as they make] inferences of both their personal qualities and their political ideology</w:t>
      </w:r>
      <w:del w:id="315" w:author="Dr. Amy R." w:date="2023-01-26T11:56:00Z">
        <w:r w:rsidRPr="005A10E8" w:rsidDel="005C13DE">
          <w:rPr>
            <w:rStyle w:val="Hyperlink1"/>
          </w:rPr>
          <w:delText>.</w:delText>
        </w:r>
      </w:del>
      <w:r w:rsidRPr="005A10E8">
        <w:rPr>
          <w:rStyle w:val="Hyperlink1"/>
        </w:rPr>
        <w:t>”</w:t>
      </w:r>
      <w:ins w:id="316" w:author="Dr. Amy R." w:date="2023-01-26T11:56:00Z">
        <w:r w:rsidR="005C13DE" w:rsidRPr="005A10E8">
          <w:rPr>
            <w:rStyle w:val="Hyperlink1"/>
          </w:rPr>
          <w:t xml:space="preserve"> (p. 67).</w:t>
        </w:r>
      </w:ins>
      <w:r w:rsidRPr="005A10E8">
        <w:rPr>
          <w:rStyle w:val="Hyperlink1"/>
        </w:rPr>
        <w:t xml:space="preserve"> </w:t>
      </w:r>
    </w:p>
    <w:p w14:paraId="6C799374" w14:textId="7D078755" w:rsidR="00C14C58" w:rsidRPr="005A10E8" w:rsidRDefault="00000000">
      <w:pPr>
        <w:pStyle w:val="Body"/>
        <w:spacing w:before="200" w:after="200"/>
        <w:jc w:val="both"/>
      </w:pPr>
      <w:r w:rsidRPr="005A10E8">
        <w:rPr>
          <w:rStyle w:val="Hyperlink1"/>
        </w:rPr>
        <w:t xml:space="preserve">Heuristics have </w:t>
      </w:r>
      <w:del w:id="317" w:author="Dr. Amy R." w:date="2023-01-26T12:04:00Z">
        <w:r w:rsidRPr="005A10E8" w:rsidDel="005C13DE">
          <w:rPr>
            <w:rStyle w:val="Hyperlink1"/>
          </w:rPr>
          <w:delText>been proven</w:delText>
        </w:r>
      </w:del>
      <w:ins w:id="318" w:author="Dr. Amy R." w:date="2023-01-26T12:04:00Z">
        <w:r w:rsidR="005C13DE" w:rsidRPr="005A10E8">
          <w:rPr>
            <w:rStyle w:val="Hyperlink1"/>
          </w:rPr>
          <w:t>proved</w:t>
        </w:r>
      </w:ins>
      <w:r w:rsidRPr="005A10E8">
        <w:rPr>
          <w:rStyle w:val="Hyperlink1"/>
        </w:rPr>
        <w:t xml:space="preserve"> to help voters when they lack political information but also when a large amount of information is available. In these contexts as well, physical appearance is used as an effective heuristic. </w:t>
      </w:r>
      <w:hyperlink r:id="rId50" w:history="1">
        <w:r w:rsidRPr="005A10E8">
          <w:rPr>
            <w:rStyle w:val="Hyperlink1"/>
          </w:rPr>
          <w:t>Herrmann and Shikano (2016, p. 414)</w:t>
        </w:r>
      </w:hyperlink>
      <w:r w:rsidRPr="005A10E8">
        <w:rPr>
          <w:rStyle w:val="Hyperlink1"/>
        </w:rPr>
        <w:t xml:space="preserve"> find that once a voter has evaluated a candidate</w:t>
      </w:r>
      <w:r w:rsidRPr="005A10E8">
        <w:rPr>
          <w:rStyle w:val="Hyperlink1"/>
          <w:rtl/>
        </w:rPr>
        <w:t>’</w:t>
      </w:r>
      <w:r w:rsidRPr="005A10E8">
        <w:rPr>
          <w:rStyle w:val="Hyperlink1"/>
        </w:rPr>
        <w:t xml:space="preserve">s facial image, new and potentially more relevant information is discarded. Similarly, </w:t>
      </w:r>
      <w:hyperlink r:id="rId51" w:history="1">
        <w:r w:rsidRPr="005A10E8">
          <w:rPr>
            <w:rStyle w:val="Hyperlink1"/>
          </w:rPr>
          <w:t>Keating et al. (1999, pp. 594–595)</w:t>
        </w:r>
      </w:hyperlink>
      <w:r w:rsidRPr="005A10E8">
        <w:rPr>
          <w:rStyle w:val="Hyperlink1"/>
        </w:rPr>
        <w:t xml:space="preserve"> explain that facial cues loom larger in decision</w:t>
      </w:r>
      <w:ins w:id="319" w:author="Dr. Amy R." w:date="2023-01-26T12:04:00Z">
        <w:r w:rsidR="005C13DE" w:rsidRPr="005A10E8">
          <w:rPr>
            <w:rStyle w:val="Hyperlink1"/>
          </w:rPr>
          <w:t>-</w:t>
        </w:r>
      </w:ins>
      <w:del w:id="320" w:author="Dr. Amy R." w:date="2023-01-26T12:04:00Z">
        <w:r w:rsidRPr="005A10E8" w:rsidDel="005C13DE">
          <w:rPr>
            <w:rStyle w:val="Hyperlink1"/>
          </w:rPr>
          <w:delText xml:space="preserve"> </w:delText>
        </w:r>
      </w:del>
      <w:r w:rsidRPr="005A10E8">
        <w:rPr>
          <w:rStyle w:val="Hyperlink1"/>
        </w:rPr>
        <w:t xml:space="preserve">making once more important but harder-to-get information becomes available. All in all, voters use heuristics because it allows them to </w:t>
      </w:r>
      <w:r w:rsidRPr="005A10E8">
        <w:rPr>
          <w:rStyle w:val="Hyperlink1"/>
          <w:rtl/>
        </w:rPr>
        <w:t>“</w:t>
      </w:r>
      <w:r w:rsidRPr="005A10E8">
        <w:rPr>
          <w:rStyle w:val="Hyperlink1"/>
        </w:rPr>
        <w:t xml:space="preserve">vote correctly,” especially </w:t>
      </w:r>
      <w:del w:id="321" w:author="Dr. Amy R." w:date="2023-01-26T12:04:00Z">
        <w:r w:rsidRPr="005A10E8" w:rsidDel="002B2DB1">
          <w:rPr>
            <w:rStyle w:val="Hyperlink1"/>
          </w:rPr>
          <w:delText xml:space="preserve">for </w:delText>
        </w:r>
      </w:del>
      <w:r w:rsidRPr="005A10E8">
        <w:rPr>
          <w:rStyle w:val="Hyperlink1"/>
        </w:rPr>
        <w:t xml:space="preserve">voters </w:t>
      </w:r>
      <w:del w:id="322" w:author="Dr. Amy R." w:date="2023-01-26T12:05:00Z">
        <w:r w:rsidRPr="005A10E8" w:rsidDel="002B2DB1">
          <w:rPr>
            <w:rStyle w:val="Hyperlink1"/>
          </w:rPr>
          <w:delText xml:space="preserve">that </w:delText>
        </w:r>
      </w:del>
      <w:ins w:id="323" w:author="Dr. Amy R." w:date="2023-01-26T12:05:00Z">
        <w:r w:rsidR="002B2DB1" w:rsidRPr="005A10E8">
          <w:rPr>
            <w:rStyle w:val="Hyperlink1"/>
          </w:rPr>
          <w:t xml:space="preserve">who </w:t>
        </w:r>
      </w:ins>
      <w:r w:rsidRPr="005A10E8">
        <w:rPr>
          <w:rStyle w:val="Hyperlink1"/>
        </w:rPr>
        <w:t xml:space="preserve">already have access to some political information </w:t>
      </w:r>
      <w:hyperlink r:id="rId52" w:history="1">
        <w:r w:rsidRPr="005A10E8">
          <w:rPr>
            <w:rStyle w:val="Hyperlink1"/>
          </w:rPr>
          <w:t>(Lau &amp; Redlawsk, 2001)</w:t>
        </w:r>
      </w:hyperlink>
      <w:r w:rsidRPr="005A10E8">
        <w:rPr>
          <w:rStyle w:val="Hyperlink1"/>
        </w:rPr>
        <w:t>.</w:t>
      </w:r>
    </w:p>
    <w:p w14:paraId="0F1ABBB6" w14:textId="3FFEEB2E" w:rsidR="00C14C58" w:rsidRPr="005A10E8" w:rsidRDefault="00000000">
      <w:pPr>
        <w:pStyle w:val="Body"/>
        <w:spacing w:before="200" w:after="200"/>
        <w:jc w:val="both"/>
      </w:pPr>
      <w:r w:rsidRPr="005A10E8">
        <w:rPr>
          <w:rStyle w:val="Hyperlink1"/>
        </w:rPr>
        <w:t xml:space="preserve">In general, </w:t>
      </w:r>
      <w:r w:rsidRPr="005A10E8">
        <w:rPr>
          <w:rStyle w:val="Hyperlink1"/>
          <w:rtl/>
        </w:rPr>
        <w:t>“</w:t>
      </w:r>
      <w:r w:rsidRPr="005A10E8">
        <w:rPr>
          <w:rStyle w:val="Hyperlink1"/>
        </w:rPr>
        <w:t xml:space="preserve">voters vote beautiful” </w:t>
      </w:r>
      <w:hyperlink r:id="rId53" w:history="1">
        <w:r w:rsidRPr="005A10E8">
          <w:rPr>
            <w:rStyle w:val="Hyperlink1"/>
          </w:rPr>
          <w:t>(Efrain &amp; Patterson, 1974)</w:t>
        </w:r>
      </w:hyperlink>
      <w:r w:rsidRPr="005A10E8">
        <w:rPr>
          <w:rStyle w:val="Hyperlink1"/>
        </w:rPr>
        <w:t xml:space="preserve"> because attractiveness serves as a heuristic for something else. For instance, </w:t>
      </w:r>
      <w:hyperlink r:id="rId54" w:history="1">
        <w:r w:rsidRPr="005A10E8">
          <w:rPr>
            <w:rStyle w:val="Hyperlink1"/>
          </w:rPr>
          <w:t>Banducci et al. (2008, p. 903)</w:t>
        </w:r>
      </w:hyperlink>
      <w:r w:rsidRPr="005A10E8">
        <w:rPr>
          <w:rStyle w:val="Hyperlink1"/>
        </w:rPr>
        <w:t xml:space="preserve"> report that attractive candidates </w:t>
      </w:r>
      <w:r w:rsidRPr="005A10E8">
        <w:rPr>
          <w:rStyle w:val="Hyperlink1"/>
          <w:rtl/>
        </w:rPr>
        <w:t>“</w:t>
      </w:r>
      <w:r w:rsidRPr="005A10E8">
        <w:rPr>
          <w:rStyle w:val="Hyperlink1"/>
        </w:rPr>
        <w:t xml:space="preserve">are more likely to be attributed the qualities associated with successful politicians,” suffer less when involved in scandals </w:t>
      </w:r>
      <w:hyperlink r:id="rId55" w:history="1">
        <w:r w:rsidRPr="005A10E8">
          <w:rPr>
            <w:rStyle w:val="Hyperlink1"/>
          </w:rPr>
          <w:t>(Stockemer &amp; Praino, 2019, p. 747)</w:t>
        </w:r>
      </w:hyperlink>
      <w:r w:rsidRPr="005A10E8">
        <w:rPr>
          <w:rStyle w:val="Hyperlink1"/>
        </w:rPr>
        <w:t xml:space="preserve">, and </w:t>
      </w:r>
      <w:del w:id="324" w:author="Dr. Amy R." w:date="2023-01-26T12:06:00Z">
        <w:r w:rsidRPr="005A10E8" w:rsidDel="002B2DB1">
          <w:rPr>
            <w:rStyle w:val="Hyperlink1"/>
          </w:rPr>
          <w:delText>are perceived as</w:delText>
        </w:r>
      </w:del>
      <w:ins w:id="325" w:author="Dr. Amy R." w:date="2023-01-26T12:06:00Z">
        <w:r w:rsidR="002B2DB1" w:rsidRPr="005A10E8">
          <w:rPr>
            <w:rStyle w:val="Hyperlink1"/>
          </w:rPr>
          <w:t>appear</w:t>
        </w:r>
      </w:ins>
      <w:r w:rsidRPr="005A10E8">
        <w:rPr>
          <w:rStyle w:val="Hyperlink1"/>
        </w:rPr>
        <w:t xml:space="preserve"> more competent and trustworthy </w:t>
      </w:r>
      <w:hyperlink r:id="rId56" w:history="1">
        <w:r w:rsidRPr="005A10E8">
          <w:rPr>
            <w:rStyle w:val="Hyperlink1"/>
          </w:rPr>
          <w:t>(Berggren et al., 2010, p. 8)</w:t>
        </w:r>
      </w:hyperlink>
      <w:r w:rsidRPr="005A10E8">
        <w:rPr>
          <w:rStyle w:val="Hyperlink1"/>
        </w:rPr>
        <w:t xml:space="preserve">. Thus, attractiveness is associated with attributes </w:t>
      </w:r>
      <w:hyperlink r:id="rId57" w:history="1">
        <w:r w:rsidRPr="005A10E8">
          <w:rPr>
            <w:rStyle w:val="Hyperlink1"/>
          </w:rPr>
          <w:t>(Mattes et al., 2010)</w:t>
        </w:r>
      </w:hyperlink>
      <w:r w:rsidRPr="005A10E8">
        <w:rPr>
          <w:rStyle w:val="Hyperlink1"/>
        </w:rPr>
        <w:t xml:space="preserve"> and personality traits </w:t>
      </w:r>
      <w:hyperlink r:id="rId58" w:history="1">
        <w:r w:rsidRPr="005A10E8">
          <w:rPr>
            <w:rStyle w:val="Hyperlink1"/>
          </w:rPr>
          <w:t>(Banducci et al., 2008)</w:t>
        </w:r>
      </w:hyperlink>
      <w:r w:rsidRPr="005A10E8">
        <w:rPr>
          <w:rStyle w:val="Hyperlink1"/>
        </w:rPr>
        <w:t xml:space="preserve"> </w:t>
      </w:r>
      <w:del w:id="326" w:author="Dr. Amy R." w:date="2023-01-26T12:06:00Z">
        <w:r w:rsidRPr="005A10E8" w:rsidDel="002B2DB1">
          <w:rPr>
            <w:rStyle w:val="Hyperlink1"/>
          </w:rPr>
          <w:delText xml:space="preserve">that are </w:delText>
        </w:r>
      </w:del>
      <w:r w:rsidRPr="005A10E8">
        <w:rPr>
          <w:rStyle w:val="Hyperlink1"/>
        </w:rPr>
        <w:t xml:space="preserve">desirable in politicians, such as honesty, productivity, or conservatism </w:t>
      </w:r>
      <w:hyperlink r:id="rId59" w:history="1">
        <w:r w:rsidRPr="005A10E8">
          <w:rPr>
            <w:rStyle w:val="Hyperlink1"/>
          </w:rPr>
          <w:t>(Berggren et al., 2017)</w:t>
        </w:r>
      </w:hyperlink>
      <w:r w:rsidRPr="005A10E8">
        <w:rPr>
          <w:rStyle w:val="Hyperlink1"/>
        </w:rPr>
        <w:t>.</w:t>
      </w:r>
    </w:p>
    <w:p w14:paraId="0F9FDE42" w14:textId="1059320D" w:rsidR="00C14C58" w:rsidRPr="005A10E8" w:rsidRDefault="00000000">
      <w:pPr>
        <w:pStyle w:val="Body"/>
        <w:spacing w:before="200" w:after="200"/>
        <w:jc w:val="both"/>
      </w:pPr>
      <w:r w:rsidRPr="005A10E8">
        <w:rPr>
          <w:rStyle w:val="Hyperlink1"/>
        </w:rPr>
        <w:t xml:space="preserve">Unfortunately, most studies fail to see this association as it relates to inequality and social stratification. With very few exceptions, </w:t>
      </w:r>
      <w:ins w:id="327" w:author="Dr. Amy R." w:date="2023-01-26T12:07:00Z">
        <w:r w:rsidR="0050754B" w:rsidRPr="005A10E8">
          <w:rPr>
            <w:rStyle w:val="Hyperlink1"/>
          </w:rPr>
          <w:t xml:space="preserve">studies of </w:t>
        </w:r>
      </w:ins>
      <w:r w:rsidRPr="005A10E8">
        <w:rPr>
          <w:rStyle w:val="Hyperlink1"/>
        </w:rPr>
        <w:t xml:space="preserve">physical attractiveness </w:t>
      </w:r>
      <w:del w:id="328" w:author="Dr. Amy R." w:date="2023-01-26T12:07:00Z">
        <w:r w:rsidRPr="005A10E8" w:rsidDel="0050754B">
          <w:rPr>
            <w:rStyle w:val="Hyperlink1"/>
          </w:rPr>
          <w:delText>has been studied</w:delText>
        </w:r>
      </w:del>
      <w:ins w:id="329" w:author="Dr. Amy R." w:date="2023-01-26T12:07:00Z">
        <w:r w:rsidR="0050754B" w:rsidRPr="005A10E8">
          <w:rPr>
            <w:rStyle w:val="Hyperlink1"/>
          </w:rPr>
          <w:t>occur</w:t>
        </w:r>
      </w:ins>
      <w:r w:rsidRPr="005A10E8">
        <w:rPr>
          <w:rStyle w:val="Hyperlink1"/>
        </w:rPr>
        <w:t xml:space="preserve"> in the context of the perceived socio</w:t>
      </w:r>
      <w:del w:id="330" w:author="Dr. Amy R." w:date="2023-01-26T12:07:00Z">
        <w:r w:rsidRPr="005A10E8" w:rsidDel="0050754B">
          <w:rPr>
            <w:rStyle w:val="Hyperlink1"/>
          </w:rPr>
          <w:delText>-</w:delText>
        </w:r>
      </w:del>
      <w:r w:rsidRPr="005A10E8">
        <w:rPr>
          <w:rStyle w:val="Hyperlink1"/>
        </w:rPr>
        <w:t xml:space="preserve">economic status of candidates </w:t>
      </w:r>
      <w:hyperlink r:id="rId60" w:history="1">
        <w:r w:rsidRPr="005A10E8">
          <w:rPr>
            <w:rStyle w:val="Hyperlink1"/>
          </w:rPr>
          <w:t>(Kalick, 1988; Hamermesh &amp; Biddle, 1994; Belmi &amp; Neale, 2014)</w:t>
        </w:r>
      </w:hyperlink>
      <w:r w:rsidRPr="005A10E8">
        <w:rPr>
          <w:rStyle w:val="Hyperlink1"/>
        </w:rPr>
        <w:t xml:space="preserve">. For instance, </w:t>
      </w:r>
      <w:hyperlink r:id="rId61" w:history="1">
        <w:r w:rsidRPr="005A10E8">
          <w:rPr>
            <w:rStyle w:val="Hyperlink1"/>
          </w:rPr>
          <w:t>Price et al. (2011, p. 636)</w:t>
        </w:r>
      </w:hyperlink>
      <w:r w:rsidRPr="005A10E8">
        <w:rPr>
          <w:rStyle w:val="Hyperlink1"/>
        </w:rPr>
        <w:t xml:space="preserve"> point out that physically attractive individuals tend to be </w:t>
      </w:r>
      <w:r w:rsidRPr="005A10E8">
        <w:rPr>
          <w:rStyle w:val="Hyperlink1"/>
          <w:rtl/>
        </w:rPr>
        <w:t>“</w:t>
      </w:r>
      <w:r w:rsidRPr="005A10E8">
        <w:rPr>
          <w:rStyle w:val="Hyperlink1"/>
        </w:rPr>
        <w:t>less egalitarian.”</w:t>
      </w:r>
      <w:r w:rsidRPr="005A10E8">
        <w:rPr>
          <w:rStyle w:val="None"/>
          <w:vertAlign w:val="superscript"/>
        </w:rPr>
        <w:footnoteReference w:id="7"/>
      </w:r>
      <w:r w:rsidRPr="005A10E8">
        <w:rPr>
          <w:rStyle w:val="Hyperlink1"/>
        </w:rPr>
        <w:t xml:space="preserve"> Consequently, although </w:t>
      </w:r>
      <w:del w:id="331" w:author="Dr. Amy R." w:date="2023-01-26T12:08:00Z">
        <w:r w:rsidRPr="005A10E8" w:rsidDel="0050754B">
          <w:rPr>
            <w:rStyle w:val="Hyperlink1"/>
          </w:rPr>
          <w:delText xml:space="preserve">much progress has been made in </w:delText>
        </w:r>
      </w:del>
      <w:r w:rsidRPr="005A10E8">
        <w:rPr>
          <w:rStyle w:val="Hyperlink1"/>
        </w:rPr>
        <w:t>this area of research</w:t>
      </w:r>
      <w:ins w:id="332" w:author="Dr. Amy R." w:date="2023-01-26T12:08:00Z">
        <w:r w:rsidR="0050754B" w:rsidRPr="005A10E8">
          <w:rPr>
            <w:rStyle w:val="Hyperlink1"/>
          </w:rPr>
          <w:t xml:space="preserve"> has shown much progress</w:t>
        </w:r>
      </w:ins>
      <w:r w:rsidRPr="005A10E8">
        <w:rPr>
          <w:rStyle w:val="Hyperlink1"/>
        </w:rPr>
        <w:t>, we find it limiting that most studies exclusively reference physical attractiveness, neglecting other aspects of physical appearance that might also explain voting choices.</w:t>
      </w:r>
    </w:p>
    <w:p w14:paraId="031E32BE" w14:textId="77777777" w:rsidR="00C14C58" w:rsidRPr="005A10E8" w:rsidRDefault="00000000">
      <w:pPr>
        <w:pStyle w:val="Subtitle"/>
        <w:spacing w:before="200" w:after="200"/>
        <w:jc w:val="both"/>
      </w:pPr>
      <w:bookmarkStart w:id="333" w:name="_headingh.3znysh7"/>
      <w:bookmarkEnd w:id="333"/>
      <w:r w:rsidRPr="005A10E8">
        <w:rPr>
          <w:rStyle w:val="Hyperlink1"/>
        </w:rPr>
        <w:t>Empirical Analyses: Physical Appearance and Voting in Finland</w:t>
      </w:r>
    </w:p>
    <w:p w14:paraId="388D4F4F" w14:textId="77777777" w:rsidR="00C14C58" w:rsidRPr="005A10E8" w:rsidRDefault="00000000">
      <w:pPr>
        <w:pStyle w:val="Heading3"/>
        <w:spacing w:before="200" w:after="200"/>
        <w:jc w:val="both"/>
      </w:pPr>
      <w:bookmarkStart w:id="334" w:name="_headingh.2et92p0"/>
      <w:bookmarkEnd w:id="334"/>
      <w:r w:rsidRPr="005A10E8">
        <w:rPr>
          <w:rStyle w:val="Hyperlink1"/>
        </w:rPr>
        <w:t>The Finnish Case</w:t>
      </w:r>
    </w:p>
    <w:p w14:paraId="20284A97" w14:textId="24C8F8D2" w:rsidR="00C14C58" w:rsidRPr="005A10E8" w:rsidRDefault="00000000">
      <w:pPr>
        <w:pStyle w:val="Body"/>
        <w:spacing w:before="200" w:after="200"/>
        <w:jc w:val="both"/>
      </w:pPr>
      <w:r w:rsidRPr="005A10E8">
        <w:rPr>
          <w:rStyle w:val="Hyperlink1"/>
        </w:rPr>
        <w:t>In Finland, municipalities provide basic public services</w:t>
      </w:r>
      <w:ins w:id="335" w:author="Dr. Amy R." w:date="2023-01-26T12:09:00Z">
        <w:r w:rsidR="008255C4" w:rsidRPr="005A10E8">
          <w:rPr>
            <w:rStyle w:val="Hyperlink1"/>
          </w:rPr>
          <w:t>,</w:t>
        </w:r>
      </w:ins>
      <w:r w:rsidRPr="005A10E8">
        <w:rPr>
          <w:rStyle w:val="Hyperlink1"/>
        </w:rPr>
        <w:t xml:space="preserve"> such as daycare, health care, education, and water and waste management, </w:t>
      </w:r>
      <w:r w:rsidRPr="005A10E8">
        <w:rPr>
          <w:rStyle w:val="None"/>
          <w:i/>
          <w:iCs/>
        </w:rPr>
        <w:t>inter alia</w:t>
      </w:r>
      <w:r w:rsidRPr="005A10E8">
        <w:rPr>
          <w:rStyle w:val="Hyperlink1"/>
        </w:rPr>
        <w:t xml:space="preserve">. </w:t>
      </w:r>
      <w:ins w:id="336" w:author="Dr. Amy R." w:date="2023-01-26T12:10:00Z">
        <w:r w:rsidR="008255C4" w:rsidRPr="005A10E8">
          <w:rPr>
            <w:rStyle w:val="Hyperlink1"/>
          </w:rPr>
          <w:t>Every four years, m</w:t>
        </w:r>
      </w:ins>
      <w:del w:id="337" w:author="Dr. Amy R." w:date="2023-01-26T12:10:00Z">
        <w:r w:rsidRPr="005A10E8" w:rsidDel="008255C4">
          <w:rPr>
            <w:rStyle w:val="Hyperlink1"/>
          </w:rPr>
          <w:delText>M</w:delText>
        </w:r>
      </w:del>
      <w:r w:rsidRPr="005A10E8">
        <w:rPr>
          <w:rStyle w:val="Hyperlink1"/>
        </w:rPr>
        <w:t xml:space="preserve">unicipal elections </w:t>
      </w:r>
      <w:del w:id="338" w:author="Dr. Amy R." w:date="2023-01-26T12:10:00Z">
        <w:r w:rsidRPr="005A10E8" w:rsidDel="008255C4">
          <w:rPr>
            <w:rStyle w:val="Hyperlink1"/>
          </w:rPr>
          <w:delText>are held every four years</w:delText>
        </w:r>
      </w:del>
      <w:ins w:id="339" w:author="Dr. Amy R." w:date="2023-01-26T12:10:00Z">
        <w:r w:rsidR="008255C4" w:rsidRPr="005A10E8">
          <w:rPr>
            <w:rStyle w:val="Hyperlink1"/>
          </w:rPr>
          <w:t>occur</w:t>
        </w:r>
      </w:ins>
      <w:r w:rsidRPr="005A10E8">
        <w:rPr>
          <w:rStyle w:val="Hyperlink1"/>
        </w:rPr>
        <w:t xml:space="preserve"> to elect councilors. There are 293 municipalities in mainland Finland (</w:t>
      </w:r>
      <w:commentRangeStart w:id="340"/>
      <w:r w:rsidRPr="005A10E8">
        <w:rPr>
          <w:rStyle w:val="Hyperlink1"/>
        </w:rPr>
        <w:t>Borg, 2018</w:t>
      </w:r>
      <w:commentRangeEnd w:id="340"/>
      <w:r w:rsidR="00FE447A">
        <w:rPr>
          <w:rStyle w:val="CommentReference"/>
          <w:rFonts w:ascii="Times New Roman" w:hAnsi="Times New Roman" w:cs="Times New Roman"/>
          <w:color w:val="auto"/>
          <w14:textOutline w14:w="0" w14:cap="rnd" w14:cmpd="sng" w14:algn="ctr">
            <w14:noFill/>
            <w14:prstDash w14:val="solid"/>
            <w14:bevel/>
          </w14:textOutline>
        </w:rPr>
        <w:commentReference w:id="340"/>
      </w:r>
      <w:r w:rsidRPr="005A10E8">
        <w:rPr>
          <w:rStyle w:val="Hyperlink1"/>
        </w:rPr>
        <w:t>).</w:t>
      </w:r>
      <w:r w:rsidRPr="005A10E8">
        <w:rPr>
          <w:rStyle w:val="None"/>
          <w:vertAlign w:val="superscript"/>
        </w:rPr>
        <w:footnoteReference w:id="8"/>
      </w:r>
      <w:r w:rsidRPr="005A10E8">
        <w:rPr>
          <w:rStyle w:val="Hyperlink1"/>
        </w:rPr>
        <w:t xml:space="preserve"> The </w:t>
      </w:r>
      <w:ins w:id="341" w:author="Dr. Amy R." w:date="2023-01-26T12:11:00Z">
        <w:r w:rsidR="008255C4" w:rsidRPr="005A10E8">
          <w:rPr>
            <w:rStyle w:val="Hyperlink1"/>
          </w:rPr>
          <w:t xml:space="preserve">local council determines the </w:t>
        </w:r>
      </w:ins>
      <w:r w:rsidRPr="005A10E8">
        <w:rPr>
          <w:rStyle w:val="Hyperlink1"/>
        </w:rPr>
        <w:t>number of councilors</w:t>
      </w:r>
      <w:del w:id="342" w:author="Dr. Amy R." w:date="2023-01-26T12:11:00Z">
        <w:r w:rsidRPr="005A10E8" w:rsidDel="008255C4">
          <w:rPr>
            <w:rStyle w:val="Hyperlink1"/>
          </w:rPr>
          <w:delText xml:space="preserve"> is determined by the local council itself</w:delText>
        </w:r>
      </w:del>
      <w:r w:rsidRPr="005A10E8">
        <w:rPr>
          <w:rStyle w:val="Hyperlink1"/>
        </w:rPr>
        <w:t>, but a minimum is set in each municipality based on</w:t>
      </w:r>
      <w:ins w:id="343" w:author="Dr. Amy R." w:date="2023-01-27T05:38:00Z">
        <w:r w:rsidR="001965BA">
          <w:rPr>
            <w:rStyle w:val="Hyperlink1"/>
          </w:rPr>
          <w:t xml:space="preserve"> </w:t>
        </w:r>
      </w:ins>
      <w:ins w:id="344" w:author="Dr. Amy R." w:date="2023-01-28T12:36:00Z">
        <w:r w:rsidR="00FE447A">
          <w:rPr>
            <w:rStyle w:val="Hyperlink1"/>
          </w:rPr>
          <w:t>its</w:t>
        </w:r>
      </w:ins>
      <w:del w:id="345" w:author="Dr. Amy R." w:date="2023-01-28T12:36:00Z">
        <w:r w:rsidRPr="005A10E8" w:rsidDel="00FE447A">
          <w:rPr>
            <w:rStyle w:val="Hyperlink1"/>
          </w:rPr>
          <w:delText xml:space="preserve"> municipal</w:delText>
        </w:r>
      </w:del>
      <w:r w:rsidRPr="005A10E8">
        <w:rPr>
          <w:rStyle w:val="Hyperlink1"/>
        </w:rPr>
        <w:t xml:space="preserve"> population</w:t>
      </w:r>
      <w:del w:id="346" w:author="Dr. Amy R." w:date="2023-01-26T12:11:00Z">
        <w:r w:rsidRPr="005A10E8" w:rsidDel="008255C4">
          <w:rPr>
            <w:rStyle w:val="Hyperlink1"/>
          </w:rPr>
          <w:delText xml:space="preserve"> size</w:delText>
        </w:r>
      </w:del>
      <w:r w:rsidRPr="005A10E8">
        <w:rPr>
          <w:rStyle w:val="Hyperlink1"/>
        </w:rPr>
        <w:t xml:space="preserve">. </w:t>
      </w:r>
    </w:p>
    <w:p w14:paraId="44C258E0" w14:textId="059A1931" w:rsidR="00C14C58" w:rsidRPr="005A10E8" w:rsidRDefault="00000000">
      <w:pPr>
        <w:pStyle w:val="Body"/>
        <w:spacing w:before="200" w:after="200"/>
        <w:jc w:val="both"/>
      </w:pPr>
      <w:r w:rsidRPr="005A10E8">
        <w:rPr>
          <w:rStyle w:val="Hyperlink1"/>
        </w:rPr>
        <w:t>Finnish municipal elections use the D</w:t>
      </w:r>
      <w:r w:rsidRPr="005A10E8">
        <w:rPr>
          <w:rStyle w:val="Hyperlink1"/>
          <w:rtl/>
        </w:rPr>
        <w:t>’</w:t>
      </w:r>
      <w:r w:rsidRPr="005A10E8">
        <w:rPr>
          <w:rStyle w:val="Hyperlink1"/>
        </w:rPr>
        <w:t>Hondt electoral system, in which citizens vote for candidates running on party lists. The</w:t>
      </w:r>
      <w:ins w:id="347" w:author="Dr. Amy R." w:date="2023-01-26T12:12:00Z">
        <w:r w:rsidR="00114C22" w:rsidRPr="005A10E8">
          <w:rPr>
            <w:rStyle w:val="Hyperlink1"/>
          </w:rPr>
          <w:t xml:space="preserve"> votes</w:t>
        </w:r>
      </w:ins>
      <w:r w:rsidRPr="005A10E8">
        <w:rPr>
          <w:rStyle w:val="Hyperlink1"/>
        </w:rPr>
        <w:t xml:space="preserve"> candidates</w:t>
      </w:r>
      <w:ins w:id="348" w:author="Dr. Amy R." w:date="2023-01-26T12:12:00Z">
        <w:r w:rsidR="00114C22" w:rsidRPr="005A10E8">
          <w:rPr>
            <w:rStyle w:val="Hyperlink1"/>
          </w:rPr>
          <w:t xml:space="preserve"> receive determine their</w:t>
        </w:r>
      </w:ins>
      <w:r w:rsidRPr="005A10E8">
        <w:rPr>
          <w:rStyle w:val="Hyperlink1"/>
        </w:rPr>
        <w:t xml:space="preserve"> </w:t>
      </w:r>
      <w:del w:id="349" w:author="Dr. Amy R." w:date="2023-01-26T12:12:00Z">
        <w:r w:rsidRPr="005A10E8" w:rsidDel="00114C22">
          <w:rPr>
            <w:rStyle w:val="Hyperlink1"/>
          </w:rPr>
          <w:delText xml:space="preserve">are then </w:delText>
        </w:r>
      </w:del>
      <w:r w:rsidRPr="005A10E8">
        <w:rPr>
          <w:rStyle w:val="Hyperlink1"/>
        </w:rPr>
        <w:t>rank</w:t>
      </w:r>
      <w:del w:id="350" w:author="Dr. Amy R." w:date="2023-01-26T12:12:00Z">
        <w:r w:rsidRPr="005A10E8" w:rsidDel="00114C22">
          <w:rPr>
            <w:rStyle w:val="Hyperlink1"/>
          </w:rPr>
          <w:delText>ed according to the votes they receive</w:delText>
        </w:r>
      </w:del>
      <w:r w:rsidRPr="005A10E8">
        <w:rPr>
          <w:rStyle w:val="Hyperlink1"/>
        </w:rPr>
        <w:t xml:space="preserve">. Seats are then filled in proportion to the total votes received by each </w:t>
      </w:r>
      <w:ins w:id="351" w:author="Dr. Amy R." w:date="2023-01-26T12:13:00Z">
        <w:r w:rsidR="00114C22" w:rsidRPr="005A10E8">
          <w:rPr>
            <w:rStyle w:val="Hyperlink1"/>
          </w:rPr>
          <w:t xml:space="preserve">party </w:t>
        </w:r>
      </w:ins>
      <w:r w:rsidRPr="005A10E8">
        <w:rPr>
          <w:rStyle w:val="Hyperlink1"/>
        </w:rPr>
        <w:t>list. Consequently, parties</w:t>
      </w:r>
      <w:del w:id="352" w:author="Dr. Amy R." w:date="2023-01-26T12:14:00Z">
        <w:r w:rsidRPr="005A10E8" w:rsidDel="00114C22">
          <w:rPr>
            <w:rStyle w:val="Hyperlink1"/>
          </w:rPr>
          <w:delText xml:space="preserve"> then</w:delText>
        </w:r>
      </w:del>
      <w:r w:rsidRPr="005A10E8">
        <w:rPr>
          <w:rStyle w:val="Hyperlink1"/>
        </w:rPr>
        <w:t xml:space="preserve"> </w:t>
      </w:r>
      <w:r w:rsidRPr="005A10E8">
        <w:rPr>
          <w:rStyle w:val="Hyperlink1"/>
        </w:rPr>
        <w:lastRenderedPageBreak/>
        <w:t xml:space="preserve">have strong incentives to present large lists of candidates, even if that means bringing in </w:t>
      </w:r>
      <w:r w:rsidRPr="005A10E8">
        <w:rPr>
          <w:rStyle w:val="Hyperlink1"/>
          <w:rtl/>
        </w:rPr>
        <w:t>“</w:t>
      </w:r>
      <w:r w:rsidRPr="005A10E8">
        <w:rPr>
          <w:rStyle w:val="Hyperlink1"/>
        </w:rPr>
        <w:t>list fillers.” Importantly, recruiting such a large number of candidates to fill in the lists is a difficult task for parties</w:t>
      </w:r>
      <w:del w:id="353" w:author="Dr. Amy R." w:date="2023-01-26T12:15:00Z">
        <w:r w:rsidRPr="005A10E8" w:rsidDel="00F279ED">
          <w:rPr>
            <w:rStyle w:val="Hyperlink1"/>
          </w:rPr>
          <w:delText>. Parties then</w:delText>
        </w:r>
      </w:del>
      <w:ins w:id="354" w:author="Dr. Amy R." w:date="2023-01-26T12:15:00Z">
        <w:r w:rsidR="00F279ED" w:rsidRPr="005A10E8">
          <w:rPr>
            <w:rStyle w:val="Hyperlink1"/>
          </w:rPr>
          <w:t>, which</w:t>
        </w:r>
      </w:ins>
      <w:r w:rsidRPr="005A10E8">
        <w:rPr>
          <w:rStyle w:val="Hyperlink1"/>
        </w:rPr>
        <w:t xml:space="preserve"> </w:t>
      </w:r>
      <w:del w:id="355" w:author="Dr. Amy R." w:date="2023-01-26T12:15:00Z">
        <w:r w:rsidRPr="005A10E8" w:rsidDel="00F279ED">
          <w:rPr>
            <w:rStyle w:val="Hyperlink1"/>
          </w:rPr>
          <w:delText>need to</w:delText>
        </w:r>
      </w:del>
      <w:ins w:id="356" w:author="Dr. Amy R." w:date="2023-01-26T12:15:00Z">
        <w:r w:rsidR="00F279ED" w:rsidRPr="005A10E8">
          <w:rPr>
            <w:rStyle w:val="Hyperlink1"/>
          </w:rPr>
          <w:t>must</w:t>
        </w:r>
      </w:ins>
      <w:r w:rsidRPr="005A10E8">
        <w:rPr>
          <w:rStyle w:val="Hyperlink1"/>
        </w:rPr>
        <w:t xml:space="preserve"> actively convince local residents to stand as candidates (</w:t>
      </w:r>
      <w:commentRangeStart w:id="357"/>
      <w:r w:rsidRPr="005A10E8">
        <w:rPr>
          <w:rStyle w:val="Hyperlink1"/>
        </w:rPr>
        <w:t>Kestilä-Kekkonen et al., 2018</w:t>
      </w:r>
      <w:commentRangeEnd w:id="357"/>
      <w:r w:rsidR="0016791E">
        <w:rPr>
          <w:rStyle w:val="CommentReference"/>
          <w:rFonts w:ascii="Times New Roman" w:hAnsi="Times New Roman" w:cs="Times New Roman"/>
          <w:color w:val="auto"/>
          <w14:textOutline w14:w="0" w14:cap="rnd" w14:cmpd="sng" w14:algn="ctr">
            <w14:noFill/>
            <w14:prstDash w14:val="solid"/>
            <w14:bevel/>
          </w14:textOutline>
        </w:rPr>
        <w:commentReference w:id="357"/>
      </w:r>
      <w:r w:rsidRPr="005A10E8">
        <w:rPr>
          <w:rStyle w:val="Hyperlink1"/>
        </w:rPr>
        <w:t>). Thus, recruited individuals are not necessarily career-oriented politicians. As a result, ordinary people do run for municipal elections.</w:t>
      </w:r>
      <w:commentRangeStart w:id="358"/>
      <w:r w:rsidRPr="005A10E8">
        <w:rPr>
          <w:rStyle w:val="None"/>
          <w:vertAlign w:val="superscript"/>
        </w:rPr>
        <w:footnoteReference w:id="9"/>
      </w:r>
      <w:commentRangeEnd w:id="358"/>
      <w:r w:rsidR="00E05559">
        <w:rPr>
          <w:rStyle w:val="CommentReference"/>
          <w:rFonts w:ascii="Times New Roman" w:hAnsi="Times New Roman" w:cs="Times New Roman"/>
          <w:color w:val="auto"/>
          <w14:textOutline w14:w="0" w14:cap="rnd" w14:cmpd="sng" w14:algn="ctr">
            <w14:noFill/>
            <w14:prstDash w14:val="solid"/>
            <w14:bevel/>
          </w14:textOutline>
        </w:rPr>
        <w:commentReference w:id="358"/>
      </w:r>
      <w:r w:rsidRPr="005A10E8">
        <w:rPr>
          <w:rStyle w:val="Hyperlink1"/>
        </w:rPr>
        <w:t xml:space="preserve"> This electoral feature is critical for our identification strategy as it ensures that </w:t>
      </w:r>
      <w:r w:rsidRPr="005A10E8">
        <w:rPr>
          <w:rStyle w:val="Hyperlink1"/>
          <w:rtl/>
        </w:rPr>
        <w:t>“</w:t>
      </w:r>
      <w:r w:rsidRPr="005A10E8">
        <w:rPr>
          <w:rStyle w:val="Hyperlink1"/>
        </w:rPr>
        <w:t>normal” individuals do campaign</w:t>
      </w:r>
      <w:ins w:id="359" w:author="Dr. Amy R." w:date="2023-01-26T12:15:00Z">
        <w:r w:rsidR="00F279ED" w:rsidRPr="005A10E8">
          <w:rPr>
            <w:rStyle w:val="Hyperlink1"/>
          </w:rPr>
          <w:t>,</w:t>
        </w:r>
      </w:ins>
      <w:r w:rsidRPr="005A10E8">
        <w:rPr>
          <w:rStyle w:val="Hyperlink1"/>
        </w:rPr>
        <w:t xml:space="preserve"> as opposed to, e.g., only the wealthy or the good-looking. In fact, this feature shows in campaign posters, where casual knitwear</w:t>
      </w:r>
      <w:del w:id="360" w:author="Dr. Amy R." w:date="2023-01-26T12:15:00Z">
        <w:r w:rsidRPr="005A10E8" w:rsidDel="00F279ED">
          <w:rPr>
            <w:rStyle w:val="Hyperlink1"/>
          </w:rPr>
          <w:delText>–</w:delText>
        </w:r>
      </w:del>
      <w:ins w:id="361" w:author="Dr. Amy R." w:date="2023-01-26T12:15:00Z">
        <w:r w:rsidR="00F279ED" w:rsidRPr="005A10E8">
          <w:rPr>
            <w:rStyle w:val="Hyperlink1"/>
          </w:rPr>
          <w:t xml:space="preserve"> </w:t>
        </w:r>
      </w:ins>
      <w:r w:rsidRPr="005A10E8">
        <w:rPr>
          <w:rStyle w:val="Hyperlink1"/>
        </w:rPr>
        <w:t>and even hoodies</w:t>
      </w:r>
      <w:del w:id="362" w:author="Dr. Amy R." w:date="2023-01-26T12:16:00Z">
        <w:r w:rsidRPr="005A10E8" w:rsidDel="00F279ED">
          <w:rPr>
            <w:rStyle w:val="Hyperlink1"/>
          </w:rPr>
          <w:delText>–</w:delText>
        </w:r>
      </w:del>
      <w:ins w:id="363" w:author="Dr. Amy R." w:date="2023-01-26T12:16:00Z">
        <w:r w:rsidR="00F279ED" w:rsidRPr="005A10E8">
          <w:rPr>
            <w:rStyle w:val="Hyperlink1"/>
          </w:rPr>
          <w:t xml:space="preserve"> </w:t>
        </w:r>
      </w:ins>
      <w:r w:rsidRPr="005A10E8">
        <w:rPr>
          <w:rStyle w:val="Hyperlink1"/>
        </w:rPr>
        <w:t>are as common as suits and other more formal clothes, a fact that goes hand</w:t>
      </w:r>
      <w:ins w:id="364" w:author="Dr. Amy R." w:date="2023-01-26T12:16:00Z">
        <w:r w:rsidR="00F279ED" w:rsidRPr="005A10E8">
          <w:rPr>
            <w:rStyle w:val="Hyperlink1"/>
          </w:rPr>
          <w:t>-</w:t>
        </w:r>
      </w:ins>
      <w:del w:id="365" w:author="Dr. Amy R." w:date="2023-01-26T12:16:00Z">
        <w:r w:rsidRPr="005A10E8" w:rsidDel="00F279ED">
          <w:rPr>
            <w:rStyle w:val="Hyperlink1"/>
          </w:rPr>
          <w:delText xml:space="preserve"> </w:delText>
        </w:r>
      </w:del>
      <w:r w:rsidRPr="005A10E8">
        <w:rPr>
          <w:rStyle w:val="Hyperlink1"/>
        </w:rPr>
        <w:t>in</w:t>
      </w:r>
      <w:ins w:id="366" w:author="Dr. Amy R." w:date="2023-01-26T12:16:00Z">
        <w:r w:rsidR="00F279ED" w:rsidRPr="005A10E8">
          <w:rPr>
            <w:rStyle w:val="Hyperlink1"/>
          </w:rPr>
          <w:t>-</w:t>
        </w:r>
      </w:ins>
      <w:del w:id="367" w:author="Dr. Amy R." w:date="2023-01-26T12:16:00Z">
        <w:r w:rsidRPr="005A10E8" w:rsidDel="00F279ED">
          <w:rPr>
            <w:rStyle w:val="Hyperlink1"/>
          </w:rPr>
          <w:delText xml:space="preserve"> </w:delText>
        </w:r>
      </w:del>
      <w:r w:rsidRPr="005A10E8">
        <w:rPr>
          <w:rStyle w:val="Hyperlink1"/>
        </w:rPr>
        <w:t xml:space="preserve">hand with </w:t>
      </w:r>
      <w:ins w:id="368" w:author="Dr. Amy R." w:date="2023-01-26T12:16:00Z">
        <w:r w:rsidR="00F279ED" w:rsidRPr="005A10E8">
          <w:rPr>
            <w:rStyle w:val="Hyperlink1"/>
          </w:rPr>
          <w:t xml:space="preserve">the </w:t>
        </w:r>
      </w:ins>
      <w:r w:rsidRPr="005A10E8">
        <w:rPr>
          <w:rStyle w:val="Hyperlink1"/>
        </w:rPr>
        <w:t>Finnish emphasis on functionality and frugality (</w:t>
      </w:r>
      <w:commentRangeStart w:id="369"/>
      <w:r w:rsidRPr="005A10E8">
        <w:rPr>
          <w:rStyle w:val="Hyperlink1"/>
        </w:rPr>
        <w:t>Sarpila et al., 2021</w:t>
      </w:r>
      <w:commentRangeEnd w:id="369"/>
      <w:r w:rsidR="0016791E">
        <w:rPr>
          <w:rStyle w:val="CommentReference"/>
          <w:rFonts w:ascii="Times New Roman" w:hAnsi="Times New Roman" w:cs="Times New Roman"/>
          <w:color w:val="auto"/>
          <w14:textOutline w14:w="0" w14:cap="rnd" w14:cmpd="sng" w14:algn="ctr">
            <w14:noFill/>
            <w14:prstDash w14:val="solid"/>
            <w14:bevel/>
          </w14:textOutline>
        </w:rPr>
        <w:commentReference w:id="369"/>
      </w:r>
      <w:r w:rsidRPr="005A10E8">
        <w:rPr>
          <w:rStyle w:val="Hyperlink1"/>
        </w:rPr>
        <w:t>).</w:t>
      </w:r>
      <w:r w:rsidRPr="005A10E8">
        <w:rPr>
          <w:rStyle w:val="None"/>
          <w:vertAlign w:val="superscript"/>
        </w:rPr>
        <w:footnoteReference w:id="10"/>
      </w:r>
      <w:r w:rsidRPr="005A10E8">
        <w:rPr>
          <w:rStyle w:val="Hyperlink1"/>
        </w:rPr>
        <w:t xml:space="preserve"> </w:t>
      </w:r>
    </w:p>
    <w:p w14:paraId="6ED850EE" w14:textId="3383D1F1" w:rsidR="00C14C58" w:rsidRPr="005A10E8" w:rsidRDefault="00000000">
      <w:pPr>
        <w:pStyle w:val="Body"/>
        <w:spacing w:before="200" w:after="200"/>
        <w:jc w:val="both"/>
      </w:pPr>
      <w:r w:rsidRPr="005A10E8">
        <w:rPr>
          <w:rStyle w:val="Hyperlink1"/>
        </w:rPr>
        <w:t>We also believe Finland is a very suitable case to study the effect of physical appearance on voting choices. First, Finnish municipal elections are low-information elections</w:t>
      </w:r>
      <w:del w:id="370" w:author="Dr. Amy R." w:date="2023-01-26T12:18:00Z">
        <w:r w:rsidRPr="005A10E8" w:rsidDel="008D4027">
          <w:rPr>
            <w:rStyle w:val="Hyperlink1"/>
          </w:rPr>
          <w:delText xml:space="preserve">, </w:delText>
        </w:r>
      </w:del>
      <w:ins w:id="371" w:author="Dr. Amy R." w:date="2023-01-26T12:18:00Z">
        <w:r w:rsidR="008D4027" w:rsidRPr="005A10E8">
          <w:rPr>
            <w:rStyle w:val="Hyperlink1"/>
          </w:rPr>
          <w:t>—</w:t>
        </w:r>
      </w:ins>
      <w:r w:rsidRPr="005A10E8">
        <w:rPr>
          <w:rStyle w:val="Hyperlink1"/>
        </w:rPr>
        <w:t xml:space="preserve">that is, they do not attract broad media coverage </w:t>
      </w:r>
      <w:hyperlink r:id="rId62" w:history="1">
        <w:r w:rsidRPr="005A10E8">
          <w:rPr>
            <w:rStyle w:val="Hyperlink1"/>
          </w:rPr>
          <w:t>(Berggren et al., 2017, p. 80)</w:t>
        </w:r>
      </w:hyperlink>
      <w:r w:rsidRPr="005A10E8">
        <w:rPr>
          <w:rStyle w:val="Hyperlink1"/>
        </w:rPr>
        <w:t xml:space="preserve">. Second, as </w:t>
      </w:r>
      <w:r w:rsidRPr="005A10E8">
        <w:fldChar w:fldCharType="begin"/>
      </w:r>
      <w:r w:rsidRPr="005A10E8">
        <w:instrText>HYPERLINK "https://www.zotero.org/google-docs/?q3FPfL"</w:instrText>
      </w:r>
      <w:r w:rsidRPr="005A10E8">
        <w:fldChar w:fldCharType="separate"/>
      </w:r>
      <w:r w:rsidRPr="005A10E8">
        <w:rPr>
          <w:rStyle w:val="Hyperlink1"/>
        </w:rPr>
        <w:t>Berggren et al. (2017</w:t>
      </w:r>
      <w:del w:id="372" w:author="Dr. Amy R." w:date="2023-01-26T12:19:00Z">
        <w:r w:rsidRPr="005A10E8" w:rsidDel="008D4027">
          <w:rPr>
            <w:rStyle w:val="Hyperlink1"/>
          </w:rPr>
          <w:delText>, p. 83</w:delText>
        </w:r>
      </w:del>
      <w:r w:rsidRPr="005A10E8">
        <w:rPr>
          <w:rStyle w:val="Hyperlink1"/>
        </w:rPr>
        <w:t>)</w:t>
      </w:r>
      <w:r w:rsidRPr="005A10E8">
        <w:rPr>
          <w:rStyle w:val="Hyperlink1"/>
        </w:rPr>
        <w:fldChar w:fldCharType="end"/>
      </w:r>
      <w:r w:rsidRPr="005A10E8">
        <w:rPr>
          <w:rStyle w:val="Hyperlink1"/>
        </w:rPr>
        <w:t xml:space="preserve"> explain, political </w:t>
      </w:r>
      <w:r w:rsidRPr="005A10E8">
        <w:rPr>
          <w:rStyle w:val="Hyperlink1"/>
          <w:rtl/>
        </w:rPr>
        <w:t>“</w:t>
      </w:r>
      <w:r w:rsidRPr="005A10E8">
        <w:rPr>
          <w:rStyle w:val="Hyperlink1"/>
        </w:rPr>
        <w:t>[a]dvertising is mainly restricted to posters and newspaper ads; hardly any candidates run individual campaigns on television or radio</w:t>
      </w:r>
      <w:del w:id="373" w:author="Dr. Amy R." w:date="2023-01-26T12:19:00Z">
        <w:r w:rsidRPr="005A10E8" w:rsidDel="008D4027">
          <w:rPr>
            <w:rStyle w:val="Hyperlink1"/>
          </w:rPr>
          <w:delText>.</w:delText>
        </w:r>
      </w:del>
      <w:r w:rsidRPr="005A10E8">
        <w:rPr>
          <w:rStyle w:val="Hyperlink1"/>
        </w:rPr>
        <w:t>”</w:t>
      </w:r>
      <w:ins w:id="374" w:author="Dr. Amy R." w:date="2023-01-26T12:19:00Z">
        <w:r w:rsidR="008D4027" w:rsidRPr="005A10E8">
          <w:rPr>
            <w:rStyle w:val="Hyperlink1"/>
          </w:rPr>
          <w:t xml:space="preserve"> (p. 83).</w:t>
        </w:r>
      </w:ins>
      <w:r w:rsidRPr="005A10E8">
        <w:rPr>
          <w:rStyle w:val="Hyperlink1"/>
        </w:rPr>
        <w:t xml:space="preserve"> Thus, most voters are only exposed to official candidate pictures. Alternative opportunities to see how the candidates look, sound, and dress</w:t>
      </w:r>
      <w:del w:id="375" w:author="Dr. Amy R." w:date="2023-01-26T12:19:00Z">
        <w:r w:rsidRPr="005A10E8" w:rsidDel="008D4027">
          <w:rPr>
            <w:rStyle w:val="Hyperlink1"/>
          </w:rPr>
          <w:delText xml:space="preserve">, </w:delText>
        </w:r>
      </w:del>
      <w:ins w:id="376" w:author="Dr. Amy R." w:date="2023-01-26T12:19:00Z">
        <w:r w:rsidR="008D4027" w:rsidRPr="005A10E8">
          <w:rPr>
            <w:rStyle w:val="Hyperlink1"/>
          </w:rPr>
          <w:t>—</w:t>
        </w:r>
      </w:ins>
      <w:r w:rsidRPr="005A10E8">
        <w:rPr>
          <w:rStyle w:val="Hyperlink1"/>
        </w:rPr>
        <w:t>for instance</w:t>
      </w:r>
      <w:ins w:id="377" w:author="Dr. Amy R." w:date="2023-01-26T12:20:00Z">
        <w:r w:rsidR="008D4027" w:rsidRPr="005A10E8">
          <w:rPr>
            <w:rStyle w:val="Hyperlink1"/>
          </w:rPr>
          <w:t>,</w:t>
        </w:r>
      </w:ins>
      <w:r w:rsidRPr="005A10E8">
        <w:rPr>
          <w:rStyle w:val="Hyperlink1"/>
        </w:rPr>
        <w:t xml:space="preserve"> in television debates or radio ads</w:t>
      </w:r>
      <w:del w:id="378" w:author="Dr. Amy R." w:date="2023-01-28T12:44:00Z">
        <w:r w:rsidRPr="005A10E8" w:rsidDel="00B72381">
          <w:rPr>
            <w:rStyle w:val="Hyperlink1"/>
          </w:rPr>
          <w:delText xml:space="preserve">, </w:delText>
        </w:r>
      </w:del>
      <w:ins w:id="379" w:author="Dr. Amy R." w:date="2023-01-28T12:44:00Z">
        <w:r w:rsidR="00B72381">
          <w:rPr>
            <w:rStyle w:val="Hyperlink1"/>
          </w:rPr>
          <w:t>—</w:t>
        </w:r>
      </w:ins>
      <w:r w:rsidRPr="005A10E8">
        <w:rPr>
          <w:rStyle w:val="Hyperlink1"/>
        </w:rPr>
        <w:t xml:space="preserve">would potentially confound our identification strategy in multiple ways, most importantly because of differences in the levels of campaign spending. Third, Finland has been consistently considered a democratic </w:t>
      </w:r>
      <w:hyperlink r:id="rId63" w:history="1">
        <w:r w:rsidRPr="005A10E8">
          <w:rPr>
            <w:rStyle w:val="Hyperlink1"/>
          </w:rPr>
          <w:t>(Marshall &amp; Jaggers, 2020)</w:t>
        </w:r>
      </w:hyperlink>
      <w:r w:rsidRPr="005A10E8">
        <w:rPr>
          <w:rStyle w:val="Hyperlink1"/>
        </w:rPr>
        <w:t xml:space="preserve">, economically egalitarian </w:t>
      </w:r>
      <w:hyperlink r:id="rId64" w:history="1">
        <w:r w:rsidRPr="005A10E8">
          <w:rPr>
            <w:rStyle w:val="Hyperlink1"/>
          </w:rPr>
          <w:t>(Waltl, 2022)</w:t>
        </w:r>
      </w:hyperlink>
      <w:r w:rsidRPr="005A10E8">
        <w:rPr>
          <w:rStyle w:val="Hyperlink1"/>
        </w:rPr>
        <w:t xml:space="preserve">, gender egalitarian </w:t>
      </w:r>
      <w:hyperlink r:id="rId65" w:history="1">
        <w:r w:rsidRPr="005A10E8">
          <w:rPr>
            <w:rStyle w:val="Hyperlink1"/>
          </w:rPr>
          <w:t>(e.g., Lohmann &amp; Zagel, 2016)</w:t>
        </w:r>
      </w:hyperlink>
      <w:r w:rsidRPr="005A10E8">
        <w:rPr>
          <w:rStyle w:val="Hyperlink1"/>
        </w:rPr>
        <w:t>, and social-mobility</w:t>
      </w:r>
      <w:ins w:id="380" w:author="Dr. Amy R." w:date="2023-01-26T12:20:00Z">
        <w:r w:rsidR="008D4027" w:rsidRPr="005A10E8">
          <w:rPr>
            <w:rStyle w:val="Hyperlink1"/>
          </w:rPr>
          <w:t>-</w:t>
        </w:r>
      </w:ins>
      <w:del w:id="381" w:author="Dr. Amy R." w:date="2023-01-26T12:20:00Z">
        <w:r w:rsidRPr="005A10E8" w:rsidDel="008D4027">
          <w:rPr>
            <w:rStyle w:val="Hyperlink1"/>
          </w:rPr>
          <w:delText xml:space="preserve"> </w:delText>
        </w:r>
      </w:del>
      <w:r w:rsidRPr="005A10E8">
        <w:rPr>
          <w:rStyle w:val="Hyperlink1"/>
        </w:rPr>
        <w:t xml:space="preserve">prone </w:t>
      </w:r>
      <w:hyperlink r:id="rId66" w:history="1">
        <w:r w:rsidRPr="005A10E8">
          <w:rPr>
            <w:rStyle w:val="Hyperlink1"/>
          </w:rPr>
          <w:t>(Erola, 2009)</w:t>
        </w:r>
      </w:hyperlink>
      <w:r w:rsidRPr="005A10E8">
        <w:rPr>
          <w:rStyle w:val="Hyperlink1"/>
        </w:rPr>
        <w:t xml:space="preserve"> country. Therefore, Finland should be a </w:t>
      </w:r>
      <w:r w:rsidRPr="005A10E8">
        <w:rPr>
          <w:rStyle w:val="Hyperlink1"/>
          <w:rtl/>
        </w:rPr>
        <w:t>“</w:t>
      </w:r>
      <w:r w:rsidRPr="005A10E8">
        <w:rPr>
          <w:rStyle w:val="Hyperlink1"/>
        </w:rPr>
        <w:t xml:space="preserve">hard case” </w:t>
      </w:r>
      <w:ins w:id="382" w:author="Dr. Amy R." w:date="2023-01-26T12:20:00Z">
        <w:r w:rsidR="008D4027" w:rsidRPr="005A10E8">
          <w:rPr>
            <w:rStyle w:val="Hyperlink1"/>
          </w:rPr>
          <w:t xml:space="preserve">in which to </w:t>
        </w:r>
      </w:ins>
      <w:del w:id="383" w:author="Dr. Amy R." w:date="2023-01-26T12:20:00Z">
        <w:r w:rsidRPr="005A10E8" w:rsidDel="008D4027">
          <w:rPr>
            <w:rStyle w:val="Hyperlink1"/>
          </w:rPr>
          <w:delText xml:space="preserve">for </w:delText>
        </w:r>
      </w:del>
      <w:r w:rsidRPr="005A10E8">
        <w:rPr>
          <w:rStyle w:val="Hyperlink1"/>
        </w:rPr>
        <w:t>find</w:t>
      </w:r>
      <w:del w:id="384" w:author="Dr. Amy R." w:date="2023-01-26T12:20:00Z">
        <w:r w:rsidRPr="005A10E8" w:rsidDel="008D4027">
          <w:rPr>
            <w:rStyle w:val="Hyperlink1"/>
          </w:rPr>
          <w:delText>ing</w:delText>
        </w:r>
      </w:del>
      <w:r w:rsidRPr="005A10E8">
        <w:rPr>
          <w:rStyle w:val="Hyperlink1"/>
        </w:rPr>
        <w:t xml:space="preserve"> any correlation between class-congruent physical appearance and voting. Thus, we believe that exploiting a </w:t>
      </w:r>
      <w:r w:rsidRPr="005A10E8">
        <w:rPr>
          <w:rStyle w:val="Hyperlink1"/>
          <w:rtl/>
        </w:rPr>
        <w:t>“</w:t>
      </w:r>
      <w:r w:rsidRPr="005A10E8">
        <w:rPr>
          <w:rStyle w:val="Hyperlink1"/>
        </w:rPr>
        <w:t xml:space="preserve">least-likely case design” </w:t>
      </w:r>
      <w:hyperlink r:id="rId67" w:history="1">
        <w:r w:rsidRPr="005A10E8">
          <w:rPr>
            <w:rStyle w:val="Hyperlink1"/>
          </w:rPr>
          <w:t>(Levy, 2008)</w:t>
        </w:r>
      </w:hyperlink>
      <w:r w:rsidRPr="005A10E8">
        <w:rPr>
          <w:rStyle w:val="Hyperlink1"/>
        </w:rPr>
        <w:t xml:space="preserve"> should offer more inferential leverage in the study of elections, physical appearance</w:t>
      </w:r>
      <w:ins w:id="385" w:author="Dr. Amy R." w:date="2023-01-26T12:21:00Z">
        <w:r w:rsidR="008D4027" w:rsidRPr="005A10E8">
          <w:rPr>
            <w:rStyle w:val="Hyperlink1"/>
          </w:rPr>
          <w:t>,</w:t>
        </w:r>
      </w:ins>
      <w:r w:rsidRPr="005A10E8">
        <w:rPr>
          <w:rStyle w:val="Hyperlink1"/>
        </w:rPr>
        <w:t xml:space="preserve"> and inequality.</w:t>
      </w:r>
    </w:p>
    <w:p w14:paraId="7BA5A634" w14:textId="77777777" w:rsidR="00C14C58" w:rsidRPr="005A10E8" w:rsidRDefault="00000000">
      <w:pPr>
        <w:pStyle w:val="Subtitle"/>
        <w:spacing w:before="200" w:after="200"/>
        <w:jc w:val="both"/>
      </w:pPr>
      <w:bookmarkStart w:id="386" w:name="_headingh.ibwfcvy5ekyq"/>
      <w:bookmarkEnd w:id="386"/>
      <w:r w:rsidRPr="005A10E8">
        <w:rPr>
          <w:rStyle w:val="Hyperlink1"/>
        </w:rPr>
        <w:t>Data and Measurement Strategy</w:t>
      </w:r>
    </w:p>
    <w:p w14:paraId="1CE620E3" w14:textId="2D55FD83" w:rsidR="00C14C58" w:rsidRPr="005A10E8" w:rsidRDefault="008D4027">
      <w:pPr>
        <w:pStyle w:val="Body"/>
        <w:spacing w:before="200" w:after="200"/>
        <w:jc w:val="both"/>
      </w:pPr>
      <w:ins w:id="387" w:author="Dr. Amy R." w:date="2023-01-26T12:22:00Z">
        <w:r w:rsidRPr="005A10E8">
          <w:rPr>
            <w:rStyle w:val="Hyperlink1"/>
          </w:rPr>
          <w:t xml:space="preserve">We </w:t>
        </w:r>
      </w:ins>
      <w:del w:id="388" w:author="Dr. Amy R." w:date="2023-01-26T12:22:00Z">
        <w:r w:rsidRPr="005A10E8" w:rsidDel="008D4027">
          <w:rPr>
            <w:rStyle w:val="Hyperlink1"/>
          </w:rPr>
          <w:delText xml:space="preserve">Several data sources were </w:delText>
        </w:r>
      </w:del>
      <w:r w:rsidRPr="005A10E8">
        <w:rPr>
          <w:rStyle w:val="Hyperlink1"/>
        </w:rPr>
        <w:t>exploited</w:t>
      </w:r>
      <w:ins w:id="389" w:author="Dr. Amy R." w:date="2023-01-26T12:22:00Z">
        <w:r w:rsidRPr="005A10E8">
          <w:rPr>
            <w:rStyle w:val="Hyperlink1"/>
          </w:rPr>
          <w:t xml:space="preserve"> several data sources</w:t>
        </w:r>
      </w:ins>
      <w:r w:rsidRPr="005A10E8">
        <w:rPr>
          <w:rStyle w:val="Hyperlink1"/>
        </w:rPr>
        <w:t xml:space="preserve">. First, </w:t>
      </w:r>
      <w:del w:id="390" w:author="Dr. Amy R." w:date="2023-01-26T12:22:00Z">
        <w:r w:rsidRPr="005A10E8" w:rsidDel="008D4027">
          <w:rPr>
            <w:rStyle w:val="Hyperlink1"/>
          </w:rPr>
          <w:delText xml:space="preserve">political campaigns </w:delText>
        </w:r>
      </w:del>
      <w:r w:rsidRPr="005A10E8">
        <w:rPr>
          <w:rStyle w:val="Hyperlink1"/>
        </w:rPr>
        <w:t>in the context of Finnish municipal elections</w:t>
      </w:r>
      <w:ins w:id="391" w:author="Dr. Amy R." w:date="2023-01-26T12:22:00Z">
        <w:r w:rsidRPr="005A10E8">
          <w:rPr>
            <w:rStyle w:val="Hyperlink1"/>
          </w:rPr>
          <w:t>, political campaigns</w:t>
        </w:r>
      </w:ins>
      <w:r w:rsidRPr="005A10E8">
        <w:rPr>
          <w:rStyle w:val="Hyperlink1"/>
        </w:rPr>
        <w:t xml:space="preserve"> use headshots of the candidates running for office</w:t>
      </w:r>
      <w:ins w:id="392" w:author="Dr. Amy R." w:date="2023-01-26T12:22:00Z">
        <w:r w:rsidRPr="005A10E8">
          <w:rPr>
            <w:rStyle w:val="Hyperlink1"/>
          </w:rPr>
          <w:t>,</w:t>
        </w:r>
      </w:ins>
      <w:r w:rsidRPr="005A10E8">
        <w:rPr>
          <w:rStyle w:val="Hyperlink1"/>
        </w:rPr>
        <w:t xml:space="preserve"> along with </w:t>
      </w:r>
      <w:del w:id="393" w:author="Dr. Amy R." w:date="2023-01-27T05:40:00Z">
        <w:r w:rsidRPr="005A10E8" w:rsidDel="00F469C4">
          <w:rPr>
            <w:rStyle w:val="Hyperlink1"/>
          </w:rPr>
          <w:delText xml:space="preserve">their </w:delText>
        </w:r>
      </w:del>
      <w:ins w:id="394" w:author="Dr. Amy R." w:date="2023-01-27T05:40:00Z">
        <w:r w:rsidR="00F469C4" w:rsidRPr="005A10E8">
          <w:rPr>
            <w:rStyle w:val="Hyperlink1"/>
          </w:rPr>
          <w:t>the</w:t>
        </w:r>
        <w:r w:rsidR="00F469C4">
          <w:rPr>
            <w:rStyle w:val="Hyperlink1"/>
          </w:rPr>
          <w:t xml:space="preserve"> candidate’s</w:t>
        </w:r>
        <w:r w:rsidR="00F469C4" w:rsidRPr="005A10E8">
          <w:rPr>
            <w:rStyle w:val="Hyperlink1"/>
          </w:rPr>
          <w:t xml:space="preserve"> </w:t>
        </w:r>
      </w:ins>
      <w:r w:rsidRPr="005A10E8">
        <w:rPr>
          <w:rStyle w:val="Hyperlink1"/>
        </w:rPr>
        <w:t>name, party affiliation</w:t>
      </w:r>
      <w:ins w:id="395" w:author="Dr. Amy R." w:date="2023-01-26T12:23:00Z">
        <w:r w:rsidRPr="005A10E8">
          <w:rPr>
            <w:rStyle w:val="Hyperlink1"/>
          </w:rPr>
          <w:t>,</w:t>
        </w:r>
      </w:ins>
      <w:r w:rsidRPr="005A10E8">
        <w:rPr>
          <w:rStyle w:val="Hyperlink1"/>
        </w:rPr>
        <w:t xml:space="preserve"> and occupation. This information is public and </w:t>
      </w:r>
      <w:del w:id="396" w:author="Dr. Amy R." w:date="2023-01-26T12:23:00Z">
        <w:r w:rsidRPr="005A10E8" w:rsidDel="008D4027">
          <w:rPr>
            <w:rStyle w:val="Hyperlink1"/>
          </w:rPr>
          <w:delText xml:space="preserve">shown </w:delText>
        </w:r>
      </w:del>
      <w:ins w:id="397" w:author="Dr. Amy R." w:date="2023-01-26T12:23:00Z">
        <w:r w:rsidRPr="005A10E8">
          <w:rPr>
            <w:rStyle w:val="Hyperlink1"/>
          </w:rPr>
          <w:t xml:space="preserve">appears </w:t>
        </w:r>
      </w:ins>
      <w:r w:rsidRPr="005A10E8">
        <w:rPr>
          <w:rStyle w:val="Hyperlink1"/>
        </w:rPr>
        <w:t xml:space="preserve">in city centers, bus stops, public squares, and other highly frequented places, including voting booths </w:t>
      </w:r>
      <w:hyperlink r:id="rId68" w:history="1">
        <w:r w:rsidRPr="005A10E8">
          <w:rPr>
            <w:rStyle w:val="Hyperlink1"/>
          </w:rPr>
          <w:t>(Berggren et al., 2010, p. 12)</w:t>
        </w:r>
      </w:hyperlink>
      <w:r w:rsidRPr="005A10E8">
        <w:rPr>
          <w:rStyle w:val="Hyperlink1"/>
        </w:rPr>
        <w:t xml:space="preserve">. Importantly, </w:t>
      </w:r>
      <w:del w:id="398" w:author="Dr. Amy R." w:date="2023-01-26T12:24:00Z">
        <w:r w:rsidRPr="005A10E8" w:rsidDel="008D4027">
          <w:rPr>
            <w:rStyle w:val="Hyperlink1"/>
          </w:rPr>
          <w:delText xml:space="preserve">the </w:delText>
        </w:r>
        <w:r w:rsidRPr="005A10E8" w:rsidDel="008D4027">
          <w:rPr>
            <w:rStyle w:val="None"/>
            <w:i/>
            <w:iCs/>
          </w:rPr>
          <w:delText>same</w:delText>
        </w:r>
        <w:r w:rsidRPr="005A10E8" w:rsidDel="008D4027">
          <w:rPr>
            <w:rStyle w:val="Hyperlink1"/>
          </w:rPr>
          <w:delText xml:space="preserve"> photos </w:delText>
        </w:r>
      </w:del>
      <w:del w:id="399" w:author="Dr. Amy R." w:date="2023-01-26T12:23:00Z">
        <w:r w:rsidRPr="005A10E8" w:rsidDel="008D4027">
          <w:rPr>
            <w:rStyle w:val="Hyperlink1"/>
          </w:rPr>
          <w:delText xml:space="preserve">are also displayed in </w:delText>
        </w:r>
      </w:del>
      <w:r w:rsidRPr="005A10E8">
        <w:rPr>
          <w:rStyle w:val="Hyperlink1"/>
        </w:rPr>
        <w:t>newspaper ads</w:t>
      </w:r>
      <w:ins w:id="400" w:author="Dr. Amy R." w:date="2023-01-26T12:23:00Z">
        <w:r w:rsidRPr="005A10E8">
          <w:rPr>
            <w:rStyle w:val="Hyperlink1"/>
          </w:rPr>
          <w:t xml:space="preserve"> also display</w:t>
        </w:r>
      </w:ins>
      <w:ins w:id="401" w:author="Dr. Amy R." w:date="2023-01-26T12:24:00Z">
        <w:r w:rsidRPr="005A10E8">
          <w:rPr>
            <w:rStyle w:val="Hyperlink1"/>
          </w:rPr>
          <w:t xml:space="preserve"> the </w:t>
        </w:r>
        <w:r w:rsidRPr="005A10E8">
          <w:rPr>
            <w:rStyle w:val="None"/>
            <w:i/>
            <w:iCs/>
          </w:rPr>
          <w:t>same</w:t>
        </w:r>
        <w:r w:rsidRPr="005A10E8">
          <w:rPr>
            <w:rStyle w:val="Hyperlink1"/>
          </w:rPr>
          <w:t xml:space="preserve"> photos</w:t>
        </w:r>
      </w:ins>
      <w:r w:rsidRPr="005A10E8">
        <w:rPr>
          <w:rStyle w:val="Hyperlink1"/>
        </w:rPr>
        <w:t xml:space="preserve"> </w:t>
      </w:r>
      <w:hyperlink r:id="rId69" w:history="1">
        <w:r w:rsidRPr="005A10E8">
          <w:rPr>
            <w:rStyle w:val="Hyperlink1"/>
          </w:rPr>
          <w:t>(Berggren et al., 2010, p. 10)</w:t>
        </w:r>
      </w:hyperlink>
      <w:r w:rsidRPr="005A10E8">
        <w:rPr>
          <w:rStyle w:val="Hyperlink1"/>
        </w:rPr>
        <w:t xml:space="preserve">, and </w:t>
      </w:r>
      <w:r w:rsidRPr="005A10E8">
        <w:rPr>
          <w:rStyle w:val="Hyperlink1"/>
          <w:rtl/>
        </w:rPr>
        <w:t>“</w:t>
      </w:r>
      <w:r w:rsidRPr="005A10E8">
        <w:rPr>
          <w:rStyle w:val="Hyperlink1"/>
        </w:rPr>
        <w:t xml:space="preserve">each municipality is obliged by law to provide each party with the same number of slots for posters” </w:t>
      </w:r>
      <w:hyperlink r:id="rId70" w:history="1">
        <w:r w:rsidRPr="005A10E8">
          <w:rPr>
            <w:rStyle w:val="Hyperlink1"/>
          </w:rPr>
          <w:t>(Berggren et al., 2017, p. 83)</w:t>
        </w:r>
      </w:hyperlink>
      <w:r w:rsidRPr="005A10E8">
        <w:rPr>
          <w:rStyle w:val="Hyperlink1"/>
        </w:rPr>
        <w:t>. Second, the Department for Democracy and Public Law (http://www.vaalit.fi) collects this visual information, along with each candidate</w:t>
      </w:r>
      <w:r w:rsidRPr="005A10E8">
        <w:rPr>
          <w:rStyle w:val="Hyperlink1"/>
          <w:rtl/>
        </w:rPr>
        <w:t>’</w:t>
      </w:r>
      <w:r w:rsidRPr="005A10E8">
        <w:rPr>
          <w:rStyle w:val="Hyperlink1"/>
        </w:rPr>
        <w:t xml:space="preserve">s vote count, electoral district, age, and occupation (declared by the candidates). Thus, for the 2017 Finnish municipal elections, a subsample of candidates was collected. Out of a universe of 33,618 candidates, </w:t>
      </w:r>
      <w:ins w:id="402" w:author="Dr. Amy R." w:date="2023-01-26T12:26:00Z">
        <w:r w:rsidR="003836F1" w:rsidRPr="005A10E8">
          <w:rPr>
            <w:rStyle w:val="Hyperlink1"/>
          </w:rPr>
          <w:t xml:space="preserve">we collected </w:t>
        </w:r>
      </w:ins>
      <w:r w:rsidRPr="005A10E8">
        <w:rPr>
          <w:rStyle w:val="Hyperlink1"/>
        </w:rPr>
        <w:t xml:space="preserve">over 10,000 </w:t>
      </w:r>
      <w:r w:rsidRPr="005A10E8">
        <w:rPr>
          <w:rStyle w:val="Hyperlink1"/>
        </w:rPr>
        <w:lastRenderedPageBreak/>
        <w:t>photographs</w:t>
      </w:r>
      <w:del w:id="403" w:author="Dr. Amy R." w:date="2023-01-26T12:26:00Z">
        <w:r w:rsidRPr="005A10E8" w:rsidDel="003836F1">
          <w:rPr>
            <w:rStyle w:val="Hyperlink1"/>
          </w:rPr>
          <w:delText xml:space="preserve"> were collected</w:delText>
        </w:r>
      </w:del>
      <w:r w:rsidRPr="005A10E8">
        <w:rPr>
          <w:rStyle w:val="Hyperlink1"/>
        </w:rPr>
        <w:t>.</w:t>
      </w:r>
      <w:r w:rsidRPr="005A10E8">
        <w:rPr>
          <w:rStyle w:val="None"/>
          <w:vertAlign w:val="superscript"/>
        </w:rPr>
        <w:footnoteReference w:id="11"/>
      </w:r>
      <w:r w:rsidRPr="005A10E8">
        <w:rPr>
          <w:rStyle w:val="Hyperlink1"/>
        </w:rPr>
        <w:t xml:space="preserve"> </w:t>
      </w:r>
      <w:del w:id="417" w:author="Dr. Amy R." w:date="2023-01-26T12:26:00Z">
        <w:r w:rsidRPr="005A10E8" w:rsidDel="003836F1">
          <w:rPr>
            <w:rStyle w:val="Hyperlink1"/>
          </w:rPr>
          <w:delText xml:space="preserve">Among </w:delText>
        </w:r>
      </w:del>
      <w:ins w:id="418" w:author="Dr. Amy R." w:date="2023-01-26T12:26:00Z">
        <w:r w:rsidR="003836F1" w:rsidRPr="005A10E8">
          <w:rPr>
            <w:rStyle w:val="Hyperlink1"/>
          </w:rPr>
          <w:t xml:space="preserve">From among </w:t>
        </w:r>
      </w:ins>
      <w:r w:rsidRPr="005A10E8">
        <w:rPr>
          <w:rStyle w:val="Hyperlink1"/>
        </w:rPr>
        <w:t xml:space="preserve">the available pictures, </w:t>
      </w:r>
      <w:ins w:id="419" w:author="Dr. Amy R." w:date="2023-01-26T12:27:00Z">
        <w:r w:rsidR="003836F1" w:rsidRPr="005A10E8">
          <w:rPr>
            <w:rStyle w:val="Hyperlink1"/>
          </w:rPr>
          <w:t xml:space="preserve">we randomly selected </w:t>
        </w:r>
      </w:ins>
      <w:r w:rsidRPr="005A10E8">
        <w:rPr>
          <w:rStyle w:val="Hyperlink1"/>
        </w:rPr>
        <w:t>1,500 images</w:t>
      </w:r>
      <w:del w:id="420" w:author="Dr. Amy R." w:date="2023-01-26T12:27:00Z">
        <w:r w:rsidRPr="005A10E8" w:rsidDel="003836F1">
          <w:rPr>
            <w:rStyle w:val="Hyperlink1"/>
          </w:rPr>
          <w:delText xml:space="preserve"> were randomly selected. The </w:delText>
        </w:r>
      </w:del>
      <w:ins w:id="421" w:author="Dr. Amy R." w:date="2023-01-26T12:27:00Z">
        <w:r w:rsidR="003836F1" w:rsidRPr="005A10E8">
          <w:rPr>
            <w:rStyle w:val="Hyperlink1"/>
          </w:rPr>
          <w:t xml:space="preserve">, a </w:t>
        </w:r>
      </w:ins>
      <w:r w:rsidRPr="005A10E8">
        <w:rPr>
          <w:rStyle w:val="Hyperlink1"/>
        </w:rPr>
        <w:t xml:space="preserve">subsample </w:t>
      </w:r>
      <w:del w:id="422" w:author="Dr. Amy R." w:date="2023-01-26T12:27:00Z">
        <w:r w:rsidRPr="005A10E8" w:rsidDel="003836F1">
          <w:rPr>
            <w:rStyle w:val="Hyperlink1"/>
          </w:rPr>
          <w:delText xml:space="preserve">was selected </w:delText>
        </w:r>
      </w:del>
      <w:r w:rsidRPr="005A10E8">
        <w:rPr>
          <w:rStyle w:val="Hyperlink1"/>
        </w:rPr>
        <w:t>to maximize statistical representativeness at the national level regarding gender and occupation</w:t>
      </w:r>
      <w:del w:id="423" w:author="Dr. Amy R." w:date="2023-01-26T12:27:00Z">
        <w:r w:rsidRPr="005A10E8" w:rsidDel="003836F1">
          <w:rPr>
            <w:rStyle w:val="Hyperlink1"/>
          </w:rPr>
          <w:delText>,</w:delText>
        </w:r>
      </w:del>
      <w:r w:rsidRPr="005A10E8">
        <w:rPr>
          <w:rStyle w:val="Hyperlink1"/>
        </w:rPr>
        <w:t xml:space="preserve"> and</w:t>
      </w:r>
      <w:ins w:id="424" w:author="Dr. Amy R." w:date="2023-01-26T12:27:00Z">
        <w:r w:rsidR="003836F1" w:rsidRPr="005A10E8">
          <w:rPr>
            <w:rStyle w:val="Hyperlink1"/>
          </w:rPr>
          <w:t>,</w:t>
        </w:r>
      </w:ins>
      <w:r w:rsidRPr="005A10E8">
        <w:rPr>
          <w:rStyle w:val="Hyperlink1"/>
        </w:rPr>
        <w:t xml:space="preserve"> particularly</w:t>
      </w:r>
      <w:ins w:id="425" w:author="Dr. Amy R." w:date="2023-01-26T12:27:00Z">
        <w:r w:rsidR="003836F1" w:rsidRPr="005A10E8">
          <w:rPr>
            <w:rStyle w:val="Hyperlink1"/>
          </w:rPr>
          <w:t>,</w:t>
        </w:r>
      </w:ins>
      <w:r w:rsidRPr="005A10E8">
        <w:rPr>
          <w:rStyle w:val="Hyperlink1"/>
        </w:rPr>
        <w:t xml:space="preserve"> the share of women in any given occupation. To satisfy the latter criteria, </w:t>
      </w:r>
      <w:ins w:id="426" w:author="Dr. Amy R." w:date="2023-01-26T12:28:00Z">
        <w:r w:rsidR="003836F1" w:rsidRPr="005A10E8">
          <w:rPr>
            <w:rStyle w:val="Hyperlink1"/>
          </w:rPr>
          <w:t xml:space="preserve">we analyzed </w:t>
        </w:r>
      </w:ins>
      <w:r w:rsidRPr="005A10E8">
        <w:rPr>
          <w:rStyle w:val="Hyperlink1"/>
        </w:rPr>
        <w:t>data from the Official Statistics of Finland Office</w:t>
      </w:r>
      <w:ins w:id="427" w:author="Dr. Amy R." w:date="2023-01-28T12:52:00Z">
        <w:r w:rsidR="00E05559">
          <w:rPr>
            <w:rStyle w:val="Hyperlink1"/>
          </w:rPr>
          <w:t xml:space="preserve"> (</w:t>
        </w:r>
        <w:commentRangeStart w:id="428"/>
        <w:r w:rsidR="00E05559">
          <w:rPr>
            <w:rStyle w:val="Hyperlink1"/>
          </w:rPr>
          <w:t>2017</w:t>
        </w:r>
        <w:commentRangeEnd w:id="428"/>
        <w:r w:rsidR="00E05559">
          <w:rPr>
            <w:rStyle w:val="CommentReference"/>
            <w:rFonts w:ascii="Times New Roman" w:hAnsi="Times New Roman" w:cs="Times New Roman"/>
            <w:color w:val="auto"/>
            <w14:textOutline w14:w="0" w14:cap="rnd" w14:cmpd="sng" w14:algn="ctr">
              <w14:noFill/>
              <w14:prstDash w14:val="solid"/>
              <w14:bevel/>
            </w14:textOutline>
          </w:rPr>
          <w:commentReference w:id="428"/>
        </w:r>
        <w:r w:rsidR="00E05559">
          <w:rPr>
            <w:rStyle w:val="Hyperlink1"/>
          </w:rPr>
          <w:t>)</w:t>
        </w:r>
      </w:ins>
      <w:r w:rsidRPr="005A10E8">
        <w:rPr>
          <w:rStyle w:val="Hyperlink1"/>
        </w:rPr>
        <w:t xml:space="preserve"> (https://www.stat.fi) </w:t>
      </w:r>
      <w:del w:id="429" w:author="Dr. Amy R." w:date="2023-01-26T12:28:00Z">
        <w:r w:rsidRPr="005A10E8" w:rsidDel="003836F1">
          <w:rPr>
            <w:rStyle w:val="Hyperlink1"/>
          </w:rPr>
          <w:delText xml:space="preserve">were analyzed </w:delText>
        </w:r>
      </w:del>
      <w:r w:rsidRPr="005A10E8">
        <w:rPr>
          <w:rStyle w:val="Hyperlink1"/>
        </w:rPr>
        <w:t>in parallel. The final dataset consist</w:t>
      </w:r>
      <w:ins w:id="430" w:author="Dr. Amy R." w:date="2023-01-26T12:28:00Z">
        <w:r w:rsidR="003836F1" w:rsidRPr="005A10E8">
          <w:rPr>
            <w:rStyle w:val="Hyperlink1"/>
          </w:rPr>
          <w:t>ed</w:t>
        </w:r>
      </w:ins>
      <w:del w:id="431" w:author="Dr. Amy R." w:date="2023-01-26T12:28:00Z">
        <w:r w:rsidRPr="005A10E8" w:rsidDel="003836F1">
          <w:rPr>
            <w:rStyle w:val="Hyperlink1"/>
          </w:rPr>
          <w:delText>s</w:delText>
        </w:r>
      </w:del>
      <w:r w:rsidRPr="005A10E8">
        <w:rPr>
          <w:rStyle w:val="Hyperlink1"/>
        </w:rPr>
        <w:t xml:space="preserve"> of 1,415 photographs. Then, taking the candidates</w:t>
      </w:r>
      <w:ins w:id="432" w:author="Dr. Amy R." w:date="2023-01-26T12:28:00Z">
        <w:r w:rsidR="003836F1" w:rsidRPr="005A10E8">
          <w:rPr>
            <w:rStyle w:val="Hyperlink1"/>
          </w:rPr>
          <w:t>’ o</w:t>
        </w:r>
      </w:ins>
      <w:del w:id="433" w:author="Dr. Amy R." w:date="2023-01-26T12:28:00Z">
        <w:r w:rsidRPr="005A10E8" w:rsidDel="003836F1">
          <w:rPr>
            <w:rStyle w:val="Hyperlink1"/>
            <w:rtl/>
          </w:rPr>
          <w:delText xml:space="preserve">’ </w:delText>
        </w:r>
        <w:r w:rsidRPr="005A10E8" w:rsidDel="003836F1">
          <w:rPr>
            <w:rStyle w:val="Hyperlink1"/>
          </w:rPr>
          <w:delText>o</w:delText>
        </w:r>
      </w:del>
      <w:r w:rsidRPr="005A10E8">
        <w:rPr>
          <w:rStyle w:val="Hyperlink1"/>
        </w:rPr>
        <w:t>ccupational data as a starting point, we followed the European Socio</w:t>
      </w:r>
      <w:del w:id="434" w:author="Dr. Amy R." w:date="2023-01-26T12:29:00Z">
        <w:r w:rsidRPr="005A10E8" w:rsidDel="003836F1">
          <w:rPr>
            <w:rStyle w:val="Hyperlink1"/>
          </w:rPr>
          <w:delText>-</w:delText>
        </w:r>
      </w:del>
      <w:r w:rsidRPr="005A10E8">
        <w:rPr>
          <w:rStyle w:val="Hyperlink1"/>
        </w:rPr>
        <w:t xml:space="preserve">economic Classification </w:t>
      </w:r>
      <w:hyperlink r:id="rId71" w:history="1">
        <w:r w:rsidRPr="005A10E8">
          <w:rPr>
            <w:rStyle w:val="Hyperlink1"/>
          </w:rPr>
          <w:t>(Harrison &amp; Rose, 2006)</w:t>
        </w:r>
      </w:hyperlink>
      <w:r w:rsidRPr="005A10E8">
        <w:rPr>
          <w:rStyle w:val="Hyperlink1"/>
        </w:rPr>
        <w:t xml:space="preserve"> and coded each candidate</w:t>
      </w:r>
      <w:r w:rsidRPr="005A10E8">
        <w:rPr>
          <w:rStyle w:val="Hyperlink1"/>
          <w:rtl/>
        </w:rPr>
        <w:t>’</w:t>
      </w:r>
      <w:r w:rsidRPr="005A10E8">
        <w:rPr>
          <w:rStyle w:val="Hyperlink1"/>
        </w:rPr>
        <w:t xml:space="preserve">s occupation by class (i.e., </w:t>
      </w:r>
      <w:r w:rsidRPr="005A10E8">
        <w:rPr>
          <w:rStyle w:val="Hyperlink1"/>
          <w:rtl/>
        </w:rPr>
        <w:t>“</w:t>
      </w:r>
      <w:r w:rsidRPr="005A10E8">
        <w:rPr>
          <w:rStyle w:val="Hyperlink1"/>
        </w:rPr>
        <w:t xml:space="preserve">upper,” “middle,” </w:t>
      </w:r>
      <w:del w:id="435" w:author="Dr. Amy R." w:date="2023-01-28T12:54:00Z">
        <w:r w:rsidRPr="005A10E8" w:rsidDel="00034DFA">
          <w:rPr>
            <w:rStyle w:val="Hyperlink1"/>
          </w:rPr>
          <w:delText xml:space="preserve">and </w:delText>
        </w:r>
      </w:del>
      <w:ins w:id="436" w:author="Dr. Amy R." w:date="2023-01-28T12:54:00Z">
        <w:r w:rsidR="00034DFA">
          <w:rPr>
            <w:rStyle w:val="Hyperlink1"/>
          </w:rPr>
          <w:t>or</w:t>
        </w:r>
        <w:r w:rsidR="00034DFA" w:rsidRPr="005A10E8">
          <w:rPr>
            <w:rStyle w:val="Hyperlink1"/>
          </w:rPr>
          <w:t xml:space="preserve"> </w:t>
        </w:r>
      </w:ins>
      <w:r w:rsidRPr="005A10E8">
        <w:rPr>
          <w:rStyle w:val="Hyperlink1"/>
          <w:rtl/>
        </w:rPr>
        <w:t>“</w:t>
      </w:r>
      <w:r w:rsidRPr="005A10E8">
        <w:rPr>
          <w:rStyle w:val="Hyperlink1"/>
        </w:rPr>
        <w:t xml:space="preserve">working class”). </w:t>
      </w:r>
    </w:p>
    <w:p w14:paraId="43887204" w14:textId="5DF52685" w:rsidR="00C14C58" w:rsidRPr="005A10E8" w:rsidRDefault="00000000">
      <w:pPr>
        <w:pStyle w:val="Body"/>
        <w:spacing w:before="200" w:after="200"/>
        <w:jc w:val="both"/>
      </w:pPr>
      <w:bookmarkStart w:id="437" w:name="_headingh.tyjcwt"/>
      <w:bookmarkEnd w:id="437"/>
      <w:r w:rsidRPr="005A10E8">
        <w:rPr>
          <w:rStyle w:val="Hyperlink1"/>
        </w:rPr>
        <w:t>In addition, we constructed a novel dataset of physical</w:t>
      </w:r>
      <w:ins w:id="438" w:author="Dr. Amy R." w:date="2023-01-26T12:29:00Z">
        <w:r w:rsidR="003836F1" w:rsidRPr="005A10E8">
          <w:rPr>
            <w:rStyle w:val="Hyperlink1"/>
          </w:rPr>
          <w:t>-</w:t>
        </w:r>
      </w:ins>
      <w:del w:id="439" w:author="Dr. Amy R." w:date="2023-01-26T12:29:00Z">
        <w:r w:rsidRPr="005A10E8" w:rsidDel="003836F1">
          <w:rPr>
            <w:rStyle w:val="Hyperlink1"/>
          </w:rPr>
          <w:delText xml:space="preserve"> </w:delText>
        </w:r>
      </w:del>
      <w:r w:rsidRPr="005A10E8">
        <w:rPr>
          <w:rStyle w:val="Hyperlink1"/>
        </w:rPr>
        <w:t xml:space="preserve">appearance ratings using a representative sample of Finnish citizens. First, </w:t>
      </w:r>
      <w:ins w:id="440" w:author="Dr. Amy R." w:date="2023-01-26T12:30:00Z">
        <w:r w:rsidR="003836F1" w:rsidRPr="005A10E8">
          <w:rPr>
            <w:rStyle w:val="Hyperlink1"/>
          </w:rPr>
          <w:t xml:space="preserve">we drew </w:t>
        </w:r>
      </w:ins>
      <w:r w:rsidRPr="005A10E8">
        <w:rPr>
          <w:rStyle w:val="Hyperlink1"/>
        </w:rPr>
        <w:t>a random sample of 26,500 Finnish-speaking Finns</w:t>
      </w:r>
      <w:ins w:id="441" w:author="Dr. Amy R." w:date="2023-01-26T12:29:00Z">
        <w:r w:rsidR="003836F1" w:rsidRPr="005A10E8">
          <w:rPr>
            <w:rStyle w:val="Hyperlink1"/>
          </w:rPr>
          <w:t>,</w:t>
        </w:r>
      </w:ins>
      <w:r w:rsidRPr="005A10E8">
        <w:rPr>
          <w:rStyle w:val="Hyperlink1"/>
        </w:rPr>
        <w:t xml:space="preserve"> aged </w:t>
      </w:r>
      <w:commentRangeStart w:id="442"/>
      <w:r w:rsidRPr="005A10E8">
        <w:rPr>
          <w:rStyle w:val="Hyperlink1"/>
        </w:rPr>
        <w:t>18</w:t>
      </w:r>
      <w:del w:id="443" w:author="Dr. Amy R." w:date="2023-01-26T12:30:00Z">
        <w:r w:rsidRPr="005A10E8" w:rsidDel="003836F1">
          <w:rPr>
            <w:rStyle w:val="Hyperlink1"/>
          </w:rPr>
          <w:delText>-</w:delText>
        </w:r>
      </w:del>
      <w:ins w:id="444" w:author="Dr. Amy R." w:date="2023-01-26T12:30:00Z">
        <w:r w:rsidR="003836F1" w:rsidRPr="005A10E8">
          <w:rPr>
            <w:rStyle w:val="Hyperlink1"/>
          </w:rPr>
          <w:t>–</w:t>
        </w:r>
      </w:ins>
      <w:r w:rsidRPr="005A10E8">
        <w:rPr>
          <w:rStyle w:val="Hyperlink1"/>
        </w:rPr>
        <w:t xml:space="preserve">64 </w:t>
      </w:r>
      <w:commentRangeEnd w:id="442"/>
      <w:r w:rsidR="003836F1" w:rsidRPr="005A10E8">
        <w:rPr>
          <w:rStyle w:val="CommentReference"/>
          <w:rFonts w:ascii="Times New Roman" w:hAnsi="Times New Roman" w:cs="Times New Roman"/>
          <w:color w:val="auto"/>
          <w14:textOutline w14:w="0" w14:cap="rnd" w14:cmpd="sng" w14:algn="ctr">
            <w14:noFill/>
            <w14:prstDash w14:val="solid"/>
            <w14:bevel/>
          </w14:textOutline>
        </w:rPr>
        <w:commentReference w:id="442"/>
      </w:r>
      <w:r w:rsidRPr="005A10E8">
        <w:rPr>
          <w:rStyle w:val="Hyperlink1"/>
        </w:rPr>
        <w:t>years</w:t>
      </w:r>
      <w:ins w:id="445" w:author="Dr. Amy R." w:date="2023-01-26T12:31:00Z">
        <w:r w:rsidR="003836F1" w:rsidRPr="005A10E8">
          <w:rPr>
            <w:rStyle w:val="Hyperlink1"/>
          </w:rPr>
          <w:t xml:space="preserve"> </w:t>
        </w:r>
      </w:ins>
      <w:del w:id="446" w:author="Dr. Amy R." w:date="2023-01-26T12:31:00Z">
        <w:r w:rsidRPr="005A10E8" w:rsidDel="003836F1">
          <w:rPr>
            <w:rStyle w:val="Hyperlink1"/>
          </w:rPr>
          <w:delText xml:space="preserve"> was drawn </w:delText>
        </w:r>
      </w:del>
      <w:ins w:id="447" w:author="Dr. Amy R." w:date="2023-01-26T12:31:00Z">
        <w:r w:rsidR="003836F1" w:rsidRPr="005A10E8">
          <w:rPr>
            <w:rStyle w:val="Hyperlink1"/>
          </w:rPr>
          <w:t xml:space="preserve">old, </w:t>
        </w:r>
      </w:ins>
      <w:r w:rsidRPr="005A10E8">
        <w:rPr>
          <w:rStyle w:val="Hyperlink1"/>
        </w:rPr>
        <w:t xml:space="preserve">from the Finnish population census. During the fall of 2020, these potential respondents were sent one postal invitation and one postal reminder to participate in an online survey. Respondents </w:t>
      </w:r>
      <w:del w:id="448" w:author="Dr. Amy R." w:date="2023-01-26T12:31:00Z">
        <w:r w:rsidRPr="005A10E8" w:rsidDel="003836F1">
          <w:rPr>
            <w:rStyle w:val="Hyperlink1"/>
          </w:rPr>
          <w:delText>were given</w:delText>
        </w:r>
      </w:del>
      <w:ins w:id="449" w:author="Dr. Amy R." w:date="2023-01-26T12:31:00Z">
        <w:r w:rsidR="003836F1" w:rsidRPr="005A10E8">
          <w:rPr>
            <w:rStyle w:val="Hyperlink1"/>
          </w:rPr>
          <w:t>received</w:t>
        </w:r>
      </w:ins>
      <w:r w:rsidRPr="005A10E8">
        <w:rPr>
          <w:rStyle w:val="Hyperlink1"/>
        </w:rPr>
        <w:t xml:space="preserve"> a different survey URL in the invitations. In total, 7,920 raters participated in the survey.</w:t>
      </w:r>
    </w:p>
    <w:p w14:paraId="648ADD37" w14:textId="778560E4" w:rsidR="00C14C58" w:rsidRPr="005A10E8" w:rsidRDefault="00000000">
      <w:pPr>
        <w:pStyle w:val="Body"/>
        <w:spacing w:before="200" w:after="200"/>
        <w:jc w:val="both"/>
      </w:pPr>
      <w:r w:rsidRPr="005A10E8">
        <w:rPr>
          <w:rStyle w:val="Hyperlink1"/>
        </w:rPr>
        <w:t xml:space="preserve">Ideally, we would have directly asked the 7,920 raters to evaluate whether candidates looked </w:t>
      </w:r>
      <w:ins w:id="450" w:author="Dr. Amy R." w:date="2023-01-26T12:32:00Z">
        <w:r w:rsidR="003836F1" w:rsidRPr="005A10E8">
          <w:rPr>
            <w:rStyle w:val="Hyperlink1"/>
          </w:rPr>
          <w:t xml:space="preserve">as if they came from the </w:t>
        </w:r>
      </w:ins>
      <w:r w:rsidRPr="005A10E8">
        <w:rPr>
          <w:rStyle w:val="Hyperlink1"/>
        </w:rPr>
        <w:t>working, middle</w:t>
      </w:r>
      <w:ins w:id="451" w:author="Dr. Amy R." w:date="2023-01-26T12:32:00Z">
        <w:r w:rsidR="003836F1" w:rsidRPr="005A10E8">
          <w:rPr>
            <w:rStyle w:val="Hyperlink1"/>
          </w:rPr>
          <w:t>,</w:t>
        </w:r>
      </w:ins>
      <w:r w:rsidRPr="005A10E8">
        <w:rPr>
          <w:rStyle w:val="Hyperlink1"/>
        </w:rPr>
        <w:t xml:space="preserve"> or upper class. However, that would have introduced social-desirability biases in</w:t>
      </w:r>
      <w:ins w:id="452" w:author="Dr. Amy R." w:date="2023-01-26T12:32:00Z">
        <w:r w:rsidR="003836F1" w:rsidRPr="005A10E8">
          <w:rPr>
            <w:rStyle w:val="Hyperlink1"/>
          </w:rPr>
          <w:t>to</w:t>
        </w:r>
      </w:ins>
      <w:r w:rsidRPr="005A10E8">
        <w:rPr>
          <w:rStyle w:val="Hyperlink1"/>
        </w:rPr>
        <w:t xml:space="preserve"> our responses. This </w:t>
      </w:r>
      <w:del w:id="453" w:author="Dr. Amy R." w:date="2023-01-26T12:33:00Z">
        <w:r w:rsidRPr="005A10E8" w:rsidDel="003836F1">
          <w:rPr>
            <w:rStyle w:val="Hyperlink1"/>
          </w:rPr>
          <w:delText>effect</w:delText>
        </w:r>
      </w:del>
      <w:del w:id="454" w:author="Dr. Amy R." w:date="2023-01-26T12:32:00Z">
        <w:r w:rsidRPr="005A10E8" w:rsidDel="003836F1">
          <w:rPr>
            <w:rStyle w:val="Hyperlink1"/>
          </w:rPr>
          <w:delText xml:space="preserve"> has been</w:delText>
        </w:r>
      </w:del>
      <w:del w:id="455" w:author="Dr. Amy R." w:date="2023-01-26T12:33:00Z">
        <w:r w:rsidRPr="005A10E8" w:rsidDel="003836F1">
          <w:rPr>
            <w:rStyle w:val="Hyperlink1"/>
          </w:rPr>
          <w:delText xml:space="preserve"> </w:delText>
        </w:r>
      </w:del>
      <w:r w:rsidRPr="005A10E8">
        <w:rPr>
          <w:rStyle w:val="Hyperlink1"/>
        </w:rPr>
        <w:t xml:space="preserve">widely studied </w:t>
      </w:r>
      <w:ins w:id="456" w:author="Dr. Amy R." w:date="2023-01-26T12:33:00Z">
        <w:r w:rsidR="003836F1" w:rsidRPr="005A10E8">
          <w:rPr>
            <w:rStyle w:val="Hyperlink1"/>
          </w:rPr>
          <w:t xml:space="preserve">effect </w:t>
        </w:r>
      </w:ins>
      <w:del w:id="457" w:author="Dr. Amy R." w:date="2023-01-26T12:33:00Z">
        <w:r w:rsidRPr="005A10E8" w:rsidDel="003836F1">
          <w:rPr>
            <w:rStyle w:val="Hyperlink1"/>
          </w:rPr>
          <w:delText xml:space="preserve">in </w:delText>
        </w:r>
      </w:del>
      <w:ins w:id="458" w:author="Dr. Amy R." w:date="2023-01-26T12:33:00Z">
        <w:r w:rsidR="003836F1" w:rsidRPr="005A10E8">
          <w:rPr>
            <w:rStyle w:val="Hyperlink1"/>
          </w:rPr>
          <w:t xml:space="preserve">appears in </w:t>
        </w:r>
      </w:ins>
      <w:r w:rsidRPr="005A10E8">
        <w:rPr>
          <w:rStyle w:val="Hyperlink1"/>
        </w:rPr>
        <w:t xml:space="preserve">other contexts </w:t>
      </w:r>
      <w:del w:id="459" w:author="Dr. Amy R." w:date="2023-01-26T12:33:00Z">
        <w:r w:rsidRPr="005A10E8" w:rsidDel="003836F1">
          <w:rPr>
            <w:rStyle w:val="Hyperlink1"/>
          </w:rPr>
          <w:delText xml:space="preserve">where </w:delText>
        </w:r>
      </w:del>
      <w:ins w:id="460" w:author="Dr. Amy R." w:date="2023-01-26T12:33:00Z">
        <w:r w:rsidR="003836F1" w:rsidRPr="005A10E8">
          <w:rPr>
            <w:rStyle w:val="Hyperlink1"/>
          </w:rPr>
          <w:t xml:space="preserve">where </w:t>
        </w:r>
      </w:ins>
      <w:r w:rsidRPr="005A10E8">
        <w:rPr>
          <w:rStyle w:val="Hyperlink1"/>
        </w:rPr>
        <w:t>subjects avoid answering truthfully</w:t>
      </w:r>
      <w:ins w:id="461" w:author="Dr. Amy R." w:date="2023-01-26T12:33:00Z">
        <w:r w:rsidR="003836F1" w:rsidRPr="005A10E8">
          <w:rPr>
            <w:rStyle w:val="Hyperlink1"/>
          </w:rPr>
          <w:t>,</w:t>
        </w:r>
      </w:ins>
      <w:r w:rsidRPr="005A10E8">
        <w:rPr>
          <w:rStyle w:val="Hyperlink1"/>
        </w:rPr>
        <w:t xml:space="preserve"> due to social pressure, </w:t>
      </w:r>
      <w:ins w:id="462" w:author="Dr. Amy R." w:date="2023-01-26T12:34:00Z">
        <w:r w:rsidR="003836F1" w:rsidRPr="005A10E8">
          <w:rPr>
            <w:rStyle w:val="Hyperlink1"/>
          </w:rPr>
          <w:t>e</w:t>
        </w:r>
      </w:ins>
      <w:r w:rsidRPr="005A10E8">
        <w:rPr>
          <w:rStyle w:val="Hyperlink1"/>
        </w:rPr>
        <w:t>specially when the</w:t>
      </w:r>
      <w:del w:id="463" w:author="Dr. Amy R." w:date="2023-01-26T12:34:00Z">
        <w:r w:rsidRPr="005A10E8" w:rsidDel="003836F1">
          <w:rPr>
            <w:rStyle w:val="Hyperlink1"/>
          </w:rPr>
          <w:delText>y are asked</w:delText>
        </w:r>
      </w:del>
      <w:r w:rsidRPr="005A10E8">
        <w:rPr>
          <w:rStyle w:val="Hyperlink1"/>
        </w:rPr>
        <w:t xml:space="preserve"> questions </w:t>
      </w:r>
      <w:ins w:id="464" w:author="Dr. Amy R." w:date="2023-01-26T12:34:00Z">
        <w:r w:rsidR="003836F1" w:rsidRPr="005A10E8">
          <w:rPr>
            <w:rStyle w:val="Hyperlink1"/>
          </w:rPr>
          <w:t xml:space="preserve">ask </w:t>
        </w:r>
      </w:ins>
      <w:r w:rsidRPr="005A10E8">
        <w:rPr>
          <w:rStyle w:val="Hyperlink1"/>
        </w:rPr>
        <w:t>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ins w:id="465" w:author="Dr. Amy R." w:date="2023-01-26T12:34:00Z">
        <w:r w:rsidR="003836F1" w:rsidRPr="005A10E8">
          <w:rPr>
            <w:rStyle w:val="Hyperlink1"/>
          </w:rPr>
          <w:t>'</w:t>
        </w:r>
      </w:ins>
      <w:del w:id="466" w:author="Dr. Amy R." w:date="2023-01-26T12:34:00Z">
        <w:r w:rsidRPr="005A10E8" w:rsidDel="003836F1">
          <w:rPr>
            <w:rStyle w:val="Hyperlink1"/>
            <w:rtl/>
          </w:rPr>
          <w:delText xml:space="preserve">’ </w:delText>
        </w:r>
      </w:del>
      <w:ins w:id="467" w:author="Dr. Amy R." w:date="2023-01-26T12:34:00Z">
        <w:r w:rsidR="003836F1" w:rsidRPr="005A10E8">
          <w:rPr>
            <w:rStyle w:val="Hyperlink1"/>
            <w:rtl/>
          </w:rPr>
          <w:t xml:space="preserve"> </w:t>
        </w:r>
      </w:ins>
      <w:r w:rsidRPr="005A10E8">
        <w:rPr>
          <w:rStyle w:val="Hyperlink1"/>
        </w:rPr>
        <w:t xml:space="preserve">social classes based on </w:t>
      </w:r>
      <w:del w:id="468" w:author="Dr. Amy R." w:date="2023-01-26T12:35:00Z">
        <w:r w:rsidRPr="005A10E8" w:rsidDel="003836F1">
          <w:rPr>
            <w:rStyle w:val="Hyperlink1"/>
          </w:rPr>
          <w:delText xml:space="preserve">their </w:delText>
        </w:r>
      </w:del>
      <w:r w:rsidRPr="005A10E8">
        <w:rPr>
          <w:rStyle w:val="Hyperlink1"/>
        </w:rPr>
        <w:t xml:space="preserve">physical appearances constituted an inappropriate question in the Finnish context. Furthermore, the term </w:t>
      </w:r>
      <w:r w:rsidRPr="005A10E8">
        <w:rPr>
          <w:rStyle w:val="Hyperlink1"/>
          <w:rtl/>
        </w:rPr>
        <w:t>“</w:t>
      </w:r>
      <w:r w:rsidRPr="005A10E8">
        <w:rPr>
          <w:rStyle w:val="Hyperlink1"/>
        </w:rPr>
        <w:t xml:space="preserve">social class” is not very often used among the general population because of the </w:t>
      </w:r>
      <w:r w:rsidRPr="005A10E8">
        <w:rPr>
          <w:rStyle w:val="Hyperlink1"/>
          <w:rtl/>
        </w:rPr>
        <w:t>“</w:t>
      </w:r>
      <w:r w:rsidRPr="005A10E8">
        <w:rPr>
          <w:rStyle w:val="Hyperlink1"/>
        </w:rPr>
        <w:t xml:space="preserve">equal Finland” narrative. Thus, to elicit truthful answers, our empirical strategy considered instead asking this question indirectly, that is, asking </w:t>
      </w:r>
      <w:ins w:id="469" w:author="Dr. Amy R." w:date="2023-01-28T12:56:00Z">
        <w:r w:rsidR="00034DFA">
          <w:rPr>
            <w:rStyle w:val="Hyperlink1"/>
          </w:rPr>
          <w:t>rater</w:t>
        </w:r>
      </w:ins>
      <w:ins w:id="470" w:author="Dr. Amy R." w:date="2023-01-28T12:57:00Z">
        <w:r w:rsidR="00034DFA">
          <w:rPr>
            <w:rStyle w:val="Hyperlink1"/>
          </w:rPr>
          <w:t xml:space="preserve">s </w:t>
        </w:r>
      </w:ins>
      <w:r w:rsidRPr="005A10E8">
        <w:rPr>
          <w:rStyle w:val="Hyperlink1"/>
        </w:rPr>
        <w:t xml:space="preserve">to evaluate the extent to which a member of a category (in this case, a person representing a certain occupation) fits a more generally shared idea or image of the meaning of the category name (cf. </w:t>
      </w:r>
      <w:commentRangeStart w:id="471"/>
      <w:r w:rsidRPr="005A10E8">
        <w:rPr>
          <w:rStyle w:val="Hyperlink1"/>
        </w:rPr>
        <w:t xml:space="preserve">Rosch &amp; </w:t>
      </w:r>
      <w:proofErr w:type="spellStart"/>
      <w:r w:rsidRPr="005A10E8">
        <w:rPr>
          <w:rStyle w:val="Hyperlink1"/>
        </w:rPr>
        <w:t>Mervis</w:t>
      </w:r>
      <w:proofErr w:type="spellEnd"/>
      <w:r w:rsidRPr="005A10E8">
        <w:rPr>
          <w:rStyle w:val="Hyperlink1"/>
        </w:rPr>
        <w:t>, 1975</w:t>
      </w:r>
      <w:commentRangeEnd w:id="471"/>
      <w:r w:rsidR="00034DFA">
        <w:rPr>
          <w:rStyle w:val="CommentReference"/>
          <w:rFonts w:ascii="Times New Roman" w:hAnsi="Times New Roman" w:cs="Times New Roman"/>
          <w:color w:val="auto"/>
          <w14:textOutline w14:w="0" w14:cap="rnd" w14:cmpd="sng" w14:algn="ctr">
            <w14:noFill/>
            <w14:prstDash w14:val="solid"/>
            <w14:bevel/>
          </w14:textOutline>
        </w:rPr>
        <w:commentReference w:id="471"/>
      </w:r>
      <w:r w:rsidRPr="005A10E8">
        <w:rPr>
          <w:rStyle w:val="Hyperlink1"/>
        </w:rPr>
        <w:t>)</w:t>
      </w:r>
      <w:ins w:id="472" w:author="Dr. Amy R." w:date="2023-01-26T12:35:00Z">
        <w:r w:rsidR="003836F1" w:rsidRPr="005A10E8">
          <w:rPr>
            <w:rStyle w:val="Hyperlink1"/>
          </w:rPr>
          <w:t>,</w:t>
        </w:r>
      </w:ins>
      <w:del w:id="473" w:author="Dr. Amy R." w:date="2023-01-26T12:35:00Z">
        <w:r w:rsidRPr="005A10E8" w:rsidDel="003836F1">
          <w:rPr>
            <w:rStyle w:val="Hyperlink1"/>
          </w:rPr>
          <w:delText>. And</w:delText>
        </w:r>
      </w:del>
      <w:r w:rsidRPr="005A10E8">
        <w:rPr>
          <w:rStyle w:val="Hyperlink1"/>
        </w:rPr>
        <w:t xml:space="preserve"> only then match</w:t>
      </w:r>
      <w:ins w:id="474" w:author="Dr. Amy R." w:date="2023-01-26T12:35:00Z">
        <w:r w:rsidR="003836F1" w:rsidRPr="005A10E8">
          <w:rPr>
            <w:rStyle w:val="Hyperlink1"/>
          </w:rPr>
          <w:t>ing</w:t>
        </w:r>
      </w:ins>
      <w:r w:rsidRPr="005A10E8">
        <w:rPr>
          <w:rStyle w:val="Hyperlink1"/>
        </w:rPr>
        <w:t xml:space="preserve"> those occupations </w:t>
      </w:r>
      <w:del w:id="475" w:author="Dr. Amy R." w:date="2023-01-26T12:36:00Z">
        <w:r w:rsidRPr="005A10E8" w:rsidDel="003836F1">
          <w:rPr>
            <w:rStyle w:val="Hyperlink1"/>
          </w:rPr>
          <w:delText xml:space="preserve">with </w:delText>
        </w:r>
      </w:del>
      <w:ins w:id="476" w:author="Dr. Amy R." w:date="2023-01-28T12:58:00Z">
        <w:r w:rsidR="00FD5CF3">
          <w:rPr>
            <w:rStyle w:val="Hyperlink1"/>
          </w:rPr>
          <w:t>within</w:t>
        </w:r>
      </w:ins>
      <w:ins w:id="477" w:author="Dr. Amy R." w:date="2023-01-26T12:36:00Z">
        <w:r w:rsidR="003836F1" w:rsidRPr="005A10E8">
          <w:rPr>
            <w:rStyle w:val="Hyperlink1"/>
          </w:rPr>
          <w:t xml:space="preserve"> </w:t>
        </w:r>
      </w:ins>
      <w:r w:rsidRPr="005A10E8">
        <w:rPr>
          <w:rStyle w:val="Hyperlink1"/>
        </w:rPr>
        <w:t>the three social classes</w:t>
      </w:r>
      <w:del w:id="478" w:author="Dr. Amy R." w:date="2023-01-26T12:36:00Z">
        <w:r w:rsidRPr="005A10E8" w:rsidDel="003836F1">
          <w:rPr>
            <w:rStyle w:val="Hyperlink1"/>
          </w:rPr>
          <w:delText xml:space="preserve"> (as explained above)</w:delText>
        </w:r>
      </w:del>
      <w:r w:rsidRPr="005A10E8">
        <w:rPr>
          <w:rStyle w:val="Hyperlink1"/>
        </w:rPr>
        <w:t>.</w:t>
      </w:r>
    </w:p>
    <w:p w14:paraId="3E55780C" w14:textId="77777777" w:rsidR="00C14C58" w:rsidRPr="005A10E8" w:rsidRDefault="00000000">
      <w:pPr>
        <w:pStyle w:val="Body"/>
        <w:keepNext/>
        <w:spacing w:after="200" w:line="240" w:lineRule="auto"/>
        <w:rPr>
          <w:rStyle w:val="None"/>
          <w:b/>
          <w:bCs/>
          <w:i/>
          <w:iCs/>
          <w:color w:val="1F497D"/>
          <w:sz w:val="12"/>
          <w:szCs w:val="12"/>
          <w:u w:color="1F497D"/>
        </w:rPr>
      </w:pPr>
      <w:r w:rsidRPr="005A10E8">
        <w:rPr>
          <w:rStyle w:val="None"/>
          <w:b/>
          <w:bCs/>
          <w:color w:val="666666"/>
          <w:sz w:val="24"/>
          <w:szCs w:val="24"/>
          <w:u w:color="666666"/>
        </w:rPr>
        <w:lastRenderedPageBreak/>
        <w:t xml:space="preserve">Table 1: Attributes </w:t>
      </w:r>
      <w:commentRangeStart w:id="479"/>
      <w:r w:rsidRPr="005A10E8">
        <w:rPr>
          <w:rStyle w:val="None"/>
          <w:b/>
          <w:bCs/>
          <w:color w:val="666666"/>
          <w:sz w:val="24"/>
          <w:szCs w:val="24"/>
          <w:u w:color="666666"/>
        </w:rPr>
        <w:t>Assigned</w:t>
      </w:r>
      <w:commentRangeEnd w:id="479"/>
      <w:r w:rsidR="00045262">
        <w:rPr>
          <w:rStyle w:val="CommentReference"/>
          <w:rFonts w:ascii="Times New Roman" w:hAnsi="Times New Roman" w:cs="Times New Roman"/>
          <w:color w:val="auto"/>
          <w14:textOutline w14:w="0" w14:cap="rnd" w14:cmpd="sng" w14:algn="ctr">
            <w14:noFill/>
            <w14:prstDash w14:val="solid"/>
            <w14:bevel/>
          </w14:textOutline>
        </w:rPr>
        <w:commentReference w:id="479"/>
      </w:r>
      <w:r w:rsidRPr="005A10E8">
        <w:rPr>
          <w:rStyle w:val="None"/>
          <w:b/>
          <w:bCs/>
          <w:color w:val="666666"/>
          <w:sz w:val="24"/>
          <w:szCs w:val="24"/>
          <w:u w:color="666666"/>
        </w:rPr>
        <w:t xml:space="preserve"> to Raters by Sampling Criteria and Answer Set</w:t>
      </w:r>
    </w:p>
    <w:tbl>
      <w:tblPr>
        <w:tblW w:w="902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58"/>
        <w:gridCol w:w="2257"/>
        <w:gridCol w:w="2257"/>
        <w:gridCol w:w="2257"/>
      </w:tblGrid>
      <w:tr w:rsidR="00C14C58" w:rsidRPr="005A10E8" w14:paraId="00583E4F" w14:textId="77777777">
        <w:trPr>
          <w:trHeight w:val="253"/>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FEB41DE" w14:textId="77777777" w:rsidR="00C14C58" w:rsidRPr="005A10E8" w:rsidRDefault="00000000">
            <w:pPr>
              <w:pStyle w:val="Body"/>
              <w:widowControl w:val="0"/>
              <w:spacing w:line="240" w:lineRule="auto"/>
              <w:jc w:val="center"/>
            </w:pPr>
            <w:r w:rsidRPr="005A10E8">
              <w:rPr>
                <w:rStyle w:val="None"/>
                <w:b/>
                <w:bCs/>
              </w:rPr>
              <w:t>Sample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4AD5DD" w14:textId="77777777" w:rsidR="00C14C58" w:rsidRPr="005A10E8" w:rsidRDefault="00000000">
            <w:pPr>
              <w:pStyle w:val="Body"/>
              <w:widowControl w:val="0"/>
              <w:spacing w:line="240" w:lineRule="auto"/>
              <w:jc w:val="center"/>
            </w:pPr>
            <w:r w:rsidRPr="005A10E8">
              <w:rPr>
                <w:rStyle w:val="None"/>
                <w:b/>
                <w:bCs/>
              </w:rPr>
              <w:t>Attribute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4FB4EA2" w14:textId="77777777" w:rsidR="00C14C58" w:rsidRPr="005A10E8" w:rsidRDefault="00000000">
            <w:pPr>
              <w:pStyle w:val="Body"/>
              <w:widowControl w:val="0"/>
              <w:spacing w:line="240" w:lineRule="auto"/>
              <w:jc w:val="center"/>
            </w:pPr>
            <w:r w:rsidRPr="005A10E8">
              <w:rPr>
                <w:rStyle w:val="None"/>
                <w:b/>
                <w:bCs/>
              </w:rPr>
              <w:t>Question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048468" w14:textId="77777777" w:rsidR="00C14C58" w:rsidRPr="005A10E8" w:rsidRDefault="00000000">
            <w:pPr>
              <w:pStyle w:val="Body"/>
              <w:widowControl w:val="0"/>
              <w:spacing w:line="240" w:lineRule="auto"/>
              <w:jc w:val="center"/>
            </w:pPr>
            <w:r w:rsidRPr="005A10E8">
              <w:rPr>
                <w:rStyle w:val="None"/>
                <w:b/>
                <w:bCs/>
              </w:rPr>
              <w:t>Answer Set</w:t>
            </w:r>
          </w:p>
        </w:tc>
      </w:tr>
      <w:tr w:rsidR="00C14C58" w:rsidRPr="005A10E8" w14:paraId="0B4C36CF" w14:textId="77777777">
        <w:trPr>
          <w:trHeight w:val="1814"/>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45B1CD6" w14:textId="77777777" w:rsidR="00C14C58" w:rsidRPr="005A10E8" w:rsidRDefault="00000000">
            <w:pPr>
              <w:pStyle w:val="Body"/>
              <w:widowControl w:val="0"/>
              <w:spacing w:line="240" w:lineRule="auto"/>
              <w:jc w:val="center"/>
            </w:pPr>
            <w:r w:rsidRPr="005A10E8">
              <w:rPr>
                <w:rStyle w:val="None"/>
                <w:sz w:val="18"/>
                <w:szCs w:val="18"/>
              </w:rPr>
              <w:t>1</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6E2A2A" w14:textId="77777777" w:rsidR="00C14C58" w:rsidRPr="005A10E8" w:rsidRDefault="00000000">
            <w:pPr>
              <w:pStyle w:val="Body"/>
              <w:widowControl w:val="0"/>
              <w:spacing w:line="240" w:lineRule="auto"/>
              <w:jc w:val="center"/>
            </w:pPr>
            <w:r w:rsidRPr="005A10E8">
              <w:rPr>
                <w:rStyle w:val="None"/>
                <w:sz w:val="18"/>
                <w:szCs w:val="18"/>
              </w:rPr>
              <w:t>Occupation-Congruent Appearance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B546F1E" w14:textId="77777777" w:rsidR="00C14C58" w:rsidRPr="005A10E8" w:rsidRDefault="00000000">
            <w:pPr>
              <w:pStyle w:val="Body"/>
              <w:widowControl w:val="0"/>
              <w:spacing w:line="240" w:lineRule="auto"/>
            </w:pPr>
            <w:r w:rsidRPr="005A10E8">
              <w:rPr>
                <w:rStyle w:val="None"/>
                <w:i/>
                <w:iCs/>
                <w:sz w:val="18"/>
                <w:szCs w:val="18"/>
              </w:rPr>
              <w:t>To what extent does this person correspond to your image of someone working in [occupation]?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1378DEB" w14:textId="77777777" w:rsidR="00C14C58" w:rsidRPr="005A10E8" w:rsidRDefault="00000000">
            <w:pPr>
              <w:pStyle w:val="Body"/>
              <w:widowControl w:val="0"/>
              <w:spacing w:line="240" w:lineRule="auto"/>
            </w:pPr>
            <w:r w:rsidRPr="005A10E8">
              <w:rPr>
                <w:rStyle w:val="None"/>
                <w:sz w:val="18"/>
                <w:szCs w:val="18"/>
              </w:rPr>
              <w:t>5 = perfectly corresponds to my image; 4 = corresponds well to my image; 3 = somewhat corresponds to my image; 2 = does not correspond well to my image; 1 = does not correspond to my image at all.</w:t>
            </w:r>
          </w:p>
        </w:tc>
      </w:tr>
      <w:tr w:rsidR="00C14C58" w:rsidRPr="005A10E8" w14:paraId="40BAA03B" w14:textId="77777777">
        <w:tblPrEx>
          <w:shd w:val="clear" w:color="auto" w:fill="CED7E7"/>
        </w:tblPrEx>
        <w:trPr>
          <w:trHeight w:val="16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5DF4CCA" w14:textId="77777777" w:rsidR="00C14C58" w:rsidRPr="005A10E8" w:rsidRDefault="00000000">
            <w:pPr>
              <w:pStyle w:val="Body"/>
              <w:widowControl w:val="0"/>
              <w:spacing w:line="240" w:lineRule="auto"/>
              <w:jc w:val="center"/>
            </w:pPr>
            <w:r w:rsidRPr="005A10E8">
              <w:rPr>
                <w:rStyle w:val="None"/>
                <w:sz w:val="18"/>
                <w:szCs w:val="18"/>
              </w:rPr>
              <w:t>2</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2918D97" w14:textId="77777777" w:rsidR="00C14C58" w:rsidRPr="005A10E8" w:rsidRDefault="00000000">
            <w:pPr>
              <w:pStyle w:val="Body"/>
              <w:widowControl w:val="0"/>
              <w:spacing w:line="240" w:lineRule="auto"/>
              <w:jc w:val="center"/>
            </w:pPr>
            <w:r w:rsidRPr="005A10E8">
              <w:rPr>
                <w:rStyle w:val="None"/>
                <w:sz w:val="18"/>
                <w:szCs w:val="18"/>
              </w:rPr>
              <w:t>Attractiveness</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4F1BA24" w14:textId="77777777" w:rsidR="00C14C58" w:rsidRPr="005A10E8" w:rsidRDefault="00000000">
            <w:pPr>
              <w:pStyle w:val="Body"/>
              <w:widowControl w:val="0"/>
              <w:spacing w:line="240" w:lineRule="auto"/>
            </w:pPr>
            <w:r w:rsidRPr="005A10E8">
              <w:rPr>
                <w:rStyle w:val="None"/>
                <w:i/>
                <w:iCs/>
                <w:sz w:val="18"/>
                <w:szCs w:val="18"/>
              </w:rPr>
              <w:t>In your opinion, how attractive does this person look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87EBA37" w14:textId="77777777" w:rsidR="00C14C58" w:rsidRPr="005A10E8" w:rsidRDefault="00000000">
            <w:pPr>
              <w:pStyle w:val="Body"/>
              <w:widowControl w:val="0"/>
              <w:spacing w:line="240" w:lineRule="auto"/>
            </w:pPr>
            <w:r w:rsidRPr="005A10E8">
              <w:rPr>
                <w:rStyle w:val="None"/>
                <w:sz w:val="18"/>
                <w:szCs w:val="18"/>
              </w:rPr>
              <w:t xml:space="preserve">5 = very attractive; 4 = more attractive than average; 3 = average; 2 = below average; 1 = well below average </w:t>
            </w:r>
            <w:hyperlink r:id="rId72" w:history="1">
              <w:r w:rsidRPr="005A10E8">
                <w:rPr>
                  <w:rStyle w:val="Hyperlink4"/>
                  <w:sz w:val="18"/>
                  <w:szCs w:val="18"/>
                </w:rPr>
                <w:t>(e.g., Bono et al., 2017; Griffin &amp; Langlois, 2006; Tu et al., 2022)</w:t>
              </w:r>
            </w:hyperlink>
            <w:r w:rsidRPr="005A10E8">
              <w:rPr>
                <w:rStyle w:val="Hyperlink4"/>
                <w:sz w:val="18"/>
                <w:szCs w:val="18"/>
              </w:rPr>
              <w:t>.</w:t>
            </w:r>
          </w:p>
        </w:tc>
      </w:tr>
      <w:tr w:rsidR="00C14C58" w:rsidRPr="005A10E8" w14:paraId="6A7BF064"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2A1BF84" w14:textId="77777777" w:rsidR="00C14C58" w:rsidRPr="005A10E8" w:rsidRDefault="00000000">
            <w:pPr>
              <w:pStyle w:val="Body"/>
              <w:widowControl w:val="0"/>
              <w:spacing w:line="240" w:lineRule="auto"/>
              <w:jc w:val="center"/>
            </w:pPr>
            <w:r w:rsidRPr="005A10E8">
              <w:rPr>
                <w:rStyle w:val="Hyperlink4"/>
                <w:sz w:val="18"/>
                <w:szCs w:val="18"/>
              </w:rPr>
              <w:t>3</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23CFAC1" w14:textId="77777777" w:rsidR="00C14C58" w:rsidRPr="005A10E8" w:rsidRDefault="00000000">
            <w:pPr>
              <w:pStyle w:val="Body"/>
              <w:widowControl w:val="0"/>
              <w:spacing w:line="240" w:lineRule="auto"/>
              <w:jc w:val="center"/>
            </w:pPr>
            <w:r w:rsidRPr="005A10E8">
              <w:rPr>
                <w:rStyle w:val="Hyperlink4"/>
                <w:sz w:val="18"/>
                <w:szCs w:val="18"/>
              </w:rPr>
              <w:t>Masculinity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6C82C0"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masculine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E0C1EA" w14:textId="77777777" w:rsidR="00C14C58" w:rsidRPr="005A10E8" w:rsidRDefault="00000000">
            <w:pPr>
              <w:pStyle w:val="Body"/>
              <w:widowControl w:val="0"/>
              <w:spacing w:line="240" w:lineRule="auto"/>
            </w:pPr>
            <w:r w:rsidRPr="005A10E8">
              <w:rPr>
                <w:rStyle w:val="Hyperlink4"/>
                <w:sz w:val="18"/>
                <w:szCs w:val="18"/>
              </w:rPr>
              <w:t xml:space="preserve">From 1 = not masculine at all to 5 = very masculine </w:t>
            </w:r>
            <w:hyperlink r:id="rId73" w:history="1">
              <w:r w:rsidRPr="005A10E8">
                <w:rPr>
                  <w:rStyle w:val="Hyperlink4"/>
                  <w:sz w:val="18"/>
                  <w:szCs w:val="18"/>
                </w:rPr>
                <w:t>(e.g., Hoss et al., 2005)</w:t>
              </w:r>
            </w:hyperlink>
            <w:r w:rsidRPr="005A10E8">
              <w:rPr>
                <w:rStyle w:val="Hyperlink4"/>
                <w:sz w:val="18"/>
                <w:szCs w:val="18"/>
              </w:rPr>
              <w:t>.</w:t>
            </w:r>
          </w:p>
        </w:tc>
      </w:tr>
      <w:tr w:rsidR="00C14C58" w:rsidRPr="005A10E8" w14:paraId="7168C755"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C229FC" w14:textId="77777777" w:rsidR="00C14C58" w:rsidRPr="005A10E8" w:rsidRDefault="00000000">
            <w:pPr>
              <w:pStyle w:val="Body"/>
              <w:widowControl w:val="0"/>
              <w:spacing w:line="240" w:lineRule="auto"/>
              <w:jc w:val="center"/>
            </w:pPr>
            <w:r w:rsidRPr="005A10E8">
              <w:rPr>
                <w:rStyle w:val="Hyperlink4"/>
                <w:sz w:val="18"/>
                <w:szCs w:val="18"/>
              </w:rPr>
              <w:t>4</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D1737A" w14:textId="77777777" w:rsidR="00C14C58" w:rsidRPr="005A10E8" w:rsidRDefault="00000000">
            <w:pPr>
              <w:pStyle w:val="Body"/>
              <w:widowControl w:val="0"/>
              <w:spacing w:line="240" w:lineRule="auto"/>
              <w:jc w:val="center"/>
            </w:pPr>
            <w:r w:rsidRPr="005A10E8">
              <w:rPr>
                <w:rStyle w:val="Hyperlink4"/>
                <w:sz w:val="18"/>
                <w:szCs w:val="18"/>
              </w:rPr>
              <w:t>Femininity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C47DB5F"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feminine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BB7B35D" w14:textId="77777777" w:rsidR="00C14C58" w:rsidRPr="005A10E8" w:rsidRDefault="00000000">
            <w:pPr>
              <w:pStyle w:val="Body"/>
              <w:widowControl w:val="0"/>
              <w:spacing w:line="240" w:lineRule="auto"/>
            </w:pPr>
            <w:r w:rsidRPr="005A10E8">
              <w:rPr>
                <w:rStyle w:val="Hyperlink4"/>
                <w:sz w:val="18"/>
                <w:szCs w:val="18"/>
              </w:rPr>
              <w:t>From 1 = not feminine at all to 5 = very feminine.</w:t>
            </w:r>
          </w:p>
        </w:tc>
      </w:tr>
    </w:tbl>
    <w:p w14:paraId="5BB3EBD5" w14:textId="77777777" w:rsidR="00C14C58" w:rsidRPr="005A10E8" w:rsidRDefault="00C14C58">
      <w:pPr>
        <w:pStyle w:val="Body"/>
        <w:keepNext/>
        <w:widowControl w:val="0"/>
        <w:spacing w:after="200" w:line="240" w:lineRule="auto"/>
        <w:jc w:val="center"/>
        <w:rPr>
          <w:rStyle w:val="None"/>
          <w:b/>
          <w:bCs/>
          <w:i/>
          <w:iCs/>
          <w:color w:val="1F497D"/>
          <w:sz w:val="12"/>
          <w:szCs w:val="12"/>
          <w:u w:color="1F497D"/>
        </w:rPr>
      </w:pPr>
    </w:p>
    <w:p w14:paraId="206B3035" w14:textId="7E4D4A02" w:rsidR="00C14C58" w:rsidRPr="005A10E8" w:rsidRDefault="00000000">
      <w:pPr>
        <w:pStyle w:val="Body"/>
        <w:spacing w:before="200" w:after="200"/>
        <w:jc w:val="both"/>
      </w:pPr>
      <w:r w:rsidRPr="005A10E8">
        <w:rPr>
          <w:rStyle w:val="Hyperlink1"/>
        </w:rPr>
        <w:t xml:space="preserve">To avoid fatigue effects, </w:t>
      </w:r>
      <w:ins w:id="480" w:author="Dr. Amy R." w:date="2023-01-26T13:12:00Z">
        <w:r w:rsidR="00EA4B4F" w:rsidRPr="005A10E8">
          <w:rPr>
            <w:rStyle w:val="Hyperlink1"/>
          </w:rPr>
          <w:t xml:space="preserve">we asked </w:t>
        </w:r>
      </w:ins>
      <w:r w:rsidRPr="005A10E8">
        <w:rPr>
          <w:rStyle w:val="Hyperlink1"/>
        </w:rPr>
        <w:t xml:space="preserve">raters </w:t>
      </w:r>
      <w:del w:id="481" w:author="Dr. Amy R." w:date="2023-01-26T13:12:00Z">
        <w:r w:rsidRPr="005A10E8" w:rsidDel="00EA4B4F">
          <w:rPr>
            <w:rStyle w:val="Hyperlink1"/>
          </w:rPr>
          <w:delText xml:space="preserve">were asked </w:delText>
        </w:r>
      </w:del>
      <w:r w:rsidRPr="005A10E8">
        <w:rPr>
          <w:rStyle w:val="Hyperlink1"/>
        </w:rPr>
        <w:t xml:space="preserve">to assess a random subsample of candidates according to several attributes (see </w:t>
      </w:r>
      <w:commentRangeStart w:id="482"/>
      <w:r w:rsidRPr="005A10E8">
        <w:rPr>
          <w:rStyle w:val="Hyperlink1"/>
        </w:rPr>
        <w:t>Table</w:t>
      </w:r>
      <w:commentRangeEnd w:id="482"/>
      <w:r w:rsidR="00EA4B4F" w:rsidRPr="005A10E8">
        <w:rPr>
          <w:rStyle w:val="CommentReference"/>
          <w:rFonts w:ascii="Times New Roman" w:hAnsi="Times New Roman" w:cs="Times New Roman"/>
          <w:color w:val="auto"/>
          <w14:textOutline w14:w="0" w14:cap="rnd" w14:cmpd="sng" w14:algn="ctr">
            <w14:noFill/>
            <w14:prstDash w14:val="solid"/>
            <w14:bevel/>
          </w14:textOutline>
        </w:rPr>
        <w:commentReference w:id="482"/>
      </w:r>
      <w:r w:rsidRPr="005A10E8">
        <w:rPr>
          <w:rStyle w:val="Hyperlink1"/>
        </w:rPr>
        <w:t xml:space="preserve"> 1)</w:t>
      </w:r>
      <w:ins w:id="483" w:author="Dr. Amy R." w:date="2023-01-28T13:16:00Z">
        <w:r w:rsidR="00E57312">
          <w:rPr>
            <w:rStyle w:val="Hyperlink1"/>
          </w:rPr>
          <w:t>.</w:t>
        </w:r>
      </w:ins>
      <w:del w:id="484" w:author="Dr. Amy R." w:date="2023-01-28T13:16:00Z">
        <w:r w:rsidRPr="005A10E8" w:rsidDel="00E57312">
          <w:rPr>
            <w:rStyle w:val="Hyperlink1"/>
          </w:rPr>
          <w:delText>:</w:delText>
        </w:r>
      </w:del>
      <w:r w:rsidRPr="005A10E8">
        <w:rPr>
          <w:rStyle w:val="Hyperlink1"/>
        </w:rPr>
        <w:t xml:space="preserve"> Sample 1 evaluated the </w:t>
      </w:r>
      <w:del w:id="485" w:author="Dr. Amy R." w:date="2023-01-28T13:17:00Z">
        <w:r w:rsidRPr="005A10E8" w:rsidDel="00E57312">
          <w:rPr>
            <w:rStyle w:val="Hyperlink1"/>
          </w:rPr>
          <w:delText>candidate</w:delText>
        </w:r>
        <w:r w:rsidRPr="005A10E8" w:rsidDel="00E57312">
          <w:rPr>
            <w:rStyle w:val="Hyperlink1"/>
            <w:rtl/>
          </w:rPr>
          <w:delText>’</w:delText>
        </w:r>
        <w:r w:rsidRPr="005A10E8" w:rsidDel="00E57312">
          <w:rPr>
            <w:rStyle w:val="Hyperlink1"/>
          </w:rPr>
          <w:delText>s</w:delText>
        </w:r>
      </w:del>
      <w:r w:rsidRPr="005A10E8">
        <w:rPr>
          <w:rStyle w:val="Hyperlink1"/>
        </w:rPr>
        <w:t xml:space="preserve"> congruence between </w:t>
      </w:r>
      <w:del w:id="486" w:author="Dr. Amy R." w:date="2023-01-28T13:17:00Z">
        <w:r w:rsidRPr="005A10E8" w:rsidDel="00E57312">
          <w:rPr>
            <w:rStyle w:val="Hyperlink1"/>
          </w:rPr>
          <w:delText>his/her</w:delText>
        </w:r>
      </w:del>
      <w:ins w:id="487" w:author="Dr. Amy R." w:date="2023-01-28T13:17:00Z">
        <w:r w:rsidR="00E57312">
          <w:rPr>
            <w:rStyle w:val="Hyperlink1"/>
          </w:rPr>
          <w:t>the candidate’s</w:t>
        </w:r>
      </w:ins>
      <w:r w:rsidRPr="005A10E8">
        <w:rPr>
          <w:rStyle w:val="Hyperlink1"/>
        </w:rPr>
        <w:t xml:space="preserve"> physical appearance and </w:t>
      </w:r>
      <w:del w:id="488" w:author="Dr. Amy R." w:date="2023-01-28T13:17:00Z">
        <w:r w:rsidRPr="005A10E8" w:rsidDel="00E57312">
          <w:rPr>
            <w:rStyle w:val="Hyperlink1"/>
          </w:rPr>
          <w:delText xml:space="preserve">his/her </w:delText>
        </w:r>
      </w:del>
      <w:r w:rsidRPr="005A10E8">
        <w:rPr>
          <w:rStyle w:val="Hyperlink1"/>
        </w:rPr>
        <w:t>occupation, Sample 2 evaluated the candidate</w:t>
      </w:r>
      <w:r w:rsidRPr="005A10E8">
        <w:rPr>
          <w:rStyle w:val="Hyperlink1"/>
          <w:rtl/>
        </w:rPr>
        <w:t>’</w:t>
      </w:r>
      <w:r w:rsidRPr="005A10E8">
        <w:rPr>
          <w:rStyle w:val="Hyperlink1"/>
        </w:rPr>
        <w:t>s attractiveness</w:t>
      </w:r>
      <w:ins w:id="489" w:author="Dr. Amy R." w:date="2023-01-28T13:17:00Z">
        <w:r w:rsidR="00E57312">
          <w:rPr>
            <w:rStyle w:val="Hyperlink1"/>
          </w:rPr>
          <w:t>;</w:t>
        </w:r>
      </w:ins>
      <w:del w:id="490" w:author="Dr. Amy R." w:date="2023-01-28T13:17:00Z">
        <w:r w:rsidRPr="005A10E8" w:rsidDel="00E57312">
          <w:rPr>
            <w:rStyle w:val="Hyperlink1"/>
          </w:rPr>
          <w:delText>,</w:delText>
        </w:r>
      </w:del>
      <w:r w:rsidRPr="005A10E8">
        <w:rPr>
          <w:rStyle w:val="Hyperlink1"/>
        </w:rPr>
        <w:t xml:space="preserve"> Sample 3 evaluated the candidate</w:t>
      </w:r>
      <w:r w:rsidRPr="005A10E8">
        <w:rPr>
          <w:rStyle w:val="Hyperlink1"/>
          <w:rtl/>
        </w:rPr>
        <w:t>’</w:t>
      </w:r>
      <w:r w:rsidRPr="005A10E8">
        <w:rPr>
          <w:rStyle w:val="Hyperlink1"/>
        </w:rPr>
        <w:t>s masculinity</w:t>
      </w:r>
      <w:ins w:id="491" w:author="Dr. Amy R." w:date="2023-01-28T13:17:00Z">
        <w:r w:rsidR="00E57312">
          <w:rPr>
            <w:rStyle w:val="Hyperlink1"/>
          </w:rPr>
          <w:t>;</w:t>
        </w:r>
      </w:ins>
      <w:del w:id="492" w:author="Dr. Amy R." w:date="2023-01-28T13:17:00Z">
        <w:r w:rsidRPr="005A10E8" w:rsidDel="00E57312">
          <w:rPr>
            <w:rStyle w:val="Hyperlink1"/>
          </w:rPr>
          <w:delText>,</w:delText>
        </w:r>
      </w:del>
      <w:r w:rsidRPr="005A10E8">
        <w:rPr>
          <w:rStyle w:val="None"/>
          <w:vertAlign w:val="superscript"/>
        </w:rPr>
        <w:footnoteReference w:id="12"/>
      </w:r>
      <w:r w:rsidRPr="005A10E8">
        <w:rPr>
          <w:rStyle w:val="Hyperlink1"/>
        </w:rPr>
        <w:t xml:space="preserve"> </w:t>
      </w:r>
      <w:del w:id="493" w:author="Dr. Amy R." w:date="2023-01-28T13:17:00Z">
        <w:r w:rsidRPr="005A10E8" w:rsidDel="00E57312">
          <w:rPr>
            <w:rStyle w:val="Hyperlink1"/>
          </w:rPr>
          <w:delText xml:space="preserve">and </w:delText>
        </w:r>
      </w:del>
      <w:r w:rsidRPr="005A10E8">
        <w:rPr>
          <w:rStyle w:val="Hyperlink1"/>
        </w:rPr>
        <w:t>Sample 4 evaluated the candidate</w:t>
      </w:r>
      <w:r w:rsidRPr="005A10E8">
        <w:rPr>
          <w:rStyle w:val="Hyperlink1"/>
          <w:rtl/>
        </w:rPr>
        <w:t>’</w:t>
      </w:r>
      <w:r w:rsidRPr="005A10E8">
        <w:rPr>
          <w:rStyle w:val="Hyperlink1"/>
        </w:rPr>
        <w:t>s femininity.</w:t>
      </w:r>
      <w:r w:rsidRPr="005A10E8">
        <w:rPr>
          <w:rStyle w:val="None"/>
          <w:vertAlign w:val="superscript"/>
        </w:rPr>
        <w:footnoteReference w:id="13"/>
      </w:r>
      <w:r w:rsidRPr="005A10E8">
        <w:rPr>
          <w:rStyle w:val="Hyperlink1"/>
        </w:rPr>
        <w:t xml:space="preserve"> Consequently, the attribute on which raters evaluated their random sample of photographs differed </w:t>
      </w:r>
      <w:del w:id="494" w:author="Dr. Amy R." w:date="2023-01-28T13:18:00Z">
        <w:r w:rsidRPr="005A10E8" w:rsidDel="00E57312">
          <w:rPr>
            <w:rStyle w:val="Hyperlink1"/>
          </w:rPr>
          <w:delText xml:space="preserve">between </w:delText>
        </w:r>
      </w:del>
      <w:ins w:id="495" w:author="Dr. Amy R." w:date="2023-01-28T13:18:00Z">
        <w:r w:rsidR="00E57312">
          <w:rPr>
            <w:rStyle w:val="Hyperlink1"/>
          </w:rPr>
          <w:t>among</w:t>
        </w:r>
        <w:r w:rsidR="00E57312" w:rsidRPr="005A10E8">
          <w:rPr>
            <w:rStyle w:val="Hyperlink1"/>
          </w:rPr>
          <w:t xml:space="preserve"> </w:t>
        </w:r>
      </w:ins>
      <w:r w:rsidRPr="005A10E8">
        <w:rPr>
          <w:rStyle w:val="Hyperlink1"/>
        </w:rPr>
        <w:t xml:space="preserve">the four samples. In practice, each of the 7,920 raters evaluated 50 candidate photographs assigned at random. </w:t>
      </w:r>
    </w:p>
    <w:p w14:paraId="4B253553" w14:textId="5D120A86" w:rsidR="00C14C58" w:rsidRPr="005A10E8" w:rsidRDefault="00000000">
      <w:pPr>
        <w:pStyle w:val="Body"/>
        <w:spacing w:before="200" w:after="200"/>
        <w:jc w:val="both"/>
      </w:pPr>
      <w:r w:rsidRPr="005A10E8">
        <w:rPr>
          <w:rStyle w:val="Hyperlink1"/>
        </w:rPr>
        <w:t xml:space="preserve">Importantly, </w:t>
      </w:r>
      <w:del w:id="496" w:author="Dr. Amy R." w:date="2023-01-27T05:40:00Z">
        <w:r w:rsidRPr="005A10E8" w:rsidDel="00F469C4">
          <w:rPr>
            <w:rStyle w:val="Hyperlink1"/>
          </w:rPr>
          <w:delText xml:space="preserve">the raters </w:delText>
        </w:r>
      </w:del>
      <w:r w:rsidRPr="005A10E8">
        <w:rPr>
          <w:rStyle w:val="Hyperlink1"/>
        </w:rPr>
        <w:t>data</w:t>
      </w:r>
      <w:ins w:id="497" w:author="Dr. Amy R." w:date="2023-01-27T05:40:00Z">
        <w:r w:rsidR="00F469C4">
          <w:rPr>
            <w:rStyle w:val="Hyperlink1"/>
          </w:rPr>
          <w:t xml:space="preserve"> </w:t>
        </w:r>
      </w:ins>
      <w:ins w:id="498" w:author="Dr. Amy R." w:date="2023-01-27T05:42:00Z">
        <w:r w:rsidR="00F469C4">
          <w:rPr>
            <w:rStyle w:val="Hyperlink1"/>
          </w:rPr>
          <w:t>from</w:t>
        </w:r>
      </w:ins>
      <w:ins w:id="499" w:author="Dr. Amy R." w:date="2023-01-27T05:40:00Z">
        <w:r w:rsidR="00F469C4">
          <w:rPr>
            <w:rStyle w:val="Hyperlink1"/>
          </w:rPr>
          <w:t xml:space="preserve"> </w:t>
        </w:r>
        <w:r w:rsidR="00F469C4" w:rsidRPr="005A10E8">
          <w:rPr>
            <w:rStyle w:val="Hyperlink1"/>
          </w:rPr>
          <w:t>the raters</w:t>
        </w:r>
      </w:ins>
      <w:r w:rsidRPr="005A10E8">
        <w:rPr>
          <w:rStyle w:val="Hyperlink1"/>
        </w:rPr>
        <w:t xml:space="preserve"> show high levels of </w:t>
      </w:r>
      <w:commentRangeStart w:id="500"/>
      <w:r w:rsidRPr="005A10E8">
        <w:rPr>
          <w:rStyle w:val="Hyperlink1"/>
        </w:rPr>
        <w:t>intra</w:t>
      </w:r>
      <w:del w:id="501" w:author="Dr. Amy R." w:date="2023-01-28T13:18:00Z">
        <w:r w:rsidRPr="005A10E8" w:rsidDel="00E57312">
          <w:rPr>
            <w:rStyle w:val="Hyperlink1"/>
          </w:rPr>
          <w:delText>-</w:delText>
        </w:r>
      </w:del>
      <w:r w:rsidRPr="005A10E8">
        <w:rPr>
          <w:rStyle w:val="Hyperlink1"/>
        </w:rPr>
        <w:t>class</w:t>
      </w:r>
      <w:commentRangeEnd w:id="500"/>
      <w:r w:rsidR="00E57312">
        <w:rPr>
          <w:rStyle w:val="CommentReference"/>
          <w:rFonts w:ascii="Times New Roman" w:hAnsi="Times New Roman" w:cs="Times New Roman"/>
          <w:color w:val="auto"/>
          <w14:textOutline w14:w="0" w14:cap="rnd" w14:cmpd="sng" w14:algn="ctr">
            <w14:noFill/>
            <w14:prstDash w14:val="solid"/>
            <w14:bevel/>
          </w14:textOutline>
        </w:rPr>
        <w:commentReference w:id="500"/>
      </w:r>
      <w:r w:rsidRPr="005A10E8">
        <w:rPr>
          <w:rStyle w:val="Hyperlink1"/>
        </w:rPr>
        <w:t xml:space="preserve"> correlation: 0.24 for male and 0.22 for female candidates for occupation-congruent appearance, 0.14 for male and 0.22 for female</w:t>
      </w:r>
      <w:ins w:id="502" w:author="Dr. Amy R." w:date="2023-01-27T05:41:00Z">
        <w:r w:rsidR="00F469C4">
          <w:rPr>
            <w:rStyle w:val="Hyperlink1"/>
          </w:rPr>
          <w:t xml:space="preserve"> candidates</w:t>
        </w:r>
      </w:ins>
      <w:r w:rsidRPr="005A10E8">
        <w:rPr>
          <w:rStyle w:val="Hyperlink1"/>
        </w:rPr>
        <w:t xml:space="preserve"> for femininity,</w:t>
      </w:r>
      <w:del w:id="503" w:author="Dr. Amy R." w:date="2023-01-26T13:13:00Z">
        <w:r w:rsidRPr="005A10E8" w:rsidDel="00EA4B4F">
          <w:rPr>
            <w:rStyle w:val="Hyperlink1"/>
          </w:rPr>
          <w:delText xml:space="preserve"> </w:delText>
        </w:r>
      </w:del>
      <w:r w:rsidRPr="005A10E8">
        <w:rPr>
          <w:rStyle w:val="Hyperlink1"/>
        </w:rPr>
        <w:t xml:space="preserve"> 0.15 for male and 0.10 for female</w:t>
      </w:r>
      <w:ins w:id="504" w:author="Dr. Amy R." w:date="2023-01-27T05:41:00Z">
        <w:r w:rsidR="00F469C4">
          <w:rPr>
            <w:rStyle w:val="Hyperlink1"/>
          </w:rPr>
          <w:t xml:space="preserve"> candidates</w:t>
        </w:r>
      </w:ins>
      <w:r w:rsidRPr="005A10E8">
        <w:rPr>
          <w:rStyle w:val="Hyperlink1"/>
        </w:rPr>
        <w:t xml:space="preserve"> for masculinity, and 0.28 for male and 0.35 for female</w:t>
      </w:r>
      <w:ins w:id="505" w:author="Dr. Amy R." w:date="2023-01-27T05:41:00Z">
        <w:r w:rsidR="00F469C4">
          <w:rPr>
            <w:rStyle w:val="Hyperlink1"/>
          </w:rPr>
          <w:t xml:space="preserve"> candidates</w:t>
        </w:r>
      </w:ins>
      <w:r w:rsidRPr="005A10E8">
        <w:rPr>
          <w:rStyle w:val="Hyperlink1"/>
        </w:rPr>
        <w:t xml:space="preserve"> for attractiveness (anonymized). All in all, correlations are consistent with th</w:t>
      </w:r>
      <w:del w:id="506" w:author="Dr. Amy R." w:date="2023-01-26T13:14:00Z">
        <w:r w:rsidRPr="005A10E8" w:rsidDel="00EA4B4F">
          <w:rPr>
            <w:rStyle w:val="Hyperlink1"/>
          </w:rPr>
          <w:delText xml:space="preserve">e ones </w:delText>
        </w:r>
      </w:del>
      <w:ins w:id="507" w:author="Dr. Amy R." w:date="2023-01-26T13:14:00Z">
        <w:r w:rsidR="00EA4B4F" w:rsidRPr="005A10E8">
          <w:rPr>
            <w:rStyle w:val="Hyperlink1"/>
          </w:rPr>
          <w:t xml:space="preserve">ose </w:t>
        </w:r>
      </w:ins>
      <w:r w:rsidRPr="005A10E8">
        <w:rPr>
          <w:rStyle w:val="Hyperlink1"/>
        </w:rPr>
        <w:t>in widely used data</w:t>
      </w:r>
      <w:ins w:id="508" w:author="Dr. Amy R." w:date="2023-01-26T13:14:00Z">
        <w:r w:rsidR="00EA4B4F" w:rsidRPr="005A10E8">
          <w:rPr>
            <w:rStyle w:val="Hyperlink1"/>
          </w:rPr>
          <w:t>,</w:t>
        </w:r>
      </w:ins>
      <w:r w:rsidRPr="005A10E8">
        <w:rPr>
          <w:rStyle w:val="Hyperlink1"/>
        </w:rPr>
        <w:t xml:space="preserve"> such as the Add Health data, where the attractiveness correlations range between 0.17 and 0.20 (McClintock, 2014). </w:t>
      </w:r>
    </w:p>
    <w:p w14:paraId="6D7B8359" w14:textId="54590429" w:rsidR="00C14C58" w:rsidRPr="005A10E8" w:rsidRDefault="00000000">
      <w:pPr>
        <w:pStyle w:val="Body"/>
        <w:spacing w:before="200" w:after="200"/>
        <w:jc w:val="both"/>
      </w:pPr>
      <w:del w:id="509" w:author="Dr. Amy R." w:date="2023-01-26T13:15:00Z">
        <w:r w:rsidRPr="005A10E8" w:rsidDel="00EA4B4F">
          <w:rPr>
            <w:rStyle w:val="Hyperlink1"/>
          </w:rPr>
          <w:lastRenderedPageBreak/>
          <w:delText xml:space="preserve">There </w:delText>
        </w:r>
      </w:del>
      <w:ins w:id="510" w:author="Dr. Amy R." w:date="2023-01-26T13:15:00Z">
        <w:r w:rsidR="00EA4B4F" w:rsidRPr="005A10E8">
          <w:rPr>
            <w:rStyle w:val="Hyperlink1"/>
          </w:rPr>
          <w:t xml:space="preserve">This methodology </w:t>
        </w:r>
      </w:ins>
      <w:r w:rsidRPr="005A10E8">
        <w:rPr>
          <w:rStyle w:val="Hyperlink1"/>
        </w:rPr>
        <w:t xml:space="preserve">might </w:t>
      </w:r>
      <w:del w:id="511" w:author="Dr. Amy R." w:date="2023-01-26T13:15:00Z">
        <w:r w:rsidRPr="005A10E8" w:rsidDel="00EA4B4F">
          <w:rPr>
            <w:rStyle w:val="Hyperlink1"/>
          </w:rPr>
          <w:delText xml:space="preserve">be </w:delText>
        </w:r>
      </w:del>
      <w:ins w:id="512" w:author="Dr. Amy R." w:date="2023-01-26T13:15:00Z">
        <w:r w:rsidR="00EA4B4F" w:rsidRPr="005A10E8">
          <w:rPr>
            <w:rStyle w:val="Hyperlink1"/>
          </w:rPr>
          <w:t xml:space="preserve">raise </w:t>
        </w:r>
      </w:ins>
      <w:ins w:id="513" w:author="Dr. Amy R." w:date="2023-01-28T13:20:00Z">
        <w:r w:rsidR="00E57312">
          <w:rPr>
            <w:rStyle w:val="Hyperlink1"/>
          </w:rPr>
          <w:t xml:space="preserve">a </w:t>
        </w:r>
      </w:ins>
      <w:del w:id="514" w:author="Dr. Amy R." w:date="2023-01-27T05:43:00Z">
        <w:r w:rsidRPr="005A10E8" w:rsidDel="00F469C4">
          <w:rPr>
            <w:rStyle w:val="Hyperlink1"/>
          </w:rPr>
          <w:delText xml:space="preserve">a </w:delText>
        </w:r>
      </w:del>
      <w:r w:rsidRPr="005A10E8">
        <w:rPr>
          <w:rStyle w:val="Hyperlink1"/>
        </w:rPr>
        <w:t xml:space="preserve">concern </w:t>
      </w:r>
      <w:del w:id="515" w:author="Dr. Amy R." w:date="2023-01-26T13:15:00Z">
        <w:r w:rsidRPr="005A10E8" w:rsidDel="00EA4B4F">
          <w:rPr>
            <w:rStyle w:val="Hyperlink1"/>
          </w:rPr>
          <w:delText xml:space="preserve">of </w:delText>
        </w:r>
      </w:del>
      <w:ins w:id="516" w:author="Dr. Amy R." w:date="2023-01-27T05:44:00Z">
        <w:r w:rsidR="00F469C4">
          <w:rPr>
            <w:rStyle w:val="Hyperlink1"/>
          </w:rPr>
          <w:t>about</w:t>
        </w:r>
      </w:ins>
      <w:ins w:id="517" w:author="Dr. Amy R." w:date="2023-01-26T13:15:00Z">
        <w:r w:rsidR="00EA4B4F" w:rsidRPr="005A10E8">
          <w:rPr>
            <w:rStyle w:val="Hyperlink1"/>
          </w:rPr>
          <w:t xml:space="preserve"> </w:t>
        </w:r>
      </w:ins>
      <w:r w:rsidRPr="005A10E8">
        <w:rPr>
          <w:rStyle w:val="Hyperlink1"/>
        </w:rPr>
        <w:t>self-selection bias if</w:t>
      </w:r>
      <w:ins w:id="518" w:author="Dr. Amy R." w:date="2023-01-26T13:15:00Z">
        <w:r w:rsidR="00EA4B4F" w:rsidRPr="005A10E8">
          <w:rPr>
            <w:rStyle w:val="Hyperlink1"/>
          </w:rPr>
          <w:t>,</w:t>
        </w:r>
      </w:ins>
      <w:r w:rsidRPr="005A10E8">
        <w:rPr>
          <w:rStyle w:val="Hyperlink1"/>
        </w:rPr>
        <w:t xml:space="preserve"> e.g., high-status</w:t>
      </w:r>
      <w:ins w:id="519" w:author="Dr. Amy R." w:date="2023-01-26T13:16:00Z">
        <w:r w:rsidR="00EA4B4F" w:rsidRPr="005A10E8">
          <w:rPr>
            <w:rStyle w:val="Hyperlink1"/>
          </w:rPr>
          <w:t>-</w:t>
        </w:r>
      </w:ins>
      <w:del w:id="520" w:author="Dr. Amy R." w:date="2023-01-26T13:16:00Z">
        <w:r w:rsidRPr="005A10E8" w:rsidDel="00EA4B4F">
          <w:rPr>
            <w:rStyle w:val="Hyperlink1"/>
          </w:rPr>
          <w:delText xml:space="preserve"> </w:delText>
        </w:r>
      </w:del>
      <w:r w:rsidRPr="005A10E8">
        <w:rPr>
          <w:rStyle w:val="Hyperlink1"/>
        </w:rPr>
        <w:t>occupation</w:t>
      </w:r>
      <w:del w:id="521" w:author="Dr. Amy R." w:date="2023-01-26T13:16:00Z">
        <w:r w:rsidRPr="005A10E8" w:rsidDel="00EA4B4F">
          <w:rPr>
            <w:rStyle w:val="Hyperlink1"/>
          </w:rPr>
          <w:delText>s</w:delText>
        </w:r>
      </w:del>
      <w:r w:rsidRPr="005A10E8">
        <w:rPr>
          <w:rStyle w:val="Hyperlink1"/>
        </w:rPr>
        <w:t xml:space="preserve"> candidates</w:t>
      </w:r>
      <w:del w:id="522" w:author="Dr. Amy R." w:date="2023-01-28T13:20:00Z">
        <w:r w:rsidRPr="005A10E8" w:rsidDel="00E57312">
          <w:rPr>
            <w:rStyle w:val="Hyperlink1"/>
          </w:rPr>
          <w:delText xml:space="preserve"> are</w:delText>
        </w:r>
      </w:del>
      <w:ins w:id="523" w:author="Dr. Amy R." w:date="2023-01-28T13:21:00Z">
        <w:r w:rsidR="00E57312">
          <w:rPr>
            <w:rStyle w:val="Hyperlink1"/>
          </w:rPr>
          <w:t>,</w:t>
        </w:r>
      </w:ins>
      <w:r w:rsidRPr="005A10E8">
        <w:rPr>
          <w:rStyle w:val="Hyperlink1"/>
        </w:rPr>
        <w:t xml:space="preserve"> usually perceived as more attractive</w:t>
      </w:r>
      <w:ins w:id="524" w:author="Dr. Amy R." w:date="2023-01-28T13:21:00Z">
        <w:r w:rsidR="00E57312">
          <w:rPr>
            <w:rStyle w:val="Hyperlink1"/>
          </w:rPr>
          <w:t>,</w:t>
        </w:r>
      </w:ins>
      <w:ins w:id="525" w:author="Dr. Amy R." w:date="2023-01-26T13:16:00Z">
        <w:r w:rsidR="00EA4B4F" w:rsidRPr="005A10E8">
          <w:rPr>
            <w:rStyle w:val="Hyperlink1"/>
          </w:rPr>
          <w:t xml:space="preserve"> were thought to </w:t>
        </w:r>
      </w:ins>
      <w:del w:id="526" w:author="Dr. Amy R." w:date="2023-01-26T13:16:00Z">
        <w:r w:rsidRPr="005A10E8" w:rsidDel="00EA4B4F">
          <w:rPr>
            <w:rStyle w:val="Hyperlink1"/>
          </w:rPr>
          <w:delText>–</w:delText>
        </w:r>
      </w:del>
      <w:r w:rsidRPr="005A10E8">
        <w:rPr>
          <w:rStyle w:val="Hyperlink1"/>
        </w:rPr>
        <w:t>indicat</w:t>
      </w:r>
      <w:del w:id="527" w:author="Dr. Amy R." w:date="2023-01-26T13:16:00Z">
        <w:r w:rsidRPr="005A10E8" w:rsidDel="00EA4B4F">
          <w:rPr>
            <w:rStyle w:val="Hyperlink1"/>
          </w:rPr>
          <w:delText>ing</w:delText>
        </w:r>
      </w:del>
      <w:ins w:id="528" w:author="Dr. Amy R." w:date="2023-01-26T13:16:00Z">
        <w:r w:rsidR="00EA4B4F" w:rsidRPr="005A10E8">
          <w:rPr>
            <w:rStyle w:val="Hyperlink1"/>
          </w:rPr>
          <w:t>e</w:t>
        </w:r>
      </w:ins>
      <w:r w:rsidRPr="005A10E8">
        <w:rPr>
          <w:rStyle w:val="Hyperlink1"/>
        </w:rPr>
        <w:t xml:space="preserve"> that attractive candidates self-select themselves into high-status occupations</w:t>
      </w:r>
      <w:del w:id="529" w:author="Dr. Amy R." w:date="2023-01-26T13:16:00Z">
        <w:r w:rsidRPr="005A10E8" w:rsidDel="00EA4B4F">
          <w:rPr>
            <w:rStyle w:val="Hyperlink1"/>
          </w:rPr>
          <w:delText>–</w:delText>
        </w:r>
      </w:del>
      <w:ins w:id="530" w:author="Dr. Amy R." w:date="2023-01-26T13:16:00Z">
        <w:r w:rsidR="00EA4B4F" w:rsidRPr="005A10E8">
          <w:rPr>
            <w:rStyle w:val="Hyperlink1"/>
          </w:rPr>
          <w:t xml:space="preserve">; </w:t>
        </w:r>
      </w:ins>
      <w:r w:rsidRPr="005A10E8">
        <w:rPr>
          <w:rStyle w:val="Hyperlink1"/>
        </w:rPr>
        <w:t>or if</w:t>
      </w:r>
      <w:ins w:id="531" w:author="Dr. Amy R." w:date="2023-01-26T13:16:00Z">
        <w:r w:rsidR="00EA4B4F" w:rsidRPr="005A10E8">
          <w:rPr>
            <w:rStyle w:val="Hyperlink1"/>
          </w:rPr>
          <w:t>,</w:t>
        </w:r>
      </w:ins>
      <w:r w:rsidRPr="005A10E8">
        <w:rPr>
          <w:rStyle w:val="Hyperlink1"/>
        </w:rPr>
        <w:t xml:space="preserve"> for example</w:t>
      </w:r>
      <w:ins w:id="532" w:author="Dr. Amy R." w:date="2023-01-26T13:16:00Z">
        <w:r w:rsidR="00EA4B4F" w:rsidRPr="005A10E8">
          <w:rPr>
            <w:rStyle w:val="Hyperlink1"/>
          </w:rPr>
          <w:t>,</w:t>
        </w:r>
      </w:ins>
      <w:r w:rsidRPr="005A10E8">
        <w:rPr>
          <w:rStyle w:val="Hyperlink1"/>
        </w:rPr>
        <w:t xml:space="preserve"> </w:t>
      </w:r>
      <w:r w:rsidRPr="005A10E8">
        <w:rPr>
          <w:rStyle w:val="Hyperlink1"/>
          <w:rtl/>
        </w:rPr>
        <w:t>“</w:t>
      </w:r>
      <w:r w:rsidRPr="005A10E8">
        <w:rPr>
          <w:rStyle w:val="Hyperlink1"/>
        </w:rPr>
        <w:t xml:space="preserve">politicians on the right look more beautiful” </w:t>
      </w:r>
      <w:hyperlink r:id="rId74" w:history="1">
        <w:r w:rsidRPr="005A10E8">
          <w:rPr>
            <w:rStyle w:val="Hyperlink1"/>
          </w:rPr>
          <w:t>(Berggren et al., 2010, 2017; see also, Price et al., 2011; Belmi &amp; Neale, 2014; Olivola et al., 2018)</w:t>
        </w:r>
      </w:hyperlink>
      <w:r w:rsidRPr="005A10E8">
        <w:rPr>
          <w:rStyle w:val="Hyperlink1"/>
        </w:rPr>
        <w:t>.</w:t>
      </w:r>
      <w:r w:rsidRPr="005A10E8">
        <w:rPr>
          <w:rStyle w:val="None"/>
          <w:vertAlign w:val="superscript"/>
        </w:rPr>
        <w:footnoteReference w:id="14"/>
      </w:r>
      <w:r w:rsidRPr="005A10E8">
        <w:rPr>
          <w:rStyle w:val="Hyperlink1"/>
        </w:rPr>
        <w:t xml:space="preserve"> Figure 1 presents several distributions after averaging all raters</w:t>
      </w:r>
      <w:ins w:id="533" w:author="Dr. Amy R." w:date="2023-01-26T13:17:00Z">
        <w:r w:rsidR="00EA4B4F" w:rsidRPr="005A10E8">
          <w:rPr>
            <w:rStyle w:val="Hyperlink1"/>
          </w:rPr>
          <w:t>’</w:t>
        </w:r>
      </w:ins>
      <w:del w:id="534" w:author="Dr. Amy R." w:date="2023-01-26T13:17:00Z">
        <w:r w:rsidRPr="005A10E8" w:rsidDel="00EA4B4F">
          <w:rPr>
            <w:rStyle w:val="Hyperlink1"/>
            <w:rtl/>
          </w:rPr>
          <w:delText xml:space="preserve">’ </w:delText>
        </w:r>
      </w:del>
      <w:ins w:id="535" w:author="Dr. Amy R." w:date="2023-01-26T13:17:00Z">
        <w:r w:rsidR="00EA4B4F" w:rsidRPr="005A10E8">
          <w:rPr>
            <w:rStyle w:val="Hyperlink1"/>
            <w:rtl/>
          </w:rPr>
          <w:t xml:space="preserve"> </w:t>
        </w:r>
      </w:ins>
      <w:r w:rsidRPr="005A10E8">
        <w:rPr>
          <w:rStyle w:val="Hyperlink1"/>
        </w:rPr>
        <w:t xml:space="preserve">scores of the 1,415 candidates </w:t>
      </w:r>
      <w:hyperlink r:id="rId75" w:history="1">
        <w:r w:rsidRPr="005A10E8">
          <w:rPr>
            <w:rStyle w:val="Hyperlink1"/>
          </w:rPr>
          <w:t>(see also Rosar et al., 2008, p. 71; Berggren et al., 2010, p. 11)</w:t>
        </w:r>
      </w:hyperlink>
      <w:r w:rsidRPr="005A10E8">
        <w:rPr>
          <w:rStyle w:val="Hyperlink1"/>
        </w:rPr>
        <w:t>. The figure shows these densities broken down by relevant criteria. Since none of the subcategories</w:t>
      </w:r>
      <w:ins w:id="536" w:author="Dr. Amy R." w:date="2023-01-28T13:22:00Z">
        <w:r w:rsidR="00FC0263">
          <w:rPr>
            <w:rStyle w:val="Hyperlink1"/>
          </w:rPr>
          <w:t xml:space="preserve"> </w:t>
        </w:r>
      </w:ins>
      <w:del w:id="537" w:author="Dr. Amy R." w:date="2023-01-28T13:22:00Z">
        <w:r w:rsidRPr="005A10E8" w:rsidDel="00FC0263">
          <w:rPr>
            <w:rStyle w:val="Hyperlink1"/>
          </w:rPr>
          <w:delText xml:space="preserve"> are</w:delText>
        </w:r>
      </w:del>
      <w:ins w:id="538" w:author="Dr. Amy R." w:date="2023-01-28T13:22:00Z">
        <w:r w:rsidR="00FC0263">
          <w:rPr>
            <w:rStyle w:val="Hyperlink1"/>
          </w:rPr>
          <w:t>differ</w:t>
        </w:r>
      </w:ins>
      <w:r w:rsidRPr="005A10E8">
        <w:rPr>
          <w:rStyle w:val="Hyperlink1"/>
        </w:rPr>
        <w:t xml:space="preserve"> statistically</w:t>
      </w:r>
      <w:del w:id="539" w:author="Dr. Amy R." w:date="2023-01-28T13:22:00Z">
        <w:r w:rsidRPr="005A10E8" w:rsidDel="00FC0263">
          <w:rPr>
            <w:rStyle w:val="Hyperlink1"/>
          </w:rPr>
          <w:delText xml:space="preserve"> different</w:delText>
        </w:r>
      </w:del>
      <w:r w:rsidRPr="005A10E8">
        <w:rPr>
          <w:rStyle w:val="Hyperlink1"/>
        </w:rPr>
        <w:t xml:space="preserve"> between these groups, the figure strongly suggests that self-selection biases are not a concern in our study. </w:t>
      </w:r>
    </w:p>
    <w:p w14:paraId="366AD123"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1: Distribution of Physical Appearance Indexes Broken Down by Relevant Criteria</w:t>
      </w:r>
    </w:p>
    <w:p w14:paraId="3AE60375" w14:textId="77777777" w:rsidR="00C14C58" w:rsidRPr="005A10E8" w:rsidRDefault="00000000">
      <w:pPr>
        <w:pStyle w:val="Body"/>
        <w:spacing w:before="200" w:after="200"/>
        <w:jc w:val="center"/>
      </w:pPr>
      <w:r w:rsidRPr="005A10E8">
        <w:rPr>
          <w:rStyle w:val="None"/>
          <w:b/>
          <w:bCs/>
          <w:color w:val="202124"/>
          <w:u w:color="202124"/>
        </w:rPr>
        <w:t>[FIGURE 1 ABOUT HERE]</w:t>
      </w:r>
    </w:p>
    <w:p w14:paraId="251F6DE2" w14:textId="1FD111B1" w:rsidR="00C14C58" w:rsidRPr="005A10E8" w:rsidRDefault="00000000">
      <w:pPr>
        <w:pStyle w:val="Body"/>
        <w:spacing w:before="200" w:after="200"/>
        <w:jc w:val="both"/>
      </w:pPr>
      <w:r w:rsidRPr="005A10E8">
        <w:rPr>
          <w:rStyle w:val="Hyperlink1"/>
        </w:rPr>
        <w:t>For internal consistency</w:t>
      </w:r>
      <w:ins w:id="540" w:author="Dr. Amy R." w:date="2023-01-26T13:18:00Z">
        <w:r w:rsidR="00EA4B4F" w:rsidRPr="005A10E8">
          <w:rPr>
            <w:rStyle w:val="Hyperlink1"/>
          </w:rPr>
          <w:t>,</w:t>
        </w:r>
      </w:ins>
      <w:r w:rsidRPr="005A10E8">
        <w:rPr>
          <w:rStyle w:val="Hyperlink1"/>
        </w:rPr>
        <w:t xml:space="preserve"> </w:t>
      </w:r>
      <w:del w:id="541" w:author="Dr. Amy R." w:date="2023-01-26T13:18:00Z">
        <w:r w:rsidRPr="005A10E8" w:rsidDel="00EA4B4F">
          <w:rPr>
            <w:rStyle w:val="Hyperlink1"/>
          </w:rPr>
          <w:delText xml:space="preserve">also </w:delText>
        </w:r>
      </w:del>
      <w:r w:rsidRPr="005A10E8">
        <w:rPr>
          <w:rStyle w:val="Hyperlink1"/>
        </w:rPr>
        <w:t xml:space="preserve">we would </w:t>
      </w:r>
      <w:ins w:id="542" w:author="Dr. Amy R." w:date="2023-01-26T13:18:00Z">
        <w:r w:rsidR="00EA4B4F" w:rsidRPr="005A10E8">
          <w:rPr>
            <w:rStyle w:val="Hyperlink1"/>
          </w:rPr>
          <w:t xml:space="preserve">also </w:t>
        </w:r>
      </w:ins>
      <w:r w:rsidRPr="005A10E8">
        <w:rPr>
          <w:rStyle w:val="Hyperlink1"/>
        </w:rPr>
        <w:t xml:space="preserve">like to see </w:t>
      </w:r>
      <w:del w:id="543" w:author="Dr. Amy R." w:date="2023-01-27T05:45:00Z">
        <w:r w:rsidRPr="005A10E8" w:rsidDel="00F469C4">
          <w:rPr>
            <w:rStyle w:val="Hyperlink1"/>
          </w:rPr>
          <w:delText xml:space="preserve">that </w:delText>
        </w:r>
      </w:del>
      <w:r w:rsidRPr="005A10E8">
        <w:rPr>
          <w:rStyle w:val="Hyperlink1"/>
        </w:rPr>
        <w:t>Finnish voters perceiv</w:t>
      </w:r>
      <w:ins w:id="544" w:author="Dr. Amy R." w:date="2023-01-27T05:45:00Z">
        <w:r w:rsidR="00F469C4">
          <w:rPr>
            <w:rStyle w:val="Hyperlink1"/>
          </w:rPr>
          <w:t>ing</w:t>
        </w:r>
      </w:ins>
      <w:del w:id="545" w:author="Dr. Amy R." w:date="2023-01-27T05:45:00Z">
        <w:r w:rsidRPr="005A10E8" w:rsidDel="00F469C4">
          <w:rPr>
            <w:rStyle w:val="Hyperlink1"/>
          </w:rPr>
          <w:delText>e</w:delText>
        </w:r>
      </w:del>
      <w:r w:rsidRPr="005A10E8">
        <w:rPr>
          <w:rStyle w:val="Hyperlink1"/>
        </w:rPr>
        <w:t xml:space="preserve"> working</w:t>
      </w:r>
      <w:ins w:id="546" w:author="Dr. Amy R." w:date="2023-01-26T13:18:00Z">
        <w:r w:rsidR="00EA4B4F" w:rsidRPr="005A10E8">
          <w:rPr>
            <w:rStyle w:val="Hyperlink1"/>
          </w:rPr>
          <w:t>-</w:t>
        </w:r>
      </w:ins>
      <w:del w:id="547" w:author="Dr. Amy R." w:date="2023-01-26T13:18:00Z">
        <w:r w:rsidRPr="005A10E8" w:rsidDel="00EA4B4F">
          <w:rPr>
            <w:rStyle w:val="Hyperlink1"/>
          </w:rPr>
          <w:delText xml:space="preserve"> </w:delText>
        </w:r>
      </w:del>
      <w:r w:rsidRPr="005A10E8">
        <w:rPr>
          <w:rStyle w:val="Hyperlink1"/>
        </w:rPr>
        <w:t>class candidates as working</w:t>
      </w:r>
      <w:ins w:id="548" w:author="Dr. Amy R." w:date="2023-01-26T13:18:00Z">
        <w:r w:rsidR="00EA4B4F" w:rsidRPr="005A10E8">
          <w:rPr>
            <w:rStyle w:val="Hyperlink1"/>
          </w:rPr>
          <w:t>-</w:t>
        </w:r>
      </w:ins>
      <w:del w:id="549" w:author="Dr. Amy R." w:date="2023-01-26T13:18:00Z">
        <w:r w:rsidRPr="005A10E8" w:rsidDel="00EA4B4F">
          <w:rPr>
            <w:rStyle w:val="Hyperlink1"/>
          </w:rPr>
          <w:delText xml:space="preserve"> </w:delText>
        </w:r>
      </w:del>
      <w:r w:rsidRPr="005A10E8">
        <w:rPr>
          <w:rStyle w:val="Hyperlink1"/>
        </w:rPr>
        <w:t>class individuals, middle</w:t>
      </w:r>
      <w:ins w:id="550" w:author="Dr. Amy R." w:date="2023-01-26T13:18:00Z">
        <w:r w:rsidR="00EA4B4F" w:rsidRPr="005A10E8">
          <w:rPr>
            <w:rStyle w:val="Hyperlink1"/>
          </w:rPr>
          <w:t>-</w:t>
        </w:r>
      </w:ins>
      <w:del w:id="551" w:author="Dr. Amy R." w:date="2023-01-26T13:18:00Z">
        <w:r w:rsidRPr="005A10E8" w:rsidDel="00EA4B4F">
          <w:rPr>
            <w:rStyle w:val="Hyperlink1"/>
          </w:rPr>
          <w:delText xml:space="preserve"> </w:delText>
        </w:r>
      </w:del>
      <w:r w:rsidRPr="005A10E8">
        <w:rPr>
          <w:rStyle w:val="Hyperlink1"/>
        </w:rPr>
        <w:t>class candidates as middle</w:t>
      </w:r>
      <w:ins w:id="552" w:author="Dr. Amy R." w:date="2023-01-26T13:18:00Z">
        <w:r w:rsidR="00EA4B4F" w:rsidRPr="005A10E8">
          <w:rPr>
            <w:rStyle w:val="Hyperlink1"/>
          </w:rPr>
          <w:t>-</w:t>
        </w:r>
      </w:ins>
      <w:del w:id="553" w:author="Dr. Amy R." w:date="2023-01-26T13:18:00Z">
        <w:r w:rsidRPr="005A10E8" w:rsidDel="00EA4B4F">
          <w:rPr>
            <w:rStyle w:val="Hyperlink1"/>
          </w:rPr>
          <w:delText xml:space="preserve"> </w:delText>
        </w:r>
      </w:del>
      <w:r w:rsidRPr="005A10E8">
        <w:rPr>
          <w:rStyle w:val="Hyperlink1"/>
        </w:rPr>
        <w:t xml:space="preserve">class individuals, and so on. Similarly, we would like to see that Finnish candidates </w:t>
      </w:r>
      <w:ins w:id="554" w:author="Dr. Amy R." w:date="2023-01-27T05:45:00Z">
        <w:r w:rsidR="00F469C4">
          <w:rPr>
            <w:rStyle w:val="Hyperlink1"/>
          </w:rPr>
          <w:t xml:space="preserve">who </w:t>
        </w:r>
      </w:ins>
      <w:del w:id="555" w:author="Dr. Amy R." w:date="2023-01-27T05:45:00Z">
        <w:r w:rsidRPr="005A10E8" w:rsidDel="00F469C4">
          <w:rPr>
            <w:rStyle w:val="Hyperlink1"/>
          </w:rPr>
          <w:delText xml:space="preserve">that </w:delText>
        </w:r>
      </w:del>
      <w:r w:rsidRPr="005A10E8">
        <w:rPr>
          <w:rStyle w:val="Hyperlink1"/>
        </w:rPr>
        <w:t xml:space="preserve">look </w:t>
      </w:r>
      <w:del w:id="556" w:author="Dr. Amy R." w:date="2023-01-26T13:19:00Z">
        <w:r w:rsidRPr="005A10E8" w:rsidDel="00EA4B4F">
          <w:rPr>
            <w:rStyle w:val="Hyperlink1"/>
          </w:rPr>
          <w:delText xml:space="preserve">like  </w:delText>
        </w:r>
      </w:del>
      <w:ins w:id="557" w:author="Dr. Amy R." w:date="2023-01-26T13:19:00Z">
        <w:r w:rsidR="00EA4B4F" w:rsidRPr="005A10E8">
          <w:rPr>
            <w:rStyle w:val="Hyperlink1"/>
          </w:rPr>
          <w:t xml:space="preserve">as though </w:t>
        </w:r>
      </w:ins>
      <w:r w:rsidRPr="005A10E8">
        <w:rPr>
          <w:rStyle w:val="Hyperlink1"/>
        </w:rPr>
        <w:t>they have working</w:t>
      </w:r>
      <w:ins w:id="558" w:author="Dr. Amy R." w:date="2023-01-26T13:19:00Z">
        <w:r w:rsidR="00F20B13" w:rsidRPr="005A10E8">
          <w:rPr>
            <w:rStyle w:val="Hyperlink1"/>
          </w:rPr>
          <w:t>-</w:t>
        </w:r>
      </w:ins>
      <w:del w:id="559" w:author="Dr. Amy R." w:date="2023-01-26T13:19:00Z">
        <w:r w:rsidRPr="005A10E8" w:rsidDel="00F20B13">
          <w:rPr>
            <w:rStyle w:val="Hyperlink1"/>
          </w:rPr>
          <w:delText xml:space="preserve"> </w:delText>
        </w:r>
      </w:del>
      <w:r w:rsidRPr="005A10E8">
        <w:rPr>
          <w:rStyle w:val="Hyperlink1"/>
        </w:rPr>
        <w:t xml:space="preserve">class occupations </w:t>
      </w:r>
      <w:del w:id="560" w:author="Dr. Amy R." w:date="2023-01-27T05:45:00Z">
        <w:r w:rsidRPr="005A10E8" w:rsidDel="00F469C4">
          <w:rPr>
            <w:rStyle w:val="Hyperlink1"/>
          </w:rPr>
          <w:delText xml:space="preserve">are </w:delText>
        </w:r>
      </w:del>
      <w:r w:rsidRPr="005A10E8">
        <w:rPr>
          <w:rStyle w:val="Hyperlink1"/>
        </w:rPr>
        <w:t>actually</w:t>
      </w:r>
      <w:ins w:id="561" w:author="Dr. Amy R." w:date="2023-01-27T05:46:00Z">
        <w:r w:rsidR="00F469C4">
          <w:rPr>
            <w:rStyle w:val="Hyperlink1"/>
          </w:rPr>
          <w:t xml:space="preserve"> are</w:t>
        </w:r>
      </w:ins>
      <w:r w:rsidRPr="005A10E8">
        <w:rPr>
          <w:rStyle w:val="Hyperlink1"/>
        </w:rPr>
        <w:t xml:space="preserve"> working</w:t>
      </w:r>
      <w:ins w:id="562" w:author="Dr. Amy R." w:date="2023-01-26T13:19:00Z">
        <w:r w:rsidR="00F20B13" w:rsidRPr="005A10E8">
          <w:rPr>
            <w:rStyle w:val="Hyperlink1"/>
          </w:rPr>
          <w:t>-</w:t>
        </w:r>
      </w:ins>
      <w:del w:id="563" w:author="Dr. Amy R." w:date="2023-01-26T13:19:00Z">
        <w:r w:rsidRPr="005A10E8" w:rsidDel="00F20B13">
          <w:rPr>
            <w:rStyle w:val="Hyperlink1"/>
          </w:rPr>
          <w:delText xml:space="preserve"> </w:delText>
        </w:r>
      </w:del>
      <w:r w:rsidRPr="005A10E8">
        <w:rPr>
          <w:rStyle w:val="Hyperlink1"/>
        </w:rPr>
        <w:t>class individuals</w:t>
      </w:r>
      <w:del w:id="564" w:author="Dr. Amy R." w:date="2023-01-27T05:46:00Z">
        <w:r w:rsidRPr="005A10E8" w:rsidDel="00F469C4">
          <w:rPr>
            <w:rStyle w:val="Hyperlink1"/>
          </w:rPr>
          <w:delText>,</w:delText>
        </w:r>
      </w:del>
      <w:del w:id="565" w:author="Dr. Amy R." w:date="2023-01-27T05:47:00Z">
        <w:r w:rsidRPr="005A10E8" w:rsidDel="00F469C4">
          <w:rPr>
            <w:rStyle w:val="Hyperlink1"/>
          </w:rPr>
          <w:delText xml:space="preserve"> and</w:delText>
        </w:r>
      </w:del>
      <w:ins w:id="566" w:author="Dr. Amy R." w:date="2023-01-27T05:47:00Z">
        <w:r w:rsidR="00F469C4">
          <w:rPr>
            <w:rStyle w:val="Hyperlink1"/>
          </w:rPr>
          <w:t>,</w:t>
        </w:r>
      </w:ins>
      <w:r w:rsidRPr="005A10E8">
        <w:rPr>
          <w:rStyle w:val="Hyperlink1"/>
        </w:rPr>
        <w:t xml:space="preserve"> </w:t>
      </w:r>
      <w:del w:id="567" w:author="Dr. Amy R." w:date="2023-01-27T05:46:00Z">
        <w:r w:rsidRPr="005A10E8" w:rsidDel="00F469C4">
          <w:rPr>
            <w:rStyle w:val="Hyperlink1"/>
          </w:rPr>
          <w:delText xml:space="preserve">that </w:delText>
        </w:r>
      </w:del>
      <w:r w:rsidRPr="005A10E8">
        <w:rPr>
          <w:rStyle w:val="Hyperlink1"/>
        </w:rPr>
        <w:t>candidates</w:t>
      </w:r>
      <w:ins w:id="568" w:author="Dr. Amy R." w:date="2023-01-27T05:46:00Z">
        <w:r w:rsidR="00F469C4">
          <w:rPr>
            <w:rStyle w:val="Hyperlink1"/>
          </w:rPr>
          <w:t xml:space="preserve"> </w:t>
        </w:r>
      </w:ins>
      <w:del w:id="569" w:author="Dr. Amy R." w:date="2023-01-27T05:46:00Z">
        <w:r w:rsidRPr="005A10E8" w:rsidDel="00F469C4">
          <w:rPr>
            <w:rStyle w:val="Hyperlink1"/>
          </w:rPr>
          <w:delText xml:space="preserve"> that</w:delText>
        </w:r>
      </w:del>
      <w:ins w:id="570" w:author="Dr. Amy R." w:date="2023-01-27T05:46:00Z">
        <w:r w:rsidR="00F469C4">
          <w:rPr>
            <w:rStyle w:val="Hyperlink1"/>
          </w:rPr>
          <w:t>who</w:t>
        </w:r>
      </w:ins>
      <w:r w:rsidRPr="005A10E8">
        <w:rPr>
          <w:rStyle w:val="Hyperlink1"/>
        </w:rPr>
        <w:t xml:space="preserve"> look </w:t>
      </w:r>
      <w:del w:id="571" w:author="Dr. Amy R." w:date="2023-01-26T13:19:00Z">
        <w:r w:rsidRPr="005A10E8" w:rsidDel="00F20B13">
          <w:rPr>
            <w:rStyle w:val="Hyperlink1"/>
          </w:rPr>
          <w:delText xml:space="preserve">like </w:delText>
        </w:r>
      </w:del>
      <w:ins w:id="572" w:author="Dr. Amy R." w:date="2023-01-26T13:19:00Z">
        <w:r w:rsidR="00F20B13" w:rsidRPr="005A10E8">
          <w:rPr>
            <w:rStyle w:val="Hyperlink1"/>
          </w:rPr>
          <w:t xml:space="preserve">as though </w:t>
        </w:r>
      </w:ins>
      <w:r w:rsidRPr="005A10E8">
        <w:rPr>
          <w:rStyle w:val="Hyperlink1"/>
        </w:rPr>
        <w:t>they have middle</w:t>
      </w:r>
      <w:ins w:id="573" w:author="Dr. Amy R." w:date="2023-01-26T13:19:00Z">
        <w:r w:rsidR="00F20B13" w:rsidRPr="005A10E8">
          <w:rPr>
            <w:rStyle w:val="Hyperlink1"/>
          </w:rPr>
          <w:t>-</w:t>
        </w:r>
      </w:ins>
      <w:del w:id="574" w:author="Dr. Amy R." w:date="2023-01-26T13:19:00Z">
        <w:r w:rsidRPr="005A10E8" w:rsidDel="00F20B13">
          <w:rPr>
            <w:rStyle w:val="Hyperlink1"/>
          </w:rPr>
          <w:delText xml:space="preserve"> </w:delText>
        </w:r>
      </w:del>
      <w:r w:rsidRPr="005A10E8">
        <w:rPr>
          <w:rStyle w:val="Hyperlink1"/>
        </w:rPr>
        <w:t xml:space="preserve">class occupations </w:t>
      </w:r>
      <w:del w:id="575" w:author="Dr. Amy R." w:date="2023-01-27T05:46:00Z">
        <w:r w:rsidRPr="005A10E8" w:rsidDel="00F469C4">
          <w:rPr>
            <w:rStyle w:val="Hyperlink1"/>
          </w:rPr>
          <w:delText xml:space="preserve">are </w:delText>
        </w:r>
      </w:del>
      <w:r w:rsidRPr="005A10E8">
        <w:rPr>
          <w:rStyle w:val="Hyperlink1"/>
        </w:rPr>
        <w:t xml:space="preserve">actually </w:t>
      </w:r>
      <w:ins w:id="576" w:author="Dr. Amy R." w:date="2023-01-27T05:46:00Z">
        <w:r w:rsidR="00F469C4" w:rsidRPr="005A10E8">
          <w:rPr>
            <w:rStyle w:val="Hyperlink1"/>
          </w:rPr>
          <w:t xml:space="preserve">are </w:t>
        </w:r>
      </w:ins>
      <w:r w:rsidRPr="005A10E8">
        <w:rPr>
          <w:rStyle w:val="Hyperlink1"/>
        </w:rPr>
        <w:t>middle</w:t>
      </w:r>
      <w:ins w:id="577" w:author="Dr. Amy R." w:date="2023-01-26T13:19:00Z">
        <w:r w:rsidR="00F20B13" w:rsidRPr="005A10E8">
          <w:rPr>
            <w:rStyle w:val="Hyperlink1"/>
          </w:rPr>
          <w:t>-</w:t>
        </w:r>
      </w:ins>
      <w:del w:id="578" w:author="Dr. Amy R." w:date="2023-01-26T13:19:00Z">
        <w:r w:rsidRPr="005A10E8" w:rsidDel="00F20B13">
          <w:rPr>
            <w:rStyle w:val="Hyperlink1"/>
          </w:rPr>
          <w:delText xml:space="preserve"> </w:delText>
        </w:r>
      </w:del>
      <w:r w:rsidRPr="005A10E8">
        <w:rPr>
          <w:rStyle w:val="Hyperlink1"/>
        </w:rPr>
        <w:t>class individuals, and so on.</w:t>
      </w:r>
      <w:r w:rsidRPr="005A10E8">
        <w:rPr>
          <w:rStyle w:val="None"/>
          <w:vertAlign w:val="superscript"/>
        </w:rPr>
        <w:footnoteReference w:id="15"/>
      </w:r>
      <w:r w:rsidRPr="005A10E8">
        <w:rPr>
          <w:rStyle w:val="Hyperlink1"/>
        </w:rPr>
        <w:t xml:space="preserve"> </w:t>
      </w:r>
      <w:ins w:id="579" w:author="Dr. Amy R." w:date="2023-01-26T13:19:00Z">
        <w:r w:rsidR="00F20B13" w:rsidRPr="005A10E8">
          <w:rPr>
            <w:rStyle w:val="Hyperlink1"/>
          </w:rPr>
          <w:t>O</w:t>
        </w:r>
      </w:ins>
      <w:del w:id="580" w:author="Dr. Amy R." w:date="2023-01-26T13:19:00Z">
        <w:r w:rsidRPr="005A10E8" w:rsidDel="00F20B13">
          <w:rPr>
            <w:rStyle w:val="Hyperlink1"/>
          </w:rPr>
          <w:delText>Having o</w:delText>
        </w:r>
      </w:del>
      <w:r w:rsidRPr="005A10E8">
        <w:rPr>
          <w:rStyle w:val="Hyperlink1"/>
        </w:rPr>
        <w:t>ther</w:t>
      </w:r>
      <w:ins w:id="581" w:author="Dr. Amy R." w:date="2023-01-26T13:20:00Z">
        <w:r w:rsidR="00F20B13" w:rsidRPr="005A10E8">
          <w:rPr>
            <w:rStyle w:val="Hyperlink1"/>
          </w:rPr>
          <w:t xml:space="preserve"> results</w:t>
        </w:r>
      </w:ins>
      <w:del w:id="582" w:author="Dr. Amy R." w:date="2023-01-26T13:20:00Z">
        <w:r w:rsidRPr="005A10E8" w:rsidDel="00F20B13">
          <w:rPr>
            <w:rStyle w:val="Hyperlink1"/>
          </w:rPr>
          <w:delText>wise</w:delText>
        </w:r>
      </w:del>
      <w:r w:rsidRPr="005A10E8">
        <w:rPr>
          <w:rStyle w:val="Hyperlink1"/>
        </w:rPr>
        <w:t xml:space="preserve"> would mean that either Finnish voters have a hard time assessing the occupation (class) of the candidate based on the candidate</w:t>
      </w:r>
      <w:r w:rsidRPr="005A10E8">
        <w:rPr>
          <w:rStyle w:val="Hyperlink1"/>
          <w:rtl/>
        </w:rPr>
        <w:t>’</w:t>
      </w:r>
      <w:r w:rsidRPr="005A10E8">
        <w:rPr>
          <w:rStyle w:val="Hyperlink1"/>
        </w:rPr>
        <w:t xml:space="preserve">s appearance, </w:t>
      </w:r>
      <w:del w:id="583" w:author="Dr. Amy R." w:date="2023-01-27T05:50:00Z">
        <w:r w:rsidRPr="005A10E8" w:rsidDel="00616460">
          <w:rPr>
            <w:rStyle w:val="Hyperlink1"/>
          </w:rPr>
          <w:delText>and/</w:delText>
        </w:r>
      </w:del>
      <w:r w:rsidRPr="005A10E8">
        <w:rPr>
          <w:rStyle w:val="Hyperlink1"/>
        </w:rPr>
        <w:t xml:space="preserve">or </w:t>
      </w:r>
      <w:del w:id="584" w:author="Dr. Amy R." w:date="2023-01-27T05:49:00Z">
        <w:r w:rsidRPr="005A10E8" w:rsidDel="00616460">
          <w:rPr>
            <w:rStyle w:val="Hyperlink1"/>
          </w:rPr>
          <w:delText xml:space="preserve">that </w:delText>
        </w:r>
      </w:del>
      <w:r w:rsidRPr="005A10E8">
        <w:rPr>
          <w:rStyle w:val="Hyperlink1"/>
        </w:rPr>
        <w:t xml:space="preserve">candidates systematically look different from what they are. Either way, </w:t>
      </w:r>
      <w:del w:id="585" w:author="Dr. Amy R." w:date="2023-01-26T13:20:00Z">
        <w:r w:rsidRPr="005A10E8" w:rsidDel="00F20B13">
          <w:rPr>
            <w:rStyle w:val="Hyperlink1"/>
          </w:rPr>
          <w:delText xml:space="preserve">if </w:delText>
        </w:r>
      </w:del>
      <w:del w:id="586" w:author="Dr. Amy R." w:date="2023-01-27T05:50:00Z">
        <w:r w:rsidRPr="005A10E8" w:rsidDel="00616460">
          <w:rPr>
            <w:rStyle w:val="Hyperlink1"/>
          </w:rPr>
          <w:delText>both</w:delText>
        </w:r>
      </w:del>
      <w:ins w:id="587" w:author="Dr. Amy R." w:date="2023-01-27T05:51:00Z">
        <w:r w:rsidR="00616460">
          <w:rPr>
            <w:rStyle w:val="Hyperlink1"/>
          </w:rPr>
          <w:t>one or both</w:t>
        </w:r>
      </w:ins>
      <w:del w:id="588" w:author="Dr. Amy R." w:date="2023-01-27T05:51:00Z">
        <w:r w:rsidRPr="005A10E8" w:rsidDel="00616460">
          <w:rPr>
            <w:rStyle w:val="Hyperlink1"/>
          </w:rPr>
          <w:delText xml:space="preserve"> </w:delText>
        </w:r>
      </w:del>
      <w:ins w:id="589" w:author="Dr. Amy R." w:date="2023-01-27T05:50:00Z">
        <w:r w:rsidR="00616460">
          <w:rPr>
            <w:rStyle w:val="Hyperlink1"/>
          </w:rPr>
          <w:t xml:space="preserve"> </w:t>
        </w:r>
      </w:ins>
      <w:r w:rsidRPr="005A10E8">
        <w:rPr>
          <w:rStyle w:val="Hyperlink1"/>
        </w:rPr>
        <w:t xml:space="preserve">assumptions </w:t>
      </w:r>
      <w:del w:id="590" w:author="Dr. Amy R." w:date="2023-01-26T13:20:00Z">
        <w:r w:rsidRPr="005A10E8" w:rsidDel="00F20B13">
          <w:rPr>
            <w:rStyle w:val="Hyperlink1"/>
          </w:rPr>
          <w:delText xml:space="preserve">do </w:delText>
        </w:r>
      </w:del>
      <w:del w:id="591" w:author="Dr. Amy R." w:date="2023-01-28T13:24:00Z">
        <w:r w:rsidRPr="005A10E8" w:rsidDel="00FC0263">
          <w:rPr>
            <w:rStyle w:val="Hyperlink1"/>
          </w:rPr>
          <w:delText xml:space="preserve">not </w:delText>
        </w:r>
      </w:del>
      <w:ins w:id="592" w:author="Dr. Amy R." w:date="2023-01-28T13:24:00Z">
        <w:r w:rsidR="00FC0263">
          <w:rPr>
            <w:rStyle w:val="Hyperlink1"/>
          </w:rPr>
          <w:t xml:space="preserve">failing to </w:t>
        </w:r>
      </w:ins>
      <w:r w:rsidRPr="005A10E8">
        <w:rPr>
          <w:rStyle w:val="Hyperlink1"/>
        </w:rPr>
        <w:t>hold</w:t>
      </w:r>
      <w:del w:id="593" w:author="Dr. Amy R." w:date="2023-01-26T13:20:00Z">
        <w:r w:rsidRPr="005A10E8" w:rsidDel="00F20B13">
          <w:rPr>
            <w:rStyle w:val="Hyperlink1"/>
          </w:rPr>
          <w:delText xml:space="preserve"> it</w:delText>
        </w:r>
      </w:del>
      <w:r w:rsidRPr="005A10E8">
        <w:rPr>
          <w:rStyle w:val="Hyperlink1"/>
        </w:rPr>
        <w:t xml:space="preserve"> would seriously compromise our empirical claims.</w:t>
      </w:r>
    </w:p>
    <w:p w14:paraId="41C72A6D" w14:textId="44EDBBFD" w:rsidR="00C14C58" w:rsidRPr="005A10E8" w:rsidRDefault="00000000">
      <w:pPr>
        <w:pStyle w:val="Body"/>
        <w:spacing w:before="200" w:after="200"/>
        <w:jc w:val="center"/>
        <w:rPr>
          <w:rStyle w:val="None"/>
          <w:b/>
          <w:bCs/>
        </w:rPr>
      </w:pPr>
      <w:r w:rsidRPr="005A10E8">
        <w:rPr>
          <w:rStyle w:val="None"/>
          <w:b/>
          <w:bCs/>
        </w:rPr>
        <w:t xml:space="preserve">Figure 2: </w:t>
      </w:r>
      <w:ins w:id="594" w:author="Dr. Amy R." w:date="2023-01-26T13:21:00Z">
        <w:r w:rsidR="00F20B13" w:rsidRPr="005A10E8">
          <w:rPr>
            <w:rStyle w:val="None"/>
            <w:b/>
            <w:bCs/>
          </w:rPr>
          <w:t xml:space="preserve">Candidate </w:t>
        </w:r>
      </w:ins>
      <w:r w:rsidRPr="005A10E8">
        <w:rPr>
          <w:rStyle w:val="None"/>
          <w:b/>
          <w:bCs/>
        </w:rPr>
        <w:t xml:space="preserve">Appearance-Occupation Congruence </w:t>
      </w:r>
      <w:del w:id="595" w:author="Dr. Amy R." w:date="2023-01-26T13:21:00Z">
        <w:r w:rsidRPr="005A10E8" w:rsidDel="00F20B13">
          <w:rPr>
            <w:rStyle w:val="None"/>
            <w:b/>
            <w:bCs/>
          </w:rPr>
          <w:delText xml:space="preserve">of the Candidate </w:delText>
        </w:r>
      </w:del>
      <w:del w:id="596" w:author="Dr. Amy R." w:date="2023-01-28T13:25:00Z">
        <w:r w:rsidRPr="005A10E8" w:rsidDel="00FC0263">
          <w:rPr>
            <w:rStyle w:val="None"/>
            <w:b/>
            <w:bCs/>
          </w:rPr>
          <w:delText>Broken</w:delText>
        </w:r>
      </w:del>
      <w:del w:id="597" w:author="Dr. Amy R." w:date="2023-01-26T13:21:00Z">
        <w:r w:rsidRPr="005A10E8" w:rsidDel="00F20B13">
          <w:rPr>
            <w:rStyle w:val="None"/>
            <w:b/>
            <w:bCs/>
          </w:rPr>
          <w:delText>d</w:delText>
        </w:r>
      </w:del>
      <w:del w:id="598" w:author="Dr. Amy R." w:date="2023-01-28T13:25:00Z">
        <w:r w:rsidRPr="005A10E8" w:rsidDel="00FC0263">
          <w:rPr>
            <w:rStyle w:val="None"/>
            <w:b/>
            <w:bCs/>
          </w:rPr>
          <w:delText xml:space="preserve">own </w:delText>
        </w:r>
      </w:del>
      <w:r w:rsidRPr="005A10E8">
        <w:rPr>
          <w:rStyle w:val="None"/>
          <w:b/>
          <w:bCs/>
        </w:rPr>
        <w:t>by</w:t>
      </w:r>
      <w:del w:id="599" w:author="Dr. Amy R." w:date="2023-01-26T13:21:00Z">
        <w:r w:rsidRPr="005A10E8" w:rsidDel="00F20B13">
          <w:rPr>
            <w:rStyle w:val="None"/>
            <w:b/>
            <w:bCs/>
          </w:rPr>
          <w:delText xml:space="preserve"> the</w:delText>
        </w:r>
      </w:del>
      <w:r w:rsidRPr="005A10E8">
        <w:rPr>
          <w:rStyle w:val="None"/>
          <w:b/>
          <w:bCs/>
        </w:rPr>
        <w:t xml:space="preserve"> </w:t>
      </w:r>
      <w:ins w:id="600" w:author="Dr. Amy R." w:date="2023-01-26T13:21:00Z">
        <w:r w:rsidR="00F20B13" w:rsidRPr="005A10E8">
          <w:rPr>
            <w:rStyle w:val="None"/>
            <w:b/>
            <w:bCs/>
          </w:rPr>
          <w:t xml:space="preserve">Candidate </w:t>
        </w:r>
      </w:ins>
      <w:r w:rsidRPr="005A10E8">
        <w:rPr>
          <w:rStyle w:val="None"/>
          <w:b/>
          <w:bCs/>
        </w:rPr>
        <w:t>Social Class</w:t>
      </w:r>
      <w:del w:id="601" w:author="Dr. Amy R." w:date="2023-01-26T13:21:00Z">
        <w:r w:rsidRPr="005A10E8" w:rsidDel="00F20B13">
          <w:rPr>
            <w:rStyle w:val="None"/>
            <w:b/>
            <w:bCs/>
          </w:rPr>
          <w:delText xml:space="preserve"> of the Candidate</w:delText>
        </w:r>
      </w:del>
      <w:r w:rsidRPr="005A10E8">
        <w:rPr>
          <w:rStyle w:val="None"/>
          <w:b/>
          <w:bCs/>
        </w:rPr>
        <w:t>.</w:t>
      </w:r>
    </w:p>
    <w:p w14:paraId="10B381B3" w14:textId="77777777" w:rsidR="00C14C58" w:rsidRPr="005A10E8" w:rsidRDefault="00000000">
      <w:pPr>
        <w:pStyle w:val="Body"/>
        <w:spacing w:before="200" w:after="200"/>
        <w:jc w:val="center"/>
      </w:pPr>
      <w:r w:rsidRPr="005A10E8">
        <w:rPr>
          <w:rStyle w:val="None"/>
          <w:b/>
          <w:bCs/>
          <w:color w:val="202124"/>
          <w:u w:color="202124"/>
        </w:rPr>
        <w:t>[FIGURE 2 ABOUT HERE]</w:t>
      </w:r>
    </w:p>
    <w:p w14:paraId="51836B4B" w14:textId="4C602758" w:rsidR="00C14C58" w:rsidRPr="005A10E8" w:rsidRDefault="00000000">
      <w:pPr>
        <w:pStyle w:val="Body"/>
        <w:spacing w:before="200" w:after="200"/>
        <w:jc w:val="both"/>
        <w:rPr>
          <w:rStyle w:val="None"/>
        </w:rPr>
      </w:pPr>
      <w:r w:rsidRPr="005A10E8">
        <w:rPr>
          <w:rStyle w:val="Hyperlink1"/>
        </w:rPr>
        <w:t xml:space="preserve">To verify these assumptions, we show in Figure 2 that Finnish candidates </w:t>
      </w:r>
      <w:del w:id="602" w:author="Dr. Amy R." w:date="2023-01-26T13:21:00Z">
        <w:r w:rsidRPr="005A10E8" w:rsidDel="00F20B13">
          <w:rPr>
            <w:rStyle w:val="Hyperlink1"/>
          </w:rPr>
          <w:delText xml:space="preserve">are </w:delText>
        </w:r>
      </w:del>
      <w:r w:rsidRPr="005A10E8">
        <w:rPr>
          <w:rStyle w:val="Hyperlink1"/>
        </w:rPr>
        <w:t>scored</w:t>
      </w:r>
      <w:del w:id="603" w:author="Dr. Amy R." w:date="2023-01-26T13:21:00Z">
        <w:r w:rsidRPr="005A10E8" w:rsidDel="00F20B13">
          <w:rPr>
            <w:rStyle w:val="Hyperlink1"/>
          </w:rPr>
          <w:delText xml:space="preserve"> with</w:delText>
        </w:r>
      </w:del>
      <w:r w:rsidRPr="005A10E8">
        <w:rPr>
          <w:rStyle w:val="Hyperlink1"/>
        </w:rPr>
        <w:t xml:space="preserve"> an average of 3.3 (</w:t>
      </w:r>
      <w:del w:id="604" w:author="Dr. Amy R." w:date="2023-01-28T13:25:00Z">
        <w:r w:rsidRPr="005A10E8" w:rsidDel="00FC0263">
          <w:rPr>
            <w:rStyle w:val="Hyperlink1"/>
          </w:rPr>
          <w:delText>as per</w:delText>
        </w:r>
      </w:del>
      <w:ins w:id="605" w:author="Dr. Amy R." w:date="2023-01-28T13:25:00Z">
        <w:r w:rsidR="00FC0263">
          <w:rPr>
            <w:rStyle w:val="Hyperlink1"/>
          </w:rPr>
          <w:t>see</w:t>
        </w:r>
      </w:ins>
      <w:r w:rsidRPr="005A10E8">
        <w:rPr>
          <w:rStyle w:val="Hyperlink1"/>
        </w:rPr>
        <w:t xml:space="preserve"> Table 1</w:t>
      </w:r>
      <w:ins w:id="606" w:author="Dr. Amy R." w:date="2023-01-28T13:25:00Z">
        <w:r w:rsidR="00FC0263">
          <w:rPr>
            <w:rStyle w:val="Hyperlink1"/>
          </w:rPr>
          <w:t>;</w:t>
        </w:r>
      </w:ins>
      <w:del w:id="607" w:author="Dr. Amy R." w:date="2023-01-28T13:25:00Z">
        <w:r w:rsidRPr="005A10E8" w:rsidDel="00FC0263">
          <w:rPr>
            <w:rStyle w:val="Hyperlink1"/>
          </w:rPr>
          <w:delText>,</w:delText>
        </w:r>
      </w:del>
      <w:r w:rsidRPr="005A10E8">
        <w:rPr>
          <w:rStyle w:val="Hyperlink1"/>
        </w:rPr>
        <w:t xml:space="preserve"> a score of 5 is the maximum congruence between physical appearance and occupation). This implies that Finnish voters find that 66% of the time</w:t>
      </w:r>
      <w:ins w:id="608" w:author="Dr. Amy R." w:date="2023-01-26T13:22:00Z">
        <w:r w:rsidR="00F20B13" w:rsidRPr="005A10E8">
          <w:rPr>
            <w:rStyle w:val="Hyperlink1"/>
          </w:rPr>
          <w:t>,</w:t>
        </w:r>
      </w:ins>
      <w:r w:rsidRPr="005A10E8">
        <w:rPr>
          <w:rStyle w:val="Hyperlink1"/>
        </w:rPr>
        <w:t xml:space="preserve"> candidates do look like they belong to the class</w:t>
      </w:r>
      <w:ins w:id="609" w:author="Dr. Amy R." w:date="2023-01-26T13:22:00Z">
        <w:r w:rsidR="00F20B13" w:rsidRPr="005A10E8">
          <w:rPr>
            <w:rStyle w:val="Hyperlink1"/>
          </w:rPr>
          <w:t xml:space="preserve"> to which</w:t>
        </w:r>
      </w:ins>
      <w:r w:rsidRPr="005A10E8">
        <w:rPr>
          <w:rStyle w:val="Hyperlink1"/>
        </w:rPr>
        <w:t xml:space="preserve"> </w:t>
      </w:r>
      <w:del w:id="610" w:author="Dr. Amy R." w:date="2023-01-26T13:22:00Z">
        <w:r w:rsidRPr="005A10E8" w:rsidDel="00F20B13">
          <w:rPr>
            <w:rStyle w:val="Hyperlink1"/>
          </w:rPr>
          <w:delText>the candidates</w:delText>
        </w:r>
      </w:del>
      <w:ins w:id="611" w:author="Dr. Amy R." w:date="2023-01-26T13:22:00Z">
        <w:r w:rsidR="00F20B13" w:rsidRPr="005A10E8">
          <w:rPr>
            <w:rStyle w:val="Hyperlink1"/>
          </w:rPr>
          <w:t>they</w:t>
        </w:r>
      </w:ins>
      <w:r w:rsidRPr="005A10E8">
        <w:rPr>
          <w:rStyle w:val="Hyperlink1"/>
        </w:rPr>
        <w:t xml:space="preserve"> actually </w:t>
      </w:r>
      <w:del w:id="612" w:author="Dr. Amy R." w:date="2023-01-26T13:22:00Z">
        <w:r w:rsidRPr="005A10E8" w:rsidDel="00F20B13">
          <w:rPr>
            <w:rStyle w:val="Hyperlink1"/>
          </w:rPr>
          <w:delText>belong to</w:delText>
        </w:r>
      </w:del>
      <w:ins w:id="613" w:author="Dr. Amy R." w:date="2023-01-26T13:22:00Z">
        <w:r w:rsidR="00F20B13" w:rsidRPr="005A10E8">
          <w:rPr>
            <w:rStyle w:val="Hyperlink1"/>
          </w:rPr>
          <w:t>belong</w:t>
        </w:r>
      </w:ins>
      <w:r w:rsidRPr="005A10E8">
        <w:rPr>
          <w:rStyle w:val="Hyperlink1"/>
        </w:rPr>
        <w:t xml:space="preserve">. The figure also shows that candidates </w:t>
      </w:r>
      <w:del w:id="614" w:author="Dr. Amy R." w:date="2023-01-26T13:23:00Z">
        <w:r w:rsidRPr="005A10E8" w:rsidDel="00F20B13">
          <w:rPr>
            <w:rStyle w:val="Hyperlink1"/>
          </w:rPr>
          <w:delText xml:space="preserve">that </w:delText>
        </w:r>
      </w:del>
      <w:ins w:id="615" w:author="Dr. Amy R." w:date="2023-01-26T13:23:00Z">
        <w:r w:rsidR="00F20B13" w:rsidRPr="005A10E8">
          <w:rPr>
            <w:rStyle w:val="Hyperlink1"/>
          </w:rPr>
          <w:t xml:space="preserve">who </w:t>
        </w:r>
      </w:ins>
      <w:r w:rsidRPr="005A10E8">
        <w:rPr>
          <w:rStyle w:val="Hyperlink1"/>
        </w:rPr>
        <w:t>look like they have working</w:t>
      </w:r>
      <w:ins w:id="616" w:author="Dr. Amy R." w:date="2023-01-26T13:23:00Z">
        <w:r w:rsidR="00F20B13" w:rsidRPr="005A10E8">
          <w:rPr>
            <w:rStyle w:val="Hyperlink1"/>
          </w:rPr>
          <w:t>-</w:t>
        </w:r>
      </w:ins>
      <w:del w:id="617" w:author="Dr. Amy R." w:date="2023-01-26T13:23:00Z">
        <w:r w:rsidRPr="005A10E8" w:rsidDel="00F20B13">
          <w:rPr>
            <w:rStyle w:val="Hyperlink1"/>
          </w:rPr>
          <w:delText xml:space="preserve"> </w:delText>
        </w:r>
      </w:del>
      <w:r w:rsidRPr="005A10E8">
        <w:rPr>
          <w:rStyle w:val="Hyperlink1"/>
        </w:rPr>
        <w:t>class occupations are actually working</w:t>
      </w:r>
      <w:del w:id="618" w:author="Dr. Amy R." w:date="2023-01-27T05:51:00Z">
        <w:r w:rsidRPr="005A10E8" w:rsidDel="00616460">
          <w:rPr>
            <w:rStyle w:val="Hyperlink1"/>
          </w:rPr>
          <w:delText xml:space="preserve"> </w:delText>
        </w:r>
      </w:del>
      <w:ins w:id="619" w:author="Dr. Amy R." w:date="2023-01-27T05:51:00Z">
        <w:r w:rsidR="00616460">
          <w:rPr>
            <w:rStyle w:val="Hyperlink1"/>
          </w:rPr>
          <w:t>-</w:t>
        </w:r>
      </w:ins>
      <w:r w:rsidRPr="005A10E8">
        <w:rPr>
          <w:rStyle w:val="Hyperlink1"/>
        </w:rPr>
        <w:t>class individuals, and so on. Importantly, these levels are consistent for both male and female candidates.</w:t>
      </w:r>
    </w:p>
    <w:p w14:paraId="39B81016" w14:textId="7DDC4CAE" w:rsidR="00C14C58" w:rsidRPr="005A10E8" w:rsidRDefault="00000000">
      <w:pPr>
        <w:pStyle w:val="Body"/>
        <w:spacing w:before="200" w:after="200"/>
        <w:jc w:val="both"/>
      </w:pPr>
      <w:r w:rsidRPr="005A10E8">
        <w:rPr>
          <w:rStyle w:val="Hyperlink1"/>
        </w:rPr>
        <w:t>Moving forward</w:t>
      </w:r>
      <w:del w:id="620" w:author="Dr. Amy R." w:date="2023-01-26T13:29:00Z">
        <w:r w:rsidRPr="005A10E8" w:rsidDel="006C5554">
          <w:rPr>
            <w:rStyle w:val="Hyperlink1"/>
          </w:rPr>
          <w:delText>,</w:delText>
        </w:r>
      </w:del>
      <w:r w:rsidRPr="005A10E8">
        <w:rPr>
          <w:rStyle w:val="Hyperlink1"/>
        </w:rPr>
        <w:t xml:space="preserve"> to randomly assign pictures to raters, a survey rating tool was specially developed </w:t>
      </w:r>
      <w:ins w:id="621" w:author="Dr. Amy R." w:date="2023-01-28T13:26:00Z">
        <w:r w:rsidR="002C37A0">
          <w:rPr>
            <w:rStyle w:val="Hyperlink1"/>
          </w:rPr>
          <w:t xml:space="preserve">to ensure </w:t>
        </w:r>
      </w:ins>
      <w:del w:id="622" w:author="Dr. Amy R." w:date="2023-01-28T13:26:00Z">
        <w:r w:rsidRPr="005A10E8" w:rsidDel="002C37A0">
          <w:rPr>
            <w:rStyle w:val="Hyperlink1"/>
          </w:rPr>
          <w:delText>(</w:delText>
        </w:r>
      </w:del>
      <w:r w:rsidRPr="005A10E8">
        <w:rPr>
          <w:rStyle w:val="Hyperlink1"/>
        </w:rPr>
        <w:t>anonymiz</w:t>
      </w:r>
      <w:ins w:id="623" w:author="Dr. Amy R." w:date="2023-01-28T13:26:00Z">
        <w:r w:rsidR="002C37A0">
          <w:rPr>
            <w:rStyle w:val="Hyperlink1"/>
          </w:rPr>
          <w:t>ation</w:t>
        </w:r>
      </w:ins>
      <w:del w:id="624" w:author="Dr. Amy R." w:date="2023-01-28T13:26:00Z">
        <w:r w:rsidRPr="005A10E8" w:rsidDel="002C37A0">
          <w:rPr>
            <w:rStyle w:val="Hyperlink1"/>
          </w:rPr>
          <w:delText>ed)</w:delText>
        </w:r>
      </w:del>
      <w:r w:rsidRPr="005A10E8">
        <w:rPr>
          <w:rStyle w:val="Hyperlink1"/>
        </w:rPr>
        <w:t>. The software presented respondents with random photographs from the pool of images, favoring images that had been rated fewer times. The software contrasted the candidate</w:t>
      </w:r>
      <w:r w:rsidRPr="005A10E8">
        <w:rPr>
          <w:rStyle w:val="Hyperlink1"/>
          <w:rtl/>
        </w:rPr>
        <w:t>’</w:t>
      </w:r>
      <w:r w:rsidRPr="005A10E8">
        <w:rPr>
          <w:rStyle w:val="Hyperlink1"/>
        </w:rPr>
        <w:t>s electoral district with the respondent</w:t>
      </w:r>
      <w:r w:rsidRPr="005A10E8">
        <w:rPr>
          <w:rStyle w:val="Hyperlink1"/>
          <w:rtl/>
        </w:rPr>
        <w:t>’</w:t>
      </w:r>
      <w:r w:rsidRPr="005A10E8">
        <w:rPr>
          <w:rStyle w:val="Hyperlink1"/>
        </w:rPr>
        <w:t>s electoral district and ruled out pictures of candidates from the respondent</w:t>
      </w:r>
      <w:r w:rsidRPr="005A10E8">
        <w:rPr>
          <w:rStyle w:val="Hyperlink1"/>
          <w:rtl/>
        </w:rPr>
        <w:t>’</w:t>
      </w:r>
      <w:r w:rsidRPr="005A10E8">
        <w:rPr>
          <w:rStyle w:val="Hyperlink1"/>
        </w:rPr>
        <w:t xml:space="preserve">s electoral district. In addition, to further minimize recognition bias, images for which over half of the respondents chose the option </w:t>
      </w:r>
      <w:r w:rsidRPr="005A10E8">
        <w:rPr>
          <w:rStyle w:val="Hyperlink1"/>
          <w:rtl/>
        </w:rPr>
        <w:t>“</w:t>
      </w:r>
      <w:r w:rsidRPr="005A10E8">
        <w:rPr>
          <w:rStyle w:val="Hyperlink1"/>
        </w:rPr>
        <w:t>I recognize the person in the photograph” were excluded from the analysis (N = 4).</w:t>
      </w:r>
      <w:r w:rsidRPr="005A10E8">
        <w:rPr>
          <w:rStyle w:val="None"/>
          <w:vertAlign w:val="superscript"/>
        </w:rPr>
        <w:footnoteReference w:id="16"/>
      </w:r>
      <w:r w:rsidRPr="005A10E8">
        <w:rPr>
          <w:rStyle w:val="Hyperlink1"/>
        </w:rPr>
        <w:t xml:space="preserve"> Also, to minimize spillover effects (i.e., to isolate evaluations between the different </w:t>
      </w:r>
      <w:r w:rsidRPr="005A10E8">
        <w:rPr>
          <w:rStyle w:val="Hyperlink1"/>
        </w:rPr>
        <w:lastRenderedPageBreak/>
        <w:t xml:space="preserve">photographs), a neutral screen with a simple black university logo on a white background appeared. </w:t>
      </w:r>
      <w:ins w:id="631" w:author="Dr. Amy R." w:date="2023-01-28T13:28:00Z">
        <w:r w:rsidR="002C37A0">
          <w:rPr>
            <w:rStyle w:val="Hyperlink1"/>
          </w:rPr>
          <w:t>O</w:t>
        </w:r>
      </w:ins>
      <w:del w:id="632" w:author="Dr. Amy R." w:date="2023-01-28T13:28:00Z">
        <w:r w:rsidRPr="005A10E8" w:rsidDel="002C37A0">
          <w:rPr>
            <w:rStyle w:val="Hyperlink1"/>
          </w:rPr>
          <w:delText>In o</w:delText>
        </w:r>
      </w:del>
      <w:r w:rsidRPr="005A10E8">
        <w:rPr>
          <w:rStyle w:val="Hyperlink1"/>
        </w:rPr>
        <w:t>ur design</w:t>
      </w:r>
      <w:ins w:id="633" w:author="Dr. Amy R." w:date="2023-01-28T13:28:00Z">
        <w:r w:rsidR="002C37A0">
          <w:rPr>
            <w:rStyle w:val="Hyperlink1"/>
          </w:rPr>
          <w:t xml:space="preserve"> set</w:t>
        </w:r>
      </w:ins>
      <w:del w:id="634" w:author="Dr. Amy R." w:date="2023-01-28T13:28:00Z">
        <w:r w:rsidRPr="005A10E8" w:rsidDel="002C37A0">
          <w:rPr>
            <w:rStyle w:val="Hyperlink1"/>
          </w:rPr>
          <w:delText xml:space="preserve"> there was</w:delText>
        </w:r>
      </w:del>
      <w:r w:rsidRPr="005A10E8">
        <w:rPr>
          <w:rStyle w:val="Hyperlink1"/>
        </w:rPr>
        <w:t xml:space="preserve"> no time limit for evaluating each picture.</w:t>
      </w:r>
      <w:r w:rsidRPr="005A10E8">
        <w:rPr>
          <w:rStyle w:val="None"/>
          <w:vertAlign w:val="superscript"/>
        </w:rPr>
        <w:footnoteReference w:id="17"/>
      </w:r>
    </w:p>
    <w:p w14:paraId="654DEEC9" w14:textId="535F8A82" w:rsidR="00C14C58" w:rsidRPr="005A10E8" w:rsidRDefault="00000000">
      <w:pPr>
        <w:pStyle w:val="Body"/>
        <w:spacing w:before="200" w:after="200"/>
        <w:jc w:val="both"/>
      </w:pPr>
      <w:r w:rsidRPr="005A10E8">
        <w:rPr>
          <w:rStyle w:val="Hyperlink1"/>
        </w:rPr>
        <w:t xml:space="preserve">All in all, we believe that this novel dataset relying on raters representative at the country level has clear advantages over other designs that rely on convenience samples, which may be </w:t>
      </w:r>
      <w:del w:id="639" w:author="Dr. Amy R." w:date="2023-01-26T13:31:00Z">
        <w:r w:rsidRPr="005A10E8" w:rsidDel="006C5554">
          <w:rPr>
            <w:rStyle w:val="Hyperlink1"/>
          </w:rPr>
          <w:delText xml:space="preserve">seen as </w:delText>
        </w:r>
      </w:del>
      <w:r w:rsidRPr="005A10E8">
        <w:rPr>
          <w:rStyle w:val="Hyperlink1"/>
        </w:rPr>
        <w:t>the norm in physical</w:t>
      </w:r>
      <w:ins w:id="640" w:author="Dr. Amy R." w:date="2023-01-26T13:31:00Z">
        <w:r w:rsidR="006C5554" w:rsidRPr="005A10E8">
          <w:rPr>
            <w:rStyle w:val="Hyperlink1"/>
          </w:rPr>
          <w:t>-</w:t>
        </w:r>
      </w:ins>
      <w:del w:id="641" w:author="Dr. Amy R." w:date="2023-01-26T13:31:00Z">
        <w:r w:rsidRPr="005A10E8" w:rsidDel="006C5554">
          <w:rPr>
            <w:rStyle w:val="Hyperlink1"/>
          </w:rPr>
          <w:delText xml:space="preserve"> </w:delText>
        </w:r>
      </w:del>
      <w:r w:rsidRPr="005A10E8">
        <w:rPr>
          <w:rStyle w:val="Hyperlink1"/>
        </w:rPr>
        <w:t xml:space="preserve">appearance research </w:t>
      </w:r>
      <w:r w:rsidRPr="005A10E8">
        <w:fldChar w:fldCharType="begin"/>
      </w:r>
      <w:r w:rsidRPr="005A10E8">
        <w:instrText>HYPERLINK "https://www.zotero.org/google-docs/?DtGjPk"</w:instrText>
      </w:r>
      <w:r w:rsidRPr="005A10E8">
        <w:fldChar w:fldCharType="separate"/>
      </w:r>
      <w:r w:rsidRPr="005A10E8">
        <w:rPr>
          <w:rStyle w:val="Hyperlink1"/>
        </w:rPr>
        <w:t>(</w:t>
      </w:r>
      <w:del w:id="642" w:author="Dr. Amy R." w:date="2023-01-26T13:32:00Z">
        <w:r w:rsidRPr="005A10E8" w:rsidDel="006C5554">
          <w:rPr>
            <w:rStyle w:val="Hyperlink1"/>
          </w:rPr>
          <w:delText>see for instance</w:delText>
        </w:r>
      </w:del>
      <w:ins w:id="643" w:author="Dr. Amy R." w:date="2023-01-26T13:32:00Z">
        <w:r w:rsidR="006C5554" w:rsidRPr="005A10E8">
          <w:rPr>
            <w:rStyle w:val="Hyperlink1"/>
          </w:rPr>
          <w:t>e.g.</w:t>
        </w:r>
      </w:ins>
      <w:r w:rsidRPr="005A10E8">
        <w:rPr>
          <w:rStyle w:val="Hyperlink1"/>
        </w:rPr>
        <w:t xml:space="preserve">, Rosar et al., 2008; Mattes et al., 2010; Wigginton &amp; </w:t>
      </w:r>
      <w:proofErr w:type="spellStart"/>
      <w:r w:rsidRPr="005A10E8">
        <w:rPr>
          <w:rStyle w:val="Hyperlink1"/>
        </w:rPr>
        <w:t>Stockemer</w:t>
      </w:r>
      <w:proofErr w:type="spellEnd"/>
      <w:r w:rsidRPr="005A10E8">
        <w:rPr>
          <w:rStyle w:val="Hyperlink1"/>
        </w:rPr>
        <w:t>, 2021)</w:t>
      </w:r>
      <w:r w:rsidRPr="005A10E8">
        <w:rPr>
          <w:rStyle w:val="Hyperlink1"/>
        </w:rPr>
        <w:fldChar w:fldCharType="end"/>
      </w:r>
      <w:r w:rsidRPr="005A10E8">
        <w:rPr>
          <w:rStyle w:val="Hyperlink1"/>
        </w:rPr>
        <w:t xml:space="preserve">. Furthermore, while the relationship between physical attractiveness and voting </w:t>
      </w:r>
      <w:del w:id="644" w:author="Dr. Amy R." w:date="2023-01-26T13:32:00Z">
        <w:r w:rsidRPr="005A10E8" w:rsidDel="006C5554">
          <w:rPr>
            <w:rStyle w:val="Hyperlink1"/>
          </w:rPr>
          <w:delText xml:space="preserve"> </w:delText>
        </w:r>
      </w:del>
      <w:r w:rsidRPr="005A10E8">
        <w:rPr>
          <w:rStyle w:val="Hyperlink1"/>
        </w:rPr>
        <w:t xml:space="preserve">has already been studied in Finland </w:t>
      </w:r>
      <w:hyperlink r:id="rId76" w:history="1">
        <w:r w:rsidRPr="005A10E8">
          <w:rPr>
            <w:rStyle w:val="Hyperlink1"/>
          </w:rPr>
          <w:t>(e.g., Berggren et al., 2010, 2017)</w:t>
        </w:r>
      </w:hyperlink>
      <w:r w:rsidRPr="005A10E8">
        <w:rPr>
          <w:rStyle w:val="Hyperlink1"/>
        </w:rPr>
        <w:t xml:space="preserve">, the authors are not aware of any other study that exploited a representative sample of raters in the context of real (not mock) elections. </w:t>
      </w:r>
    </w:p>
    <w:p w14:paraId="79CE8A34" w14:textId="77777777" w:rsidR="00C14C58" w:rsidRPr="005A10E8" w:rsidRDefault="00000000">
      <w:pPr>
        <w:pStyle w:val="Heading3"/>
        <w:spacing w:before="200" w:after="200"/>
        <w:jc w:val="both"/>
      </w:pPr>
      <w:bookmarkStart w:id="645" w:name="_headingh.3dy6vkm"/>
      <w:bookmarkEnd w:id="645"/>
      <w:r w:rsidRPr="005A10E8">
        <w:rPr>
          <w:rStyle w:val="Hyperlink1"/>
        </w:rPr>
        <w:t>Statistical Analyses</w:t>
      </w:r>
    </w:p>
    <w:p w14:paraId="0398F065" w14:textId="77777777" w:rsidR="00C14C58" w:rsidRPr="005A10E8" w:rsidRDefault="00000000">
      <w:pPr>
        <w:pStyle w:val="Body"/>
        <w:spacing w:before="200" w:after="200"/>
        <w:jc w:val="both"/>
      </w:pPr>
      <w:r w:rsidRPr="005A10E8">
        <w:rPr>
          <w:rStyle w:val="Hyperlink1"/>
        </w:rPr>
        <w:t xml:space="preserve">This section seeks to explain the number of votes each candidate received. From a substantive point of view, this variable has already been studied in the same form, also in the context of physical appearance </w:t>
      </w:r>
      <w:hyperlink r:id="rId77" w:history="1">
        <w:r w:rsidRPr="005A10E8">
          <w:rPr>
            <w:rStyle w:val="Hyperlink1"/>
          </w:rPr>
          <w:t>(Efrain &amp; Patterson, 1974)</w:t>
        </w:r>
      </w:hyperlink>
      <w:r w:rsidRPr="005A10E8">
        <w:rPr>
          <w:rStyle w:val="Hyperlink1"/>
        </w:rPr>
        <w:t xml:space="preserve">. Following the statistical literature, we identify the data-generating process of the dependent variable as a Poisson process </w:t>
      </w:r>
      <w:hyperlink r:id="rId78" w:history="1">
        <w:r w:rsidRPr="005A10E8">
          <w:rPr>
            <w:rStyle w:val="Hyperlink1"/>
          </w:rPr>
          <w:t>(Long, 1997)</w:t>
        </w:r>
      </w:hyperlink>
      <w:r w:rsidRPr="005A10E8">
        <w:rPr>
          <w:rStyle w:val="Hyperlink1"/>
        </w:rPr>
        <w:t>.</w:t>
      </w:r>
      <w:r w:rsidRPr="005A10E8">
        <w:rPr>
          <w:rStyle w:val="None"/>
          <w:vertAlign w:val="superscript"/>
        </w:rPr>
        <w:footnoteReference w:id="18"/>
      </w:r>
    </w:p>
    <w:p w14:paraId="1D4AFDC7" w14:textId="5A84129D" w:rsidR="00C14C58" w:rsidRPr="005A10E8" w:rsidRDefault="00000000">
      <w:pPr>
        <w:pStyle w:val="Body"/>
        <w:spacing w:before="200" w:after="200"/>
        <w:jc w:val="both"/>
      </w:pPr>
      <w:r w:rsidRPr="005A10E8">
        <w:rPr>
          <w:rStyle w:val="Hyperlink1"/>
        </w:rPr>
        <w:t>The main predictor is the estimated combined effects of physical appearance and social class of the candidate, i.e., looking</w:t>
      </w:r>
      <w:ins w:id="647" w:author="Dr. Amy R." w:date="2023-01-27T05:52:00Z">
        <w:r w:rsidR="00616460">
          <w:rPr>
            <w:rStyle w:val="Hyperlink1"/>
          </w:rPr>
          <w:t xml:space="preserve"> </w:t>
        </w:r>
      </w:ins>
      <w:del w:id="648" w:author="Dr. Amy R." w:date="2023-01-27T05:52:00Z">
        <w:r w:rsidRPr="005A10E8" w:rsidDel="00616460">
          <w:rPr>
            <w:rStyle w:val="Hyperlink1"/>
          </w:rPr>
          <w:delText>-</w:delText>
        </w:r>
      </w:del>
      <w:r w:rsidRPr="005A10E8">
        <w:rPr>
          <w:rStyle w:val="Hyperlink1"/>
        </w:rPr>
        <w:t>like</w:t>
      </w:r>
      <w:ins w:id="649" w:author="Dr. Amy R." w:date="2023-01-27T05:53:00Z">
        <w:r w:rsidR="00616460">
          <w:rPr>
            <w:rStyle w:val="Hyperlink1"/>
          </w:rPr>
          <w:t xml:space="preserve"> they belong</w:t>
        </w:r>
      </w:ins>
      <w:r w:rsidRPr="005A10E8">
        <w:rPr>
          <w:rStyle w:val="Hyperlink1"/>
        </w:rPr>
        <w:t xml:space="preserve"> and </w:t>
      </w:r>
      <w:ins w:id="650" w:author="Dr. Amy R." w:date="2023-01-27T05:53:00Z">
        <w:r w:rsidR="00616460">
          <w:rPr>
            <w:rStyle w:val="Hyperlink1"/>
          </w:rPr>
          <w:t xml:space="preserve">actually </w:t>
        </w:r>
      </w:ins>
      <w:r w:rsidRPr="005A10E8">
        <w:rPr>
          <w:rStyle w:val="Hyperlink1"/>
        </w:rPr>
        <w:t xml:space="preserve">belonging to a certain class. Following </w:t>
      </w:r>
      <w:hyperlink r:id="rId79" w:history="1">
        <w:r w:rsidRPr="005A10E8">
          <w:rPr>
            <w:rStyle w:val="Hyperlink1"/>
          </w:rPr>
          <w:t>Brambor et al. (2006)</w:t>
        </w:r>
      </w:hyperlink>
      <w:r w:rsidRPr="005A10E8">
        <w:rPr>
          <w:rStyle w:val="Hyperlink1"/>
        </w:rPr>
        <w:t xml:space="preserve">, </w:t>
      </w:r>
      <w:ins w:id="651" w:author="Dr. Amy R." w:date="2023-01-26T13:56:00Z">
        <w:r w:rsidR="00223009" w:rsidRPr="005A10E8">
          <w:rPr>
            <w:rStyle w:val="Hyperlink1"/>
          </w:rPr>
          <w:t xml:space="preserve">the equation included </w:t>
        </w:r>
      </w:ins>
      <w:r w:rsidRPr="005A10E8">
        <w:rPr>
          <w:rStyle w:val="Hyperlink1"/>
        </w:rPr>
        <w:t>both the multiplicative and constitutive terms</w:t>
      </w:r>
      <w:del w:id="652" w:author="Dr. Amy R." w:date="2023-01-26T13:56:00Z">
        <w:r w:rsidRPr="005A10E8" w:rsidDel="00223009">
          <w:rPr>
            <w:rStyle w:val="Hyperlink1"/>
          </w:rPr>
          <w:delText xml:space="preserve"> were included in the equation</w:delText>
        </w:r>
      </w:del>
      <w:r w:rsidRPr="005A10E8">
        <w:rPr>
          <w:rStyle w:val="Hyperlink1"/>
        </w:rPr>
        <w:t>. We also analyzed the marginal effects plot (in Figure 2</w:t>
      </w:r>
      <w:ins w:id="653" w:author="Dr. Amy R." w:date="2023-01-26T13:56:00Z">
        <w:r w:rsidR="00223009" w:rsidRPr="005A10E8">
          <w:rPr>
            <w:rStyle w:val="Hyperlink1"/>
          </w:rPr>
          <w:t>;</w:t>
        </w:r>
      </w:ins>
      <w:del w:id="654" w:author="Dr. Amy R." w:date="2023-01-26T13:56:00Z">
        <w:r w:rsidRPr="005A10E8" w:rsidDel="00223009">
          <w:rPr>
            <w:rStyle w:val="Hyperlink1"/>
          </w:rPr>
          <w:delText>,</w:delText>
        </w:r>
      </w:del>
      <w:r w:rsidRPr="005A10E8">
        <w:rPr>
          <w:rStyle w:val="Hyperlink1"/>
        </w:rPr>
        <w:t xml:space="preserve"> see Lüdecke, 2021)</w:t>
      </w:r>
      <w:del w:id="655" w:author="Dr. Amy R." w:date="2023-01-26T13:56:00Z">
        <w:r w:rsidRPr="005A10E8" w:rsidDel="00223009">
          <w:rPr>
            <w:rStyle w:val="Hyperlink1"/>
          </w:rPr>
          <w:delText>,</w:delText>
        </w:r>
      </w:del>
      <w:r w:rsidRPr="005A10E8">
        <w:rPr>
          <w:rStyle w:val="Hyperlink1"/>
        </w:rPr>
        <w:t xml:space="preserve"> and not the regression table </w:t>
      </w:r>
      <w:hyperlink r:id="rId80" w:history="1">
        <w:r w:rsidRPr="005A10E8">
          <w:rPr>
            <w:rStyle w:val="Hyperlink1"/>
          </w:rPr>
          <w:t>(</w:t>
        </w:r>
      </w:hyperlink>
      <w:hyperlink r:id="rId81" w:history="1">
        <w:r w:rsidRPr="005A10E8">
          <w:rPr>
            <w:rStyle w:val="Hyperlink1"/>
          </w:rPr>
          <w:t>Brambor et al.</w:t>
        </w:r>
      </w:hyperlink>
      <w:r w:rsidRPr="005A10E8">
        <w:rPr>
          <w:rStyle w:val="Hyperlink1"/>
        </w:rPr>
        <w:t xml:space="preserve">, </w:t>
      </w:r>
      <w:hyperlink r:id="rId82" w:history="1">
        <w:r w:rsidRPr="005A10E8">
          <w:rPr>
            <w:rStyle w:val="Hyperlink1"/>
          </w:rPr>
          <w:t>2006, p. 71)</w:t>
        </w:r>
      </w:hyperlink>
      <w:r w:rsidRPr="005A10E8">
        <w:rPr>
          <w:rStyle w:val="Hyperlink1"/>
        </w:rPr>
        <w:t>. This is particularly important when estimating generalized linear models because the interaction effect could be non-zero (even when the estimation indicates that it is zero)</w:t>
      </w:r>
      <w:del w:id="656" w:author="Dr. Amy R." w:date="2023-01-26T13:57:00Z">
        <w:r w:rsidRPr="005A10E8" w:rsidDel="00223009">
          <w:rPr>
            <w:rStyle w:val="Hyperlink1"/>
          </w:rPr>
          <w:delText xml:space="preserve">, and because </w:delText>
        </w:r>
      </w:del>
      <w:ins w:id="657" w:author="Dr. Amy R." w:date="2023-01-26T13:57:00Z">
        <w:r w:rsidR="00223009" w:rsidRPr="005A10E8">
          <w:rPr>
            <w:rStyle w:val="Hyperlink1"/>
          </w:rPr>
          <w:t xml:space="preserve">. Moreover, </w:t>
        </w:r>
      </w:ins>
      <w:r w:rsidRPr="005A10E8">
        <w:rPr>
          <w:rStyle w:val="Hyperlink1"/>
        </w:rPr>
        <w:t xml:space="preserve">the statistical significance of the interaction effect cannot be tested with a simple t-test on the coefficient of the interaction term </w:t>
      </w:r>
      <w:hyperlink r:id="rId83" w:history="1">
        <w:r w:rsidRPr="005A10E8">
          <w:rPr>
            <w:rStyle w:val="Hyperlink1"/>
          </w:rPr>
          <w:t>(Ai &amp; Norton, 2003)</w:t>
        </w:r>
      </w:hyperlink>
      <w:r w:rsidRPr="005A10E8">
        <w:rPr>
          <w:rStyle w:val="Hyperlink1"/>
        </w:rPr>
        <w:t xml:space="preserve">. </w:t>
      </w:r>
    </w:p>
    <w:p w14:paraId="60F67FC7" w14:textId="5FE1F5AB" w:rsidR="00C14C58" w:rsidRPr="005A10E8" w:rsidRDefault="00223009">
      <w:pPr>
        <w:pStyle w:val="Body"/>
        <w:spacing w:before="200" w:after="200"/>
        <w:jc w:val="both"/>
      </w:pPr>
      <w:ins w:id="658" w:author="Dr. Amy R." w:date="2023-01-26T13:57:00Z">
        <w:r w:rsidRPr="005A10E8">
          <w:rPr>
            <w:rStyle w:val="Hyperlink1"/>
          </w:rPr>
          <w:t>The model included s</w:t>
        </w:r>
      </w:ins>
      <w:del w:id="659" w:author="Dr. Amy R." w:date="2023-01-26T13:57:00Z">
        <w:r w:rsidRPr="005A10E8" w:rsidDel="00223009">
          <w:rPr>
            <w:rStyle w:val="Hyperlink1"/>
          </w:rPr>
          <w:delText>S</w:delText>
        </w:r>
      </w:del>
      <w:r w:rsidRPr="005A10E8">
        <w:rPr>
          <w:rStyle w:val="Hyperlink1"/>
        </w:rPr>
        <w:t>everal control variables</w:t>
      </w:r>
      <w:del w:id="660" w:author="Dr. Amy R." w:date="2023-01-26T13:57:00Z">
        <w:r w:rsidRPr="005A10E8" w:rsidDel="00223009">
          <w:rPr>
            <w:rStyle w:val="Hyperlink1"/>
          </w:rPr>
          <w:delText xml:space="preserve"> were included in the model</w:delText>
        </w:r>
      </w:del>
      <w:r w:rsidRPr="005A10E8">
        <w:rPr>
          <w:rStyle w:val="Hyperlink1"/>
        </w:rPr>
        <w:t xml:space="preserve">. Since party affiliation is one of the main explanatory factors of voting </w:t>
      </w:r>
      <w:hyperlink r:id="rId84" w:history="1">
        <w:r w:rsidRPr="005A10E8">
          <w:rPr>
            <w:rStyle w:val="Hyperlink1"/>
          </w:rPr>
          <w:t>(Bartels, 2000; Lau &amp; Redlawsk, 2006)</w:t>
        </w:r>
      </w:hyperlink>
      <w:r w:rsidRPr="005A10E8">
        <w:rPr>
          <w:rStyle w:val="Hyperlink1"/>
        </w:rPr>
        <w:t xml:space="preserve">, </w:t>
      </w:r>
      <w:ins w:id="661" w:author="Dr. Amy R." w:date="2023-01-27T05:55:00Z">
        <w:r w:rsidR="00616460">
          <w:rPr>
            <w:rStyle w:val="Hyperlink1"/>
          </w:rPr>
          <w:t xml:space="preserve">we considered </w:t>
        </w:r>
      </w:ins>
      <w:r w:rsidRPr="005A10E8">
        <w:rPr>
          <w:rStyle w:val="Hyperlink1"/>
        </w:rPr>
        <w:t xml:space="preserve">an indicator variable for </w:t>
      </w:r>
      <w:ins w:id="662" w:author="Dr. Amy R." w:date="2023-01-27T05:54:00Z">
        <w:r w:rsidR="00616460">
          <w:rPr>
            <w:rStyle w:val="Hyperlink1"/>
          </w:rPr>
          <w:t>“</w:t>
        </w:r>
      </w:ins>
      <w:r w:rsidRPr="005A10E8">
        <w:rPr>
          <w:rStyle w:val="Hyperlink1"/>
        </w:rPr>
        <w:t>party</w:t>
      </w:r>
      <w:ins w:id="663" w:author="Dr. Amy R." w:date="2023-01-27T05:55:00Z">
        <w:r w:rsidR="00616460">
          <w:rPr>
            <w:rStyle w:val="Hyperlink1"/>
          </w:rPr>
          <w:t>.</w:t>
        </w:r>
      </w:ins>
      <w:ins w:id="664" w:author="Dr. Amy R." w:date="2023-01-27T05:54:00Z">
        <w:r w:rsidR="00616460">
          <w:rPr>
            <w:rStyle w:val="Hyperlink1"/>
          </w:rPr>
          <w:t>”</w:t>
        </w:r>
      </w:ins>
      <w:del w:id="665" w:author="Dr. Amy R." w:date="2023-01-27T05:55:00Z">
        <w:r w:rsidRPr="005A10E8" w:rsidDel="00616460">
          <w:rPr>
            <w:rStyle w:val="Hyperlink1"/>
          </w:rPr>
          <w:delText xml:space="preserve"> was considered.</w:delText>
        </w:r>
      </w:del>
      <w:r w:rsidRPr="005A10E8">
        <w:rPr>
          <w:rStyle w:val="None"/>
          <w:vertAlign w:val="superscript"/>
        </w:rPr>
        <w:footnoteReference w:id="19"/>
      </w:r>
      <w:r w:rsidRPr="005A10E8">
        <w:rPr>
          <w:rStyle w:val="Hyperlink1"/>
        </w:rPr>
        <w:t xml:space="preserve"> In addition, because certain occupations might be age-specific, </w:t>
      </w:r>
      <w:del w:id="666" w:author="Dr. Amy R." w:date="2023-01-27T05:55:00Z">
        <w:r w:rsidRPr="005A10E8" w:rsidDel="00616460">
          <w:rPr>
            <w:rStyle w:val="Hyperlink1"/>
          </w:rPr>
          <w:delText>age was</w:delText>
        </w:r>
      </w:del>
      <w:ins w:id="667" w:author="Dr. Amy R." w:date="2023-01-27T05:55:00Z">
        <w:r w:rsidR="00616460">
          <w:rPr>
            <w:rStyle w:val="Hyperlink1"/>
          </w:rPr>
          <w:t>we</w:t>
        </w:r>
      </w:ins>
      <w:r w:rsidRPr="005A10E8">
        <w:rPr>
          <w:rStyle w:val="Hyperlink1"/>
        </w:rPr>
        <w:t xml:space="preserve"> included</w:t>
      </w:r>
      <w:ins w:id="668" w:author="Dr. Amy R." w:date="2023-01-27T05:55:00Z">
        <w:r w:rsidR="00616460">
          <w:rPr>
            <w:rStyle w:val="Hyperlink1"/>
          </w:rPr>
          <w:t xml:space="preserve"> “age</w:t>
        </w:r>
      </w:ins>
      <w:ins w:id="669" w:author="Dr. Amy R." w:date="2023-01-27T05:56:00Z">
        <w:r w:rsidR="00616460">
          <w:rPr>
            <w:rStyle w:val="Hyperlink1"/>
          </w:rPr>
          <w:t>”</w:t>
        </w:r>
      </w:ins>
      <w:r w:rsidRPr="005A10E8">
        <w:rPr>
          <w:rStyle w:val="Hyperlink1"/>
        </w:rPr>
        <w:t xml:space="preserve"> as another control variable. </w:t>
      </w:r>
      <w:del w:id="670" w:author="Dr. Amy R." w:date="2023-01-27T05:56:00Z">
        <w:r w:rsidRPr="005A10E8" w:rsidDel="00616460">
          <w:rPr>
            <w:rStyle w:val="Hyperlink1"/>
          </w:rPr>
          <w:delText>Including age</w:delText>
        </w:r>
      </w:del>
      <w:ins w:id="671" w:author="Dr. Amy R." w:date="2023-01-27T05:56:00Z">
        <w:r w:rsidR="00616460">
          <w:rPr>
            <w:rStyle w:val="Hyperlink1"/>
          </w:rPr>
          <w:t>This</w:t>
        </w:r>
      </w:ins>
      <w:r w:rsidRPr="005A10E8">
        <w:rPr>
          <w:rStyle w:val="Hyperlink1"/>
        </w:rPr>
        <w:t xml:space="preserve"> is also relevant because physiognomic cues—such as age—set in motion social and political expectations, effectively signaling </w:t>
      </w:r>
      <w:r w:rsidRPr="005A10E8">
        <w:rPr>
          <w:rStyle w:val="Hyperlink1"/>
          <w:rtl/>
        </w:rPr>
        <w:t>“</w:t>
      </w:r>
      <w:r w:rsidRPr="005A10E8">
        <w:rPr>
          <w:rStyle w:val="Hyperlink1"/>
        </w:rPr>
        <w:t xml:space="preserve">dominance and strength” </w:t>
      </w:r>
      <w:hyperlink r:id="rId85" w:history="1">
        <w:r w:rsidRPr="005A10E8">
          <w:rPr>
            <w:rStyle w:val="Hyperlink1"/>
          </w:rPr>
          <w:t>(Keating et al., 1999, p. 594)</w:t>
        </w:r>
      </w:hyperlink>
      <w:r w:rsidRPr="005A10E8">
        <w:rPr>
          <w:rStyle w:val="Hyperlink1"/>
        </w:rPr>
        <w:t xml:space="preserve">. Finally, to account for unobserved but </w:t>
      </w:r>
      <w:r w:rsidRPr="005A10E8">
        <w:rPr>
          <w:rStyle w:val="Hyperlink1"/>
        </w:rPr>
        <w:lastRenderedPageBreak/>
        <w:t xml:space="preserve">fixed omitted variables, </w:t>
      </w:r>
      <w:ins w:id="672" w:author="Dr. Amy R." w:date="2023-01-27T05:57:00Z">
        <w:r w:rsidR="00616460">
          <w:rPr>
            <w:rStyle w:val="Hyperlink1"/>
          </w:rPr>
          <w:t>we included “</w:t>
        </w:r>
      </w:ins>
      <w:r w:rsidRPr="005A10E8">
        <w:rPr>
          <w:rStyle w:val="Hyperlink1"/>
        </w:rPr>
        <w:t>city</w:t>
      </w:r>
      <w:ins w:id="673" w:author="Dr. Amy R." w:date="2023-01-27T05:57:00Z">
        <w:r w:rsidR="00616460">
          <w:rPr>
            <w:rStyle w:val="Hyperlink1"/>
          </w:rPr>
          <w:t>”</w:t>
        </w:r>
      </w:ins>
      <w:r w:rsidRPr="005A10E8">
        <w:rPr>
          <w:rStyle w:val="Hyperlink1"/>
        </w:rPr>
        <w:t xml:space="preserve"> fixed effects </w:t>
      </w:r>
      <w:del w:id="674" w:author="Dr. Amy R." w:date="2023-01-27T05:57:00Z">
        <w:r w:rsidRPr="005A10E8" w:rsidDel="00616460">
          <w:rPr>
            <w:rStyle w:val="Hyperlink1"/>
          </w:rPr>
          <w:delText xml:space="preserve">were included </w:delText>
        </w:r>
      </w:del>
      <w:r w:rsidRPr="005A10E8">
        <w:rPr>
          <w:rStyle w:val="Hyperlink1"/>
        </w:rPr>
        <w:t>in all models. By pursuing this econometric strategy, the model aims at controlling for city-specific factors</w:t>
      </w:r>
      <w:ins w:id="675" w:author="Dr. Amy R." w:date="2023-01-26T14:01:00Z">
        <w:r w:rsidRPr="005A10E8">
          <w:rPr>
            <w:rStyle w:val="Hyperlink1"/>
          </w:rPr>
          <w:t>,</w:t>
        </w:r>
      </w:ins>
      <w:r w:rsidRPr="005A10E8">
        <w:rPr>
          <w:rStyle w:val="Hyperlink1"/>
        </w:rPr>
        <w:t xml:space="preserve"> such as population size, different political cleavages (</w:t>
      </w:r>
      <w:ins w:id="676" w:author="Dr. Amy R." w:date="2023-01-26T14:01:00Z">
        <w:r w:rsidRPr="005A10E8">
          <w:rPr>
            <w:rStyle w:val="Hyperlink1"/>
          </w:rPr>
          <w:t xml:space="preserve">e.g., </w:t>
        </w:r>
      </w:ins>
      <w:r w:rsidRPr="005A10E8">
        <w:rPr>
          <w:rStyle w:val="Hyperlink1"/>
        </w:rPr>
        <w:t>urban/rural, language</w:t>
      </w:r>
      <w:ins w:id="677" w:author="Dr. Amy R." w:date="2023-01-26T14:01:00Z">
        <w:r w:rsidRPr="005A10E8">
          <w:rPr>
            <w:rStyle w:val="Hyperlink1"/>
          </w:rPr>
          <w:t>)</w:t>
        </w:r>
      </w:ins>
      <w:del w:id="678" w:author="Dr. Amy R." w:date="2023-01-26T14:01:00Z">
        <w:r w:rsidRPr="005A10E8" w:rsidDel="00223009">
          <w:rPr>
            <w:rStyle w:val="Hyperlink1"/>
          </w:rPr>
          <w:delText>,</w:delText>
        </w:r>
      </w:del>
      <w:r w:rsidRPr="005A10E8">
        <w:rPr>
          <w:rStyle w:val="Hyperlink1"/>
        </w:rPr>
        <w:t xml:space="preserve"> </w:t>
      </w:r>
      <w:del w:id="679" w:author="Dr. Amy R." w:date="2023-01-26T14:01:00Z">
        <w:r w:rsidRPr="005A10E8" w:rsidDel="00223009">
          <w:rPr>
            <w:rStyle w:val="Hyperlink1"/>
          </w:rPr>
          <w:delText xml:space="preserve">etc.), </w:delText>
        </w:r>
      </w:del>
      <w:r w:rsidRPr="005A10E8">
        <w:rPr>
          <w:rStyle w:val="Hyperlink1"/>
        </w:rPr>
        <w:t xml:space="preserve">local party competition issues, </w:t>
      </w:r>
      <w:del w:id="680" w:author="Dr. Amy R." w:date="2023-01-26T14:01:00Z">
        <w:r w:rsidRPr="005A10E8" w:rsidDel="00223009">
          <w:rPr>
            <w:rStyle w:val="Hyperlink1"/>
          </w:rPr>
          <w:delText>as well as</w:delText>
        </w:r>
      </w:del>
      <w:ins w:id="681" w:author="Dr. Amy R." w:date="2023-01-26T14:01:00Z">
        <w:r w:rsidRPr="005A10E8">
          <w:rPr>
            <w:rStyle w:val="Hyperlink1"/>
          </w:rPr>
          <w:t>and</w:t>
        </w:r>
      </w:ins>
      <w:r w:rsidRPr="005A10E8">
        <w:rPr>
          <w:rStyle w:val="Hyperlink1"/>
        </w:rPr>
        <w:t xml:space="preserve"> possible incumbency/contestation dynamics, among other hard-to-measure confounding factors </w:t>
      </w:r>
      <w:hyperlink r:id="rId86" w:history="1">
        <w:r w:rsidRPr="005A10E8">
          <w:rPr>
            <w:rStyle w:val="Hyperlink1"/>
          </w:rPr>
          <w:t>(Angrist &amp; Pischke, 2009)</w:t>
        </w:r>
      </w:hyperlink>
      <w:r w:rsidRPr="005A10E8">
        <w:rPr>
          <w:rStyle w:val="Hyperlink1"/>
        </w:rPr>
        <w:t>. More formally, we fit the following Poisson model,</w:t>
      </w:r>
    </w:p>
    <w:p w14:paraId="6B90CFE1" w14:textId="77777777" w:rsidR="00C14C58" w:rsidRPr="005A10E8" w:rsidRDefault="00000000">
      <w:pPr>
        <w:pStyle w:val="Body"/>
        <w:spacing w:before="200" w:after="200"/>
        <w:jc w:val="center"/>
      </w:pPr>
      <w:r w:rsidRPr="005A10E8">
        <w:rPr>
          <w:rStyle w:val="None"/>
          <w:b/>
          <w:bCs/>
          <w:color w:val="202124"/>
          <w:u w:color="202124"/>
        </w:rPr>
        <w:t>[EQUATION 1 ABOUT HERE]</w:t>
      </w:r>
    </w:p>
    <w:p w14:paraId="2D83DBBB" w14:textId="73EA2A98" w:rsidR="00C14C58" w:rsidRPr="005A10E8" w:rsidRDefault="00000000">
      <w:pPr>
        <w:pStyle w:val="Body"/>
        <w:spacing w:before="200" w:after="200"/>
        <w:jc w:val="both"/>
      </w:pPr>
      <w:r w:rsidRPr="005A10E8">
        <w:rPr>
          <w:rStyle w:val="Hyperlink1"/>
        </w:rPr>
        <w:t xml:space="preserve">where the number of Votes of every candidate </w:t>
      </w:r>
      <w:r w:rsidRPr="005A10E8">
        <w:rPr>
          <w:rStyle w:val="None"/>
          <w:i/>
          <w:iCs/>
        </w:rPr>
        <w:t>i</w:t>
      </w:r>
      <w:r w:rsidRPr="005A10E8">
        <w:rPr>
          <w:rStyle w:val="Hyperlink1"/>
        </w:rPr>
        <w:t xml:space="preserve"> is estimated as a function of the interaction between the levels of Appearance-Occupation Congruence and Social Class</w:t>
      </w:r>
      <w:ins w:id="682" w:author="Dr. Amy R." w:date="2023-01-28T13:37:00Z">
        <w:r w:rsidR="00CD4B1F">
          <w:rPr>
            <w:rStyle w:val="Hyperlink1"/>
          </w:rPr>
          <w:t>,</w:t>
        </w:r>
      </w:ins>
      <w:r w:rsidRPr="005A10E8">
        <w:rPr>
          <w:rStyle w:val="Hyperlink1"/>
        </w:rPr>
        <w:t xml:space="preserve"> for every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7"/>
                <w:szCs w:val="27"/>
              </w:rPr>
              <m:t>β</m:t>
            </m:r>
          </m:e>
          <m:sub>
            <m:r>
              <w:rPr>
                <w:rFonts w:ascii="Cambria Math" w:hAnsi="Cambria Math"/>
                <w:sz w:val="27"/>
                <w:szCs w:val="27"/>
              </w:rPr>
              <m:t>1</m:t>
            </m:r>
          </m:sub>
        </m:sSub>
      </m:oMath>
      <w:r w:rsidRPr="005A10E8">
        <w:rPr>
          <w:rStyle w:val="Hyperlink1"/>
        </w:rPr>
        <w:t xml:space="preserve">), the age of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5"/>
                <w:szCs w:val="25"/>
              </w:rPr>
              <m:t>β</m:t>
            </m:r>
          </m:e>
          <m:sub>
            <m:r>
              <w:rPr>
                <w:rFonts w:ascii="Cambria Math" w:hAnsi="Cambria Math"/>
                <w:sz w:val="25"/>
                <w:szCs w:val="25"/>
              </w:rPr>
              <m:t>2</m:t>
            </m:r>
          </m:sub>
        </m:sSub>
      </m:oMath>
      <w:r w:rsidRPr="005A10E8">
        <w:rPr>
          <w:rStyle w:val="Hyperlink1"/>
        </w:rPr>
        <w:t xml:space="preserve">), plus the Party of candidate </w:t>
      </w:r>
      <w:r w:rsidRPr="005A10E8">
        <w:rPr>
          <w:rStyle w:val="None"/>
          <w:i/>
          <w:iCs/>
        </w:rPr>
        <w:t>i</w:t>
      </w:r>
      <w:r w:rsidRPr="005A10E8">
        <w:rPr>
          <w:rStyle w:val="Hyperlink1"/>
        </w:rPr>
        <w:t xml:space="preserve"> and the City where candidate </w:t>
      </w:r>
      <w:r w:rsidRPr="005A10E8">
        <w:rPr>
          <w:rStyle w:val="None"/>
          <w:i/>
          <w:iCs/>
        </w:rPr>
        <w:t>i</w:t>
      </w:r>
      <w:r w:rsidRPr="005A10E8">
        <w:rPr>
          <w:rStyle w:val="Hyperlink1"/>
        </w:rPr>
        <w:t xml:space="preserve"> r</w:t>
      </w:r>
      <w:ins w:id="683" w:author="Dr. Amy R." w:date="2023-01-26T14:02:00Z">
        <w:r w:rsidR="00223009" w:rsidRPr="005A10E8">
          <w:rPr>
            <w:rStyle w:val="Hyperlink1"/>
          </w:rPr>
          <w:t>a</w:t>
        </w:r>
      </w:ins>
      <w:del w:id="684" w:author="Dr. Amy R." w:date="2023-01-26T14:02:00Z">
        <w:r w:rsidRPr="005A10E8" w:rsidDel="00223009">
          <w:rPr>
            <w:rStyle w:val="Hyperlink1"/>
          </w:rPr>
          <w:delText>u</w:delText>
        </w:r>
      </w:del>
      <w:r w:rsidRPr="005A10E8">
        <w:rPr>
          <w:rStyle w:val="Hyperlink1"/>
        </w:rPr>
        <w:t xml:space="preserve">n (captured by fixed effects </w:t>
      </w:r>
      <m:oMath>
        <m:sSub>
          <m:sSubPr>
            <m:ctrlPr>
              <w:rPr>
                <w:rFonts w:ascii="Cambria Math" w:hAnsi="Cambria Math"/>
              </w:rPr>
            </m:ctrlPr>
          </m:sSubPr>
          <m:e>
            <m:r>
              <w:rPr>
                <w:rFonts w:ascii="Cambria Math" w:hAnsi="Cambria Math"/>
                <w:sz w:val="30"/>
                <w:szCs w:val="30"/>
              </w:rPr>
              <m:t>γ</m:t>
            </m:r>
          </m:e>
          <m:sub>
            <m:r>
              <w:rPr>
                <w:rFonts w:ascii="Cambria Math" w:hAnsi="Cambria Math"/>
                <w:sz w:val="30"/>
                <w:szCs w:val="30"/>
              </w:rPr>
              <m:t>1</m:t>
            </m:r>
          </m:sub>
        </m:sSub>
      </m:oMath>
      <w:r w:rsidRPr="005A10E8">
        <w:rPr>
          <w:rStyle w:val="Hyperlink1"/>
        </w:rPr>
        <w:t xml:space="preserve"> and </w:t>
      </w:r>
      <m:oMath>
        <m:sSub>
          <m:sSubPr>
            <m:ctrlPr>
              <w:rPr>
                <w:rFonts w:ascii="Cambria Math" w:hAnsi="Cambria Math"/>
              </w:rPr>
            </m:ctrlPr>
          </m:sSubPr>
          <m:e>
            <m:r>
              <w:rPr>
                <w:rFonts w:ascii="Cambria Math" w:hAnsi="Cambria Math"/>
                <w:sz w:val="26"/>
                <w:szCs w:val="26"/>
              </w:rPr>
              <m:t>γ</m:t>
            </m:r>
          </m:e>
          <m:sub>
            <m:r>
              <w:rPr>
                <w:rFonts w:ascii="Cambria Math" w:hAnsi="Cambria Math"/>
                <w:sz w:val="26"/>
                <w:szCs w:val="26"/>
              </w:rPr>
              <m:t>2</m:t>
            </m:r>
          </m:sub>
        </m:sSub>
        <m:r>
          <w:rPr>
            <w:rFonts w:ascii="Cambria Math" w:hAnsi="Cambria Math"/>
            <w:sz w:val="26"/>
            <w:szCs w:val="26"/>
          </w:rPr>
          <m:t>,</m:t>
        </m:r>
      </m:oMath>
      <w:r w:rsidRPr="005A10E8">
        <w:rPr>
          <w:rStyle w:val="Hyperlink1"/>
        </w:rPr>
        <w:t xml:space="preserve"> respectively). In addition</w:t>
      </w:r>
      <w:del w:id="685" w:author="Dr. Amy R." w:date="2023-01-26T14:02:00Z">
        <w:r w:rsidRPr="005A10E8" w:rsidDel="00223009">
          <w:rPr>
            <w:rStyle w:val="Hyperlink1"/>
          </w:rPr>
          <w:delText xml:space="preserve"> to that</w:delText>
        </w:r>
      </w:del>
      <w:r w:rsidRPr="005A10E8">
        <w:rPr>
          <w:rStyle w:val="Hyperlink1"/>
        </w:rPr>
        <w:t xml:space="preserve">, </w:t>
      </w:r>
      <w:ins w:id="686" w:author="Dr. Amy R." w:date="2023-01-27T05:58:00Z">
        <w:r w:rsidR="00616460">
          <w:rPr>
            <w:rStyle w:val="Hyperlink1"/>
          </w:rPr>
          <w:t xml:space="preserve">we considered </w:t>
        </w:r>
      </w:ins>
      <w:r w:rsidRPr="005A10E8">
        <w:rPr>
          <w:rStyle w:val="Hyperlink1"/>
        </w:rPr>
        <w:t>extended control variables (</w:t>
      </w:r>
      <w:ins w:id="687" w:author="Dr. Amy R." w:date="2023-01-27T05:58:00Z">
        <w:r w:rsidR="00616460">
          <w:rPr>
            <w:rStyle w:val="Hyperlink1"/>
          </w:rPr>
          <w:t xml:space="preserve">i.e., </w:t>
        </w:r>
      </w:ins>
      <w:r w:rsidRPr="005A10E8">
        <w:rPr>
          <w:rStyle w:val="Hyperlink1"/>
        </w:rPr>
        <w:t xml:space="preserve">attractiveness, masculinity and femininity levels) </w:t>
      </w:r>
      <w:del w:id="688" w:author="Dr. Amy R." w:date="2023-01-27T05:58:00Z">
        <w:r w:rsidRPr="005A10E8" w:rsidDel="00616460">
          <w:rPr>
            <w:rStyle w:val="Hyperlink1"/>
          </w:rPr>
          <w:delText xml:space="preserve">were considered </w:delText>
        </w:r>
      </w:del>
      <w:r w:rsidRPr="005A10E8">
        <w:rPr>
          <w:rStyle w:val="Hyperlink1"/>
        </w:rPr>
        <w:t xml:space="preserve">in the vector of observables </w:t>
      </w:r>
      <m:oMath>
        <m:r>
          <w:rPr>
            <w:rFonts w:ascii="Cambria Math" w:hAnsi="Cambria Math"/>
            <w:sz w:val="30"/>
            <w:szCs w:val="30"/>
          </w:rPr>
          <m:t>Θ</m:t>
        </m:r>
      </m:oMath>
      <w:r w:rsidRPr="005A10E8">
        <w:rPr>
          <w:rStyle w:val="Hyperlink1"/>
        </w:rPr>
        <w:t xml:space="preserve">. </w:t>
      </w:r>
      <w:ins w:id="689" w:author="Dr. Amy R." w:date="2023-01-27T05:58:00Z">
        <w:r w:rsidR="00616460">
          <w:rPr>
            <w:rStyle w:val="Hyperlink1"/>
          </w:rPr>
          <w:t>We also esti</w:t>
        </w:r>
      </w:ins>
      <w:ins w:id="690" w:author="Dr. Amy R." w:date="2023-01-27T05:59:00Z">
        <w:r w:rsidR="00616460">
          <w:rPr>
            <w:rStyle w:val="Hyperlink1"/>
          </w:rPr>
          <w:t>mated s</w:t>
        </w:r>
      </w:ins>
      <w:del w:id="691" w:author="Dr. Amy R." w:date="2023-01-27T05:58:00Z">
        <w:r w:rsidRPr="005A10E8" w:rsidDel="00616460">
          <w:rPr>
            <w:rStyle w:val="Hyperlink1"/>
          </w:rPr>
          <w:delText>S</w:delText>
        </w:r>
      </w:del>
      <w:r w:rsidRPr="005A10E8">
        <w:rPr>
          <w:rStyle w:val="Hyperlink1"/>
        </w:rPr>
        <w:t xml:space="preserve">everal other combinations </w:t>
      </w:r>
      <w:del w:id="692" w:author="Dr. Amy R." w:date="2023-01-27T05:59:00Z">
        <w:r w:rsidRPr="005A10E8" w:rsidDel="00616460">
          <w:rPr>
            <w:rStyle w:val="Hyperlink1"/>
          </w:rPr>
          <w:delText xml:space="preserve">were estimated </w:delText>
        </w:r>
      </w:del>
      <w:r w:rsidRPr="005A10E8">
        <w:rPr>
          <w:rStyle w:val="Hyperlink1"/>
        </w:rPr>
        <w:t>as robustness checks</w:t>
      </w:r>
      <w:del w:id="693" w:author="Dr. Amy R." w:date="2023-01-26T14:03:00Z">
        <w:r w:rsidRPr="005A10E8" w:rsidDel="00223009">
          <w:rPr>
            <w:rStyle w:val="Hyperlink1"/>
          </w:rPr>
          <w:delText xml:space="preserve"> as well</w:delText>
        </w:r>
      </w:del>
      <w:r w:rsidRPr="005A10E8">
        <w:rPr>
          <w:rStyle w:val="Hyperlink1"/>
        </w:rPr>
        <w:t>.</w:t>
      </w:r>
    </w:p>
    <w:p w14:paraId="36916B7A" w14:textId="78CFE23E" w:rsidR="00C14C58" w:rsidRPr="005A10E8" w:rsidRDefault="00000000">
      <w:pPr>
        <w:pStyle w:val="Body"/>
        <w:spacing w:before="200" w:after="200"/>
        <w:jc w:val="both"/>
      </w:pPr>
      <w:r w:rsidRPr="005A10E8">
        <w:rPr>
          <w:rStyle w:val="Hyperlink1"/>
        </w:rPr>
        <w:t xml:space="preserve">Importantly, the analyses take advantage of the sampling procedure and the statistical representativeness of the data at the gender level. Given that </w:t>
      </w:r>
      <w:r w:rsidRPr="005A10E8">
        <w:rPr>
          <w:rStyle w:val="Hyperlink1"/>
          <w:rtl/>
        </w:rPr>
        <w:t>“</w:t>
      </w:r>
      <w:r w:rsidRPr="005A10E8">
        <w:rPr>
          <w:rStyle w:val="Hyperlink1"/>
        </w:rPr>
        <w:t xml:space="preserve">the gender of candidates might interact with perceptions of physical appearance” </w:t>
      </w:r>
      <w:hyperlink r:id="rId87" w:history="1">
        <w:r w:rsidRPr="005A10E8">
          <w:rPr>
            <w:rStyle w:val="Hyperlink1"/>
          </w:rPr>
          <w:t>(Praino et al., 2014, p. 1096)</w:t>
        </w:r>
      </w:hyperlink>
      <w:r w:rsidRPr="005A10E8">
        <w:rPr>
          <w:rStyle w:val="Hyperlink1"/>
        </w:rPr>
        <w:t xml:space="preserve">, and that </w:t>
      </w:r>
      <w:r w:rsidRPr="005A10E8">
        <w:rPr>
          <w:rStyle w:val="Hyperlink1"/>
          <w:rtl/>
        </w:rPr>
        <w:t>“</w:t>
      </w:r>
      <w:r w:rsidRPr="005A10E8">
        <w:rPr>
          <w:rStyle w:val="Hyperlink1"/>
        </w:rPr>
        <w:t xml:space="preserve">attractiveness matters most for women candidates” </w:t>
      </w:r>
      <w:hyperlink r:id="rId88" w:history="1">
        <w:r w:rsidRPr="005A10E8">
          <w:rPr>
            <w:rStyle w:val="Hyperlink1"/>
          </w:rPr>
          <w:t>(Banducci et al., 2008, p. 906; but see Ditonto &amp; Mattes, 2018, p. 430)</w:t>
        </w:r>
      </w:hyperlink>
      <w:r w:rsidRPr="005A10E8">
        <w:rPr>
          <w:rStyle w:val="Hyperlink1"/>
        </w:rPr>
        <w:t xml:space="preserve">, </w:t>
      </w:r>
      <w:ins w:id="694" w:author="Dr. Amy R." w:date="2023-01-26T14:03:00Z">
        <w:r w:rsidR="00223009" w:rsidRPr="005A10E8">
          <w:rPr>
            <w:rStyle w:val="Hyperlink1"/>
          </w:rPr>
          <w:t>we partitioned</w:t>
        </w:r>
      </w:ins>
      <w:ins w:id="695" w:author="Dr. Amy R." w:date="2023-01-26T14:04:00Z">
        <w:r w:rsidR="00223009" w:rsidRPr="005A10E8">
          <w:rPr>
            <w:rStyle w:val="Hyperlink1"/>
          </w:rPr>
          <w:t xml:space="preserve"> </w:t>
        </w:r>
      </w:ins>
      <w:r w:rsidRPr="005A10E8">
        <w:rPr>
          <w:rStyle w:val="Hyperlink1"/>
        </w:rPr>
        <w:t xml:space="preserve">the data </w:t>
      </w:r>
      <w:del w:id="696" w:author="Dr. Amy R." w:date="2023-01-26T14:04:00Z">
        <w:r w:rsidRPr="005A10E8" w:rsidDel="00223009">
          <w:rPr>
            <w:rStyle w:val="Hyperlink1"/>
          </w:rPr>
          <w:delText xml:space="preserve">were partitioned </w:delText>
        </w:r>
      </w:del>
      <w:r w:rsidRPr="005A10E8">
        <w:rPr>
          <w:rStyle w:val="Hyperlink1"/>
        </w:rPr>
        <w:t>by gender.</w:t>
      </w:r>
      <w:r w:rsidRPr="005A10E8">
        <w:rPr>
          <w:rStyle w:val="None"/>
          <w:vertAlign w:val="superscript"/>
        </w:rPr>
        <w:footnoteReference w:id="20"/>
      </w:r>
      <w:r w:rsidRPr="005A10E8">
        <w:rPr>
          <w:rStyle w:val="Hyperlink1"/>
        </w:rPr>
        <w:t xml:space="preserve"> All in all, Finland is an excellent case because </w:t>
      </w:r>
      <w:r w:rsidRPr="005A10E8">
        <w:rPr>
          <w:rStyle w:val="Hyperlink1"/>
          <w:rtl/>
        </w:rPr>
        <w:t>“</w:t>
      </w:r>
      <w:r w:rsidRPr="005A10E8">
        <w:rPr>
          <w:rStyle w:val="Hyperlink1"/>
        </w:rPr>
        <w:t xml:space="preserve">Finnish elections are unusually suited for gender analysis, since there is a sizable number of both male and female candidates in all districts” </w:t>
      </w:r>
      <w:hyperlink r:id="rId89" w:history="1">
        <w:r w:rsidRPr="005A10E8">
          <w:rPr>
            <w:rStyle w:val="Hyperlink1"/>
          </w:rPr>
          <w:t>(Berggren et al., 2010, p. 9)</w:t>
        </w:r>
      </w:hyperlink>
      <w:r w:rsidRPr="005A10E8">
        <w:rPr>
          <w:rStyle w:val="Hyperlink1"/>
        </w:rPr>
        <w:t>. To take advantage of these features, Equation 1 was fitted using the complete</w:t>
      </w:r>
      <w:ins w:id="698" w:author="Dr. Amy R." w:date="2023-01-26T14:04:00Z">
        <w:r w:rsidR="00223009" w:rsidRPr="005A10E8">
          <w:rPr>
            <w:rStyle w:val="Hyperlink1"/>
          </w:rPr>
          <w:t xml:space="preserve"> </w:t>
        </w:r>
      </w:ins>
      <w:del w:id="699" w:author="Dr. Amy R." w:date="2023-01-26T14:04:00Z">
        <w:r w:rsidRPr="005A10E8" w:rsidDel="00223009">
          <w:rPr>
            <w:rStyle w:val="Hyperlink1"/>
          </w:rPr>
          <w:delText xml:space="preserve">, </w:delText>
        </w:r>
      </w:del>
      <w:r w:rsidRPr="005A10E8">
        <w:rPr>
          <w:rStyle w:val="Hyperlink1"/>
        </w:rPr>
        <w:t xml:space="preserve">male and female datasets separately. We consider </w:t>
      </w:r>
      <w:del w:id="700" w:author="Dr. Amy R." w:date="2023-01-26T14:04:00Z">
        <w:r w:rsidRPr="005A10E8" w:rsidDel="00223009">
          <w:rPr>
            <w:rStyle w:val="Hyperlink1"/>
          </w:rPr>
          <w:delText xml:space="preserve">it </w:delText>
        </w:r>
      </w:del>
      <w:ins w:id="701" w:author="Dr. Amy R." w:date="2023-01-26T14:04:00Z">
        <w:r w:rsidR="00223009" w:rsidRPr="005A10E8">
          <w:rPr>
            <w:rStyle w:val="Hyperlink1"/>
          </w:rPr>
          <w:t xml:space="preserve">that </w:t>
        </w:r>
      </w:ins>
      <w:r w:rsidRPr="005A10E8">
        <w:rPr>
          <w:rStyle w:val="Hyperlink1"/>
        </w:rPr>
        <w:t xml:space="preserve">an empirical advantage because most experimental </w:t>
      </w:r>
      <w:commentRangeStart w:id="702"/>
      <w:del w:id="703" w:author="Dr. Amy R." w:date="2023-01-26T14:04:00Z">
        <w:r w:rsidRPr="005A10E8" w:rsidDel="00223009">
          <w:rPr>
            <w:rStyle w:val="Hyperlink1"/>
          </w:rPr>
          <w:delText xml:space="preserve">work </w:delText>
        </w:r>
      </w:del>
      <w:ins w:id="704" w:author="Dr. Amy R." w:date="2023-01-26T14:04:00Z">
        <w:r w:rsidR="00223009" w:rsidRPr="005A10E8">
          <w:rPr>
            <w:rStyle w:val="Hyperlink1"/>
          </w:rPr>
          <w:t>studies</w:t>
        </w:r>
      </w:ins>
      <w:commentRangeEnd w:id="702"/>
      <w:ins w:id="705" w:author="Dr. Amy R." w:date="2023-01-26T14:05:00Z">
        <w:r w:rsidR="00223009" w:rsidRPr="005A10E8">
          <w:rPr>
            <w:rStyle w:val="CommentReference"/>
            <w:rFonts w:ascii="Times New Roman" w:hAnsi="Times New Roman" w:cs="Times New Roman"/>
            <w:color w:val="auto"/>
            <w14:textOutline w14:w="0" w14:cap="rnd" w14:cmpd="sng" w14:algn="ctr">
              <w14:noFill/>
              <w14:prstDash w14:val="solid"/>
              <w14:bevel/>
            </w14:textOutline>
          </w:rPr>
          <w:commentReference w:id="702"/>
        </w:r>
      </w:ins>
      <w:ins w:id="706" w:author="Dr. Amy R." w:date="2023-01-26T14:04:00Z">
        <w:r w:rsidR="00223009" w:rsidRPr="005A10E8">
          <w:rPr>
            <w:rStyle w:val="Hyperlink1"/>
          </w:rPr>
          <w:t xml:space="preserve"> </w:t>
        </w:r>
      </w:ins>
      <w:r w:rsidRPr="005A10E8">
        <w:rPr>
          <w:rStyle w:val="Hyperlink1"/>
        </w:rPr>
        <w:t xml:space="preserve">on physical appearance and voting research </w:t>
      </w:r>
      <w:r w:rsidRPr="005A10E8">
        <w:rPr>
          <w:rStyle w:val="Hyperlink1"/>
          <w:rtl/>
        </w:rPr>
        <w:t>“</w:t>
      </w:r>
      <w:r w:rsidRPr="005A10E8">
        <w:rPr>
          <w:rStyle w:val="Hyperlink1"/>
        </w:rPr>
        <w:t>do not systematically consider the gender of the candidates involved” (</w:t>
      </w:r>
      <w:hyperlink r:id="rId90" w:history="1">
        <w:r w:rsidRPr="005A10E8">
          <w:rPr>
            <w:rStyle w:val="Hyperlink1"/>
          </w:rPr>
          <w:t>Ditonto &amp; Mattes, 2018, p. 431)</w:t>
        </w:r>
      </w:hyperlink>
      <w:r w:rsidRPr="005A10E8">
        <w:rPr>
          <w:rStyle w:val="Hyperlink1"/>
        </w:rPr>
        <w:t>.</w:t>
      </w:r>
    </w:p>
    <w:p w14:paraId="03D4F94C" w14:textId="7054E676" w:rsidR="00C14C58" w:rsidRPr="005A10E8" w:rsidRDefault="00000000">
      <w:pPr>
        <w:pStyle w:val="Body"/>
        <w:spacing w:before="200" w:after="200"/>
        <w:jc w:val="both"/>
      </w:pPr>
      <w:r w:rsidRPr="005A10E8">
        <w:rPr>
          <w:rStyle w:val="Hyperlink1"/>
        </w:rPr>
        <w:t>Before introducing our main results (Table 3 and Figure 3), we show our baseline models in Table 2. These models show the same variables considered in the main regression table but without the interaction term.</w:t>
      </w:r>
      <w:r w:rsidRPr="005A10E8">
        <w:rPr>
          <w:rStyle w:val="None"/>
          <w:vertAlign w:val="superscript"/>
        </w:rPr>
        <w:footnoteReference w:id="21"/>
      </w:r>
      <w:r w:rsidRPr="005A10E8">
        <w:rPr>
          <w:rStyle w:val="Hyperlink1"/>
        </w:rPr>
        <w:t xml:space="preserve"> The idea is to suggest that our main interactive results are not a statistical artifact. As Table 2 suggests, all relevant variables are statistically significant</w:t>
      </w:r>
      <w:ins w:id="707" w:author="Dr. Amy R." w:date="2023-01-26T14:06:00Z">
        <w:r w:rsidR="008C7CCB" w:rsidRPr="005A10E8">
          <w:rPr>
            <w:rStyle w:val="Hyperlink1"/>
          </w:rPr>
          <w:t xml:space="preserve"> and</w:t>
        </w:r>
      </w:ins>
      <w:del w:id="708" w:author="Dr. Amy R." w:date="2023-01-26T14:06:00Z">
        <w:r w:rsidRPr="005A10E8" w:rsidDel="008C7CCB">
          <w:rPr>
            <w:rStyle w:val="Hyperlink1"/>
          </w:rPr>
          <w:delText>,</w:delText>
        </w:r>
      </w:del>
      <w:r w:rsidRPr="005A10E8">
        <w:rPr>
          <w:rStyle w:val="Hyperlink1"/>
        </w:rPr>
        <w:t xml:space="preserve"> have a sizable effect and the expected sign. The first panel of Figure 3 shows the results for the complete data, while the second and third panels present the results for the male and female data, respectively. All specifications in Figure 3</w:t>
      </w:r>
      <w:del w:id="709" w:author="Dr. Amy R." w:date="2023-01-26T14:06:00Z">
        <w:r w:rsidRPr="005A10E8" w:rsidDel="008C7CCB">
          <w:rPr>
            <w:rStyle w:val="Hyperlink1"/>
          </w:rPr>
          <w:delText xml:space="preserve"> </w:delText>
        </w:r>
      </w:del>
      <w:r w:rsidRPr="005A10E8">
        <w:rPr>
          <w:rStyle w:val="Hyperlink1"/>
        </w:rPr>
        <w:t xml:space="preserve"> and Table 3 </w:t>
      </w:r>
      <w:del w:id="710" w:author="Dr. Amy R." w:date="2023-01-26T14:06:00Z">
        <w:r w:rsidRPr="005A10E8" w:rsidDel="008C7CCB">
          <w:rPr>
            <w:rStyle w:val="Hyperlink1"/>
          </w:rPr>
          <w:delText xml:space="preserve"> </w:delText>
        </w:r>
      </w:del>
      <w:r w:rsidRPr="005A10E8">
        <w:rPr>
          <w:rStyle w:val="Hyperlink1"/>
        </w:rPr>
        <w:t>widely suggest that Finnish citizens systematically vote for candidates that look like they have (and do have) upper-class occupations. In particular, the more a candidate looks middle</w:t>
      </w:r>
      <w:ins w:id="711" w:author="Dr. Amy R." w:date="2023-01-26T14:07:00Z">
        <w:r w:rsidR="008C7CCB" w:rsidRPr="005A10E8">
          <w:rPr>
            <w:rStyle w:val="Hyperlink1"/>
          </w:rPr>
          <w:t>-</w:t>
        </w:r>
      </w:ins>
      <w:r w:rsidRPr="005A10E8">
        <w:rPr>
          <w:rStyle w:val="Hyperlink1"/>
        </w:rPr>
        <w:t xml:space="preserve"> or upper</w:t>
      </w:r>
      <w:ins w:id="712" w:author="Dr. Amy R." w:date="2023-01-26T14:07:00Z">
        <w:r w:rsidR="008C7CCB" w:rsidRPr="005A10E8">
          <w:rPr>
            <w:rStyle w:val="Hyperlink1"/>
          </w:rPr>
          <w:t>-</w:t>
        </w:r>
      </w:ins>
      <w:del w:id="713" w:author="Dr. Amy R." w:date="2023-01-26T14:07:00Z">
        <w:r w:rsidRPr="005A10E8" w:rsidDel="008C7CCB">
          <w:rPr>
            <w:rStyle w:val="Hyperlink1"/>
          </w:rPr>
          <w:delText xml:space="preserve"> </w:delText>
        </w:r>
      </w:del>
      <w:r w:rsidRPr="005A10E8">
        <w:rPr>
          <w:rStyle w:val="Hyperlink1"/>
        </w:rPr>
        <w:t xml:space="preserve">class, the more votes that candidate will </w:t>
      </w:r>
      <w:del w:id="714" w:author="Dr. Amy R." w:date="2023-01-27T06:10:00Z">
        <w:r w:rsidRPr="005A10E8" w:rsidDel="002261F2">
          <w:rPr>
            <w:rStyle w:val="Hyperlink1"/>
          </w:rPr>
          <w:delText>receive</w:delText>
        </w:r>
      </w:del>
      <w:del w:id="715" w:author="Dr. Amy R." w:date="2023-01-26T14:07:00Z">
        <w:r w:rsidRPr="005A10E8" w:rsidDel="008C7CCB">
          <w:rPr>
            <w:rStyle w:val="Hyperlink1"/>
          </w:rPr>
          <w:delText>—t</w:delText>
        </w:r>
      </w:del>
      <w:del w:id="716" w:author="Dr. Amy R." w:date="2023-01-27T06:10:00Z">
        <w:r w:rsidRPr="005A10E8" w:rsidDel="002261F2">
          <w:rPr>
            <w:rStyle w:val="Hyperlink1"/>
          </w:rPr>
          <w:delText>his</w:delText>
        </w:r>
      </w:del>
      <w:ins w:id="717" w:author="Dr. Amy R." w:date="2023-01-27T06:10:00Z">
        <w:r w:rsidR="002261F2" w:rsidRPr="005A10E8">
          <w:rPr>
            <w:rStyle w:val="Hyperlink1"/>
          </w:rPr>
          <w:t>receive. This</w:t>
        </w:r>
      </w:ins>
      <w:r w:rsidRPr="005A10E8">
        <w:rPr>
          <w:rStyle w:val="Hyperlink1"/>
        </w:rPr>
        <w:t xml:space="preserve"> is true for the full</w:t>
      </w:r>
      <w:del w:id="718" w:author="Dr. Amy R." w:date="2023-01-26T14:07:00Z">
        <w:r w:rsidRPr="005A10E8" w:rsidDel="008C7CCB">
          <w:rPr>
            <w:rStyle w:val="Hyperlink1"/>
          </w:rPr>
          <w:delText>,</w:delText>
        </w:r>
      </w:del>
      <w:r w:rsidRPr="005A10E8">
        <w:rPr>
          <w:rStyle w:val="Hyperlink1"/>
        </w:rPr>
        <w:t xml:space="preserve"> male and female data.</w:t>
      </w:r>
    </w:p>
    <w:p w14:paraId="1C6C8126" w14:textId="6E0725C2" w:rsidR="00C14C58" w:rsidRPr="005A10E8" w:rsidRDefault="00000000">
      <w:pPr>
        <w:pStyle w:val="Body"/>
        <w:spacing w:before="200" w:after="200"/>
        <w:jc w:val="both"/>
      </w:pPr>
      <w:r w:rsidRPr="005A10E8">
        <w:rPr>
          <w:rStyle w:val="Hyperlink1"/>
        </w:rPr>
        <w:t xml:space="preserve">Importantly, the female data indicate that </w:t>
      </w:r>
      <w:del w:id="719" w:author="Dr. Amy R." w:date="2023-01-26T14:08:00Z">
        <w:r w:rsidRPr="005A10E8" w:rsidDel="008C7CCB">
          <w:rPr>
            <w:rStyle w:val="Hyperlink1"/>
          </w:rPr>
          <w:delText xml:space="preserve">there exists </w:delText>
        </w:r>
      </w:del>
      <w:r w:rsidRPr="005A10E8">
        <w:rPr>
          <w:rStyle w:val="Hyperlink1"/>
        </w:rPr>
        <w:t>a systematic electoral penalty</w:t>
      </w:r>
      <w:ins w:id="720" w:author="Dr. Amy R." w:date="2023-01-26T14:08:00Z">
        <w:r w:rsidR="008C7CCB" w:rsidRPr="005A10E8">
          <w:rPr>
            <w:rStyle w:val="Hyperlink1"/>
          </w:rPr>
          <w:t xml:space="preserve"> exists</w:t>
        </w:r>
      </w:ins>
      <w:r w:rsidRPr="005A10E8">
        <w:rPr>
          <w:rStyle w:val="Hyperlink1"/>
        </w:rPr>
        <w:t xml:space="preserve">, especially for candidates who </w:t>
      </w:r>
      <w:del w:id="721" w:author="Dr. Amy R." w:date="2023-01-26T14:08:00Z">
        <w:r w:rsidRPr="005A10E8" w:rsidDel="008C7CCB">
          <w:rPr>
            <w:rStyle w:val="Hyperlink1"/>
          </w:rPr>
          <w:delText xml:space="preserve">are </w:delText>
        </w:r>
      </w:del>
      <w:ins w:id="722" w:author="Dr. Amy R." w:date="2023-01-26T14:08:00Z">
        <w:r w:rsidR="008C7CCB" w:rsidRPr="005A10E8">
          <w:rPr>
            <w:rStyle w:val="Hyperlink1"/>
          </w:rPr>
          <w:t xml:space="preserve">do have, </w:t>
        </w:r>
      </w:ins>
      <w:r w:rsidRPr="005A10E8">
        <w:rPr>
          <w:rStyle w:val="Hyperlink1"/>
        </w:rPr>
        <w:t>and look like they have</w:t>
      </w:r>
      <w:ins w:id="723" w:author="Dr. Amy R." w:date="2023-01-26T14:08:00Z">
        <w:r w:rsidR="008C7CCB" w:rsidRPr="005A10E8">
          <w:rPr>
            <w:rStyle w:val="Hyperlink1"/>
          </w:rPr>
          <w:t>,</w:t>
        </w:r>
      </w:ins>
      <w:r w:rsidRPr="005A10E8">
        <w:rPr>
          <w:rStyle w:val="Hyperlink1"/>
        </w:rPr>
        <w:t xml:space="preserve"> working-class occupations (panel 3 in Figure 3). Women candidates that have working-class </w:t>
      </w:r>
      <w:del w:id="724" w:author="Dr. Amy R." w:date="2023-01-28T13:41:00Z">
        <w:r w:rsidRPr="005A10E8" w:rsidDel="006E79AF">
          <w:rPr>
            <w:rStyle w:val="Hyperlink1"/>
          </w:rPr>
          <w:delText xml:space="preserve">occupations </w:delText>
        </w:r>
      </w:del>
      <w:ins w:id="725" w:author="Dr. Amy R." w:date="2023-01-28T13:41:00Z">
        <w:r w:rsidR="006E79AF" w:rsidRPr="005A10E8">
          <w:rPr>
            <w:rStyle w:val="Hyperlink1"/>
          </w:rPr>
          <w:t>occupations</w:t>
        </w:r>
        <w:r w:rsidR="006E79AF">
          <w:rPr>
            <w:rStyle w:val="Hyperlink1"/>
          </w:rPr>
          <w:t>—</w:t>
        </w:r>
      </w:ins>
      <w:r w:rsidRPr="005A10E8">
        <w:rPr>
          <w:rStyle w:val="Hyperlink1"/>
        </w:rPr>
        <w:t xml:space="preserve">but do </w:t>
      </w:r>
      <w:r w:rsidRPr="005A10E8">
        <w:rPr>
          <w:rStyle w:val="None"/>
          <w:i/>
          <w:iCs/>
        </w:rPr>
        <w:t>not</w:t>
      </w:r>
      <w:r w:rsidRPr="005A10E8">
        <w:rPr>
          <w:rStyle w:val="Hyperlink1"/>
        </w:rPr>
        <w:t xml:space="preserve"> look like they do</w:t>
      </w:r>
      <w:del w:id="726" w:author="Dr. Amy R." w:date="2023-01-26T14:08:00Z">
        <w:r w:rsidRPr="005A10E8" w:rsidDel="008C7CCB">
          <w:rPr>
            <w:rStyle w:val="Hyperlink1"/>
          </w:rPr>
          <w:delText>,</w:delText>
        </w:r>
      </w:del>
      <w:del w:id="727" w:author="Dr. Amy R." w:date="2023-01-28T13:41:00Z">
        <w:r w:rsidRPr="005A10E8" w:rsidDel="006E79AF">
          <w:rPr>
            <w:rStyle w:val="Hyperlink1"/>
          </w:rPr>
          <w:delText xml:space="preserve"> </w:delText>
        </w:r>
      </w:del>
      <w:ins w:id="728" w:author="Dr. Amy R." w:date="2023-01-28T13:41:00Z">
        <w:r w:rsidR="006E79AF">
          <w:rPr>
            <w:rStyle w:val="Hyperlink1"/>
          </w:rPr>
          <w:t>—</w:t>
        </w:r>
      </w:ins>
      <w:r w:rsidRPr="005A10E8">
        <w:rPr>
          <w:rStyle w:val="Hyperlink1"/>
        </w:rPr>
        <w:t xml:space="preserve">have a predicted count of 154 votes; however, under the exact same circumstances, a similar </w:t>
      </w:r>
      <w:r w:rsidRPr="005A10E8">
        <w:rPr>
          <w:rStyle w:val="Hyperlink1"/>
        </w:rPr>
        <w:lastRenderedPageBreak/>
        <w:t xml:space="preserve">female candidate who </w:t>
      </w:r>
      <w:r w:rsidRPr="005A10E8">
        <w:rPr>
          <w:rStyle w:val="None"/>
          <w:i/>
          <w:iCs/>
        </w:rPr>
        <w:t>does</w:t>
      </w:r>
      <w:r w:rsidRPr="005A10E8">
        <w:rPr>
          <w:rStyle w:val="Hyperlink1"/>
        </w:rPr>
        <w:t xml:space="preserve"> look like she has a working-class occupation has a predicted count of 99 votes. This is a substantial and statistically significant 36% marginal change (p-value &lt; 0.001). To put these results in perspective, our findings are somewhat in line with </w:t>
      </w:r>
      <w:r w:rsidRPr="005A10E8">
        <w:fldChar w:fldCharType="begin"/>
      </w:r>
      <w:r w:rsidRPr="005A10E8">
        <w:instrText>HYPERLINK "https://www.zotero.org/google-docs/?XdNQgq"</w:instrText>
      </w:r>
      <w:r w:rsidRPr="005A10E8">
        <w:fldChar w:fldCharType="separate"/>
      </w:r>
      <w:r w:rsidRPr="005A10E8">
        <w:rPr>
          <w:rStyle w:val="Hyperlink1"/>
        </w:rPr>
        <w:t>Berggren et al. (2017</w:t>
      </w:r>
      <w:del w:id="729" w:author="Dr. Amy R." w:date="2023-01-26T14:09:00Z">
        <w:r w:rsidRPr="005A10E8" w:rsidDel="008C7CCB">
          <w:rPr>
            <w:rStyle w:val="Hyperlink1"/>
          </w:rPr>
          <w:delText>, p. 80</w:delText>
        </w:r>
      </w:del>
      <w:r w:rsidRPr="005A10E8">
        <w:rPr>
          <w:rStyle w:val="Hyperlink1"/>
        </w:rPr>
        <w:t>)</w:t>
      </w:r>
      <w:r w:rsidRPr="005A10E8">
        <w:rPr>
          <w:rStyle w:val="Hyperlink1"/>
        </w:rPr>
        <w:fldChar w:fldCharType="end"/>
      </w:r>
      <w:r w:rsidRPr="005A10E8">
        <w:rPr>
          <w:rStyle w:val="Hyperlink1"/>
        </w:rPr>
        <w:t xml:space="preserve">, who found that in Finnish municipal elections, </w:t>
      </w:r>
      <w:r w:rsidRPr="005A10E8">
        <w:rPr>
          <w:rStyle w:val="Hyperlink1"/>
          <w:rtl/>
        </w:rPr>
        <w:t>“</w:t>
      </w:r>
      <w:r w:rsidRPr="005A10E8">
        <w:rPr>
          <w:rStyle w:val="Hyperlink1"/>
        </w:rPr>
        <w:t>a beauty increase of one standard deviation attracts about 20% more votes</w:t>
      </w:r>
      <w:del w:id="730" w:author="Dr. Amy R." w:date="2023-01-26T14:10:00Z">
        <w:r w:rsidRPr="005A10E8" w:rsidDel="008C7CCB">
          <w:rPr>
            <w:rStyle w:val="Hyperlink1"/>
          </w:rPr>
          <w:delText>.</w:delText>
        </w:r>
      </w:del>
      <w:r w:rsidRPr="005A10E8">
        <w:rPr>
          <w:rStyle w:val="Hyperlink1"/>
        </w:rPr>
        <w:t xml:space="preserve">” </w:t>
      </w:r>
      <w:ins w:id="731" w:author="Dr. Amy R." w:date="2023-01-26T14:10:00Z">
        <w:r w:rsidR="008C7CCB" w:rsidRPr="005A10E8">
          <w:rPr>
            <w:rStyle w:val="Hyperlink1"/>
          </w:rPr>
          <w:t>(p. 80).</w:t>
        </w:r>
      </w:ins>
    </w:p>
    <w:p w14:paraId="09A34C8D" w14:textId="2CCA0030" w:rsidR="00C14C58" w:rsidRPr="005A10E8" w:rsidRDefault="00000000">
      <w:pPr>
        <w:pStyle w:val="Body"/>
        <w:spacing w:before="200" w:after="200"/>
        <w:jc w:val="both"/>
      </w:pPr>
      <w:r w:rsidRPr="005A10E8">
        <w:rPr>
          <w:rStyle w:val="Hyperlink1"/>
        </w:rPr>
        <w:t xml:space="preserve">Interestingly, this working-class electoral penalty does </w:t>
      </w:r>
      <w:r w:rsidRPr="005A10E8">
        <w:rPr>
          <w:rStyle w:val="None"/>
          <w:i/>
          <w:iCs/>
        </w:rPr>
        <w:t>not</w:t>
      </w:r>
      <w:r w:rsidRPr="005A10E8">
        <w:rPr>
          <w:rStyle w:val="Hyperlink1"/>
        </w:rPr>
        <w:t xml:space="preserve"> apply to men. A male candidate who has and looks like he has a working-class occupation has a predicted count of 45 votes, versus 48 votes for a similar male candidate who does</w:t>
      </w:r>
      <w:r w:rsidRPr="005A10E8">
        <w:rPr>
          <w:rStyle w:val="None"/>
          <w:i/>
          <w:iCs/>
        </w:rPr>
        <w:t xml:space="preserve"> not</w:t>
      </w:r>
      <w:r w:rsidRPr="005A10E8">
        <w:rPr>
          <w:rStyle w:val="Hyperlink1"/>
        </w:rPr>
        <w:t xml:space="preserve"> look like he has a working-class job. Our analyses fail</w:t>
      </w:r>
      <w:ins w:id="732" w:author="Dr. Amy R." w:date="2023-01-26T14:10:00Z">
        <w:r w:rsidR="008C7CCB" w:rsidRPr="005A10E8">
          <w:rPr>
            <w:rStyle w:val="Hyperlink1"/>
          </w:rPr>
          <w:t>ed</w:t>
        </w:r>
      </w:ins>
      <w:r w:rsidRPr="005A10E8">
        <w:rPr>
          <w:rStyle w:val="Hyperlink1"/>
        </w:rPr>
        <w:t xml:space="preserve"> to find evidence that this change is meaningful at conventional levels of statistical significance. In simple terms, looking working class does not harm male candidates (panel 2 in Figure 3).</w:t>
      </w:r>
    </w:p>
    <w:p w14:paraId="58BC641C" w14:textId="33253FE7" w:rsidR="00C14C58" w:rsidRPr="005A10E8" w:rsidRDefault="00000000">
      <w:pPr>
        <w:pStyle w:val="Body"/>
        <w:spacing w:before="200" w:after="200"/>
        <w:jc w:val="both"/>
      </w:pPr>
      <w:r w:rsidRPr="005A10E8">
        <w:rPr>
          <w:rStyle w:val="Hyperlink1"/>
        </w:rPr>
        <w:t xml:space="preserve">Clearly, then, </w:t>
      </w:r>
      <w:r w:rsidRPr="005A10E8">
        <w:rPr>
          <w:rStyle w:val="Hyperlink1"/>
          <w:rtl/>
        </w:rPr>
        <w:t>“</w:t>
      </w:r>
      <w:r w:rsidRPr="005A10E8">
        <w:rPr>
          <w:rStyle w:val="Hyperlink1"/>
        </w:rPr>
        <w:t xml:space="preserve">looking working-class” substantively harms the electoral performance of political candidates, but </w:t>
      </w:r>
      <w:del w:id="733" w:author="Dr. Amy R." w:date="2023-01-26T14:10:00Z">
        <w:r w:rsidRPr="005A10E8" w:rsidDel="008C7CCB">
          <w:rPr>
            <w:rStyle w:val="Hyperlink1"/>
          </w:rPr>
          <w:delText xml:space="preserve">more so for </w:delText>
        </w:r>
      </w:del>
      <w:r w:rsidRPr="005A10E8">
        <w:rPr>
          <w:rStyle w:val="Hyperlink1"/>
        </w:rPr>
        <w:t>female candidates</w:t>
      </w:r>
      <w:ins w:id="734" w:author="Dr. Amy R." w:date="2023-01-26T14:10:00Z">
        <w:r w:rsidR="008C7CCB" w:rsidRPr="005A10E8">
          <w:rPr>
            <w:rStyle w:val="Hyperlink1"/>
          </w:rPr>
          <w:t xml:space="preserve"> </w:t>
        </w:r>
      </w:ins>
      <w:ins w:id="735" w:author="Dr. Amy R." w:date="2023-01-26T14:11:00Z">
        <w:r w:rsidR="008C7CCB" w:rsidRPr="005A10E8">
          <w:rPr>
            <w:rStyle w:val="Hyperlink1"/>
          </w:rPr>
          <w:t>more so</w:t>
        </w:r>
      </w:ins>
      <w:r w:rsidRPr="005A10E8">
        <w:rPr>
          <w:rStyle w:val="Hyperlink1"/>
        </w:rPr>
        <w:t xml:space="preserve">. While most research has previously noted the penalties </w:t>
      </w:r>
      <w:del w:id="736" w:author="Dr. Amy R." w:date="2023-01-26T14:11:00Z">
        <w:r w:rsidRPr="005A10E8" w:rsidDel="008C7CCB">
          <w:rPr>
            <w:rStyle w:val="Hyperlink1"/>
          </w:rPr>
          <w:delText xml:space="preserve">that </w:delText>
        </w:r>
      </w:del>
      <w:ins w:id="737" w:author="Dr. Amy R." w:date="2023-01-26T14:11:00Z">
        <w:r w:rsidR="008C7CCB" w:rsidRPr="005A10E8">
          <w:rPr>
            <w:rStyle w:val="Hyperlink1"/>
          </w:rPr>
          <w:t xml:space="preserve">to which </w:t>
        </w:r>
      </w:ins>
      <w:r w:rsidRPr="005A10E8">
        <w:rPr>
          <w:rStyle w:val="Hyperlink1"/>
        </w:rPr>
        <w:t xml:space="preserve">women are subject </w:t>
      </w:r>
      <w:del w:id="738" w:author="Dr. Amy R." w:date="2023-01-26T14:11:00Z">
        <w:r w:rsidRPr="005A10E8" w:rsidDel="008C7CCB">
          <w:rPr>
            <w:rStyle w:val="Hyperlink1"/>
          </w:rPr>
          <w:delText xml:space="preserve">to </w:delText>
        </w:r>
      </w:del>
      <w:r w:rsidRPr="005A10E8">
        <w:rPr>
          <w:rStyle w:val="Hyperlink1"/>
        </w:rPr>
        <w:t xml:space="preserve">when they perform a </w:t>
      </w:r>
      <w:r w:rsidRPr="005A10E8">
        <w:rPr>
          <w:rStyle w:val="Hyperlink1"/>
          <w:rtl/>
        </w:rPr>
        <w:t>“</w:t>
      </w:r>
      <w:r w:rsidRPr="005A10E8">
        <w:rPr>
          <w:rStyle w:val="Hyperlink1"/>
        </w:rPr>
        <w:t>man</w:t>
      </w:r>
      <w:r w:rsidRPr="005A10E8">
        <w:rPr>
          <w:rStyle w:val="Hyperlink1"/>
          <w:rtl/>
        </w:rPr>
        <w:t>’</w:t>
      </w:r>
      <w:r w:rsidRPr="005A10E8">
        <w:rPr>
          <w:rStyle w:val="Hyperlink1"/>
        </w:rPr>
        <w:t xml:space="preserve">s work” </w:t>
      </w:r>
      <w:hyperlink r:id="rId91" w:history="1">
        <w:r w:rsidRPr="005A10E8">
          <w:rPr>
            <w:rStyle w:val="Hyperlink1"/>
          </w:rPr>
          <w:t>(Heilman et al., 2004, p. 416)</w:t>
        </w:r>
      </w:hyperlink>
      <w:r w:rsidRPr="005A10E8">
        <w:rPr>
          <w:rStyle w:val="Hyperlink1"/>
        </w:rPr>
        <w:t xml:space="preserve">, in this paper, we find both a gender penalty and a class penalty. As </w:t>
      </w:r>
      <w:ins w:id="739" w:author="Dr. Amy R." w:date="2023-01-26T14:11:00Z">
        <w:r w:rsidR="008C7CCB" w:rsidRPr="005A10E8">
          <w:rPr>
            <w:rStyle w:val="Hyperlink1"/>
          </w:rPr>
          <w:t xml:space="preserve">previously </w:t>
        </w:r>
      </w:ins>
      <w:r w:rsidRPr="005A10E8">
        <w:rPr>
          <w:rStyle w:val="Hyperlink1"/>
        </w:rPr>
        <w:t>argued</w:t>
      </w:r>
      <w:del w:id="740" w:author="Dr. Amy R." w:date="2023-01-26T14:11:00Z">
        <w:r w:rsidRPr="005A10E8" w:rsidDel="008C7CCB">
          <w:rPr>
            <w:rStyle w:val="Hyperlink1"/>
          </w:rPr>
          <w:delText xml:space="preserve"> before</w:delText>
        </w:r>
      </w:del>
      <w:r w:rsidRPr="005A10E8">
        <w:rPr>
          <w:rStyle w:val="Hyperlink1"/>
        </w:rPr>
        <w:t xml:space="preserve">, </w:t>
      </w:r>
      <w:del w:id="741" w:author="Dr. Amy R." w:date="2023-01-26T14:12:00Z">
        <w:r w:rsidRPr="005A10E8" w:rsidDel="008C7CCB">
          <w:rPr>
            <w:rStyle w:val="Hyperlink1"/>
          </w:rPr>
          <w:delText xml:space="preserve">Finland is </w:delText>
        </w:r>
      </w:del>
      <w:r w:rsidRPr="005A10E8">
        <w:rPr>
          <w:rStyle w:val="Hyperlink1"/>
        </w:rPr>
        <w:t>characterized as an egalitarian society</w:t>
      </w:r>
      <w:ins w:id="742" w:author="Dr. Amy R." w:date="2023-01-26T14:12:00Z">
        <w:r w:rsidR="008C7CCB" w:rsidRPr="005A10E8">
          <w:rPr>
            <w:rStyle w:val="Hyperlink1"/>
          </w:rPr>
          <w:t>, Finland</w:t>
        </w:r>
      </w:ins>
      <w:del w:id="743" w:author="Dr. Amy R." w:date="2023-01-26T14:12:00Z">
        <w:r w:rsidRPr="005A10E8" w:rsidDel="008C7CCB">
          <w:rPr>
            <w:rStyle w:val="Hyperlink1"/>
          </w:rPr>
          <w:delText>. Therefore, the Finnish case</w:delText>
        </w:r>
      </w:del>
      <w:r w:rsidRPr="005A10E8">
        <w:rPr>
          <w:rStyle w:val="Hyperlink1"/>
        </w:rPr>
        <w:t xml:space="preserve"> should be a </w:t>
      </w:r>
      <w:r w:rsidRPr="005A10E8">
        <w:rPr>
          <w:rStyle w:val="Hyperlink1"/>
          <w:rtl/>
        </w:rPr>
        <w:t>“</w:t>
      </w:r>
      <w:r w:rsidRPr="005A10E8">
        <w:rPr>
          <w:rStyle w:val="Hyperlink1"/>
        </w:rPr>
        <w:t>hard case” for finding results that might indicate statistically significant correlations between voting choices and physical appearance-based inequality. Yet, these empirical results come as uncomfortable evidence that Finns systematically avoid electing working</w:t>
      </w:r>
      <w:ins w:id="744" w:author="Dr. Amy R." w:date="2023-01-26T14:12:00Z">
        <w:r w:rsidR="008C7CCB" w:rsidRPr="005A10E8">
          <w:rPr>
            <w:rStyle w:val="Hyperlink1"/>
          </w:rPr>
          <w:t>-</w:t>
        </w:r>
      </w:ins>
      <w:del w:id="745" w:author="Dr. Amy R." w:date="2023-01-26T14:12:00Z">
        <w:r w:rsidRPr="005A10E8" w:rsidDel="008C7CCB">
          <w:rPr>
            <w:rStyle w:val="Hyperlink1"/>
          </w:rPr>
          <w:delText xml:space="preserve"> </w:delText>
        </w:r>
      </w:del>
      <w:r w:rsidRPr="005A10E8">
        <w:rPr>
          <w:rStyle w:val="Hyperlink1"/>
        </w:rPr>
        <w:t>class-looking female candidates. The authors are not aware of similar findings in the existing literature.</w:t>
      </w:r>
    </w:p>
    <w:p w14:paraId="4E596A6D" w14:textId="32BA6F9C" w:rsidR="00C14C58" w:rsidRPr="005A10E8" w:rsidRDefault="00000000">
      <w:pPr>
        <w:pStyle w:val="Body"/>
        <w:spacing w:before="200" w:after="200"/>
        <w:jc w:val="both"/>
      </w:pPr>
      <w:r w:rsidRPr="005A10E8">
        <w:rPr>
          <w:rStyle w:val="Hyperlink1"/>
        </w:rPr>
        <w:t xml:space="preserve">Now we turn to our main regression table (Table 3). Since the literature has persistently found a strong correlation between attractiveness and voting, </w:t>
      </w:r>
      <w:ins w:id="746" w:author="Dr. Amy R." w:date="2023-01-26T14:13:00Z">
        <w:r w:rsidR="008C7CCB" w:rsidRPr="005A10E8">
          <w:rPr>
            <w:rStyle w:val="Hyperlink1"/>
          </w:rPr>
          <w:t xml:space="preserve">we performed </w:t>
        </w:r>
      </w:ins>
      <w:r w:rsidRPr="005A10E8">
        <w:rPr>
          <w:rStyle w:val="Hyperlink1"/>
        </w:rPr>
        <w:t>additional estimations</w:t>
      </w:r>
      <w:del w:id="747" w:author="Dr. Amy R." w:date="2023-01-26T14:13:00Z">
        <w:r w:rsidRPr="005A10E8" w:rsidDel="008C7CCB">
          <w:rPr>
            <w:rStyle w:val="Hyperlink1"/>
          </w:rPr>
          <w:delText xml:space="preserve"> were performed</w:delText>
        </w:r>
      </w:del>
      <w:r w:rsidRPr="005A10E8">
        <w:rPr>
          <w:rStyle w:val="Hyperlink1"/>
        </w:rPr>
        <w:t xml:space="preserve">. Also, because </w:t>
      </w:r>
      <w:ins w:id="748" w:author="Dr. Amy R." w:date="2023-01-26T14:14:00Z">
        <w:r w:rsidR="008C7CCB" w:rsidRPr="005A10E8">
          <w:rPr>
            <w:rStyle w:val="Hyperlink1"/>
          </w:rPr>
          <w:t xml:space="preserve">masculinity and femininity might affect </w:t>
        </w:r>
      </w:ins>
      <w:r w:rsidRPr="005A10E8">
        <w:rPr>
          <w:rStyle w:val="Hyperlink1"/>
        </w:rPr>
        <w:t xml:space="preserve">physical appearance-occupation congruence </w:t>
      </w:r>
      <w:del w:id="749" w:author="Dr. Amy R." w:date="2023-01-26T14:14:00Z">
        <w:r w:rsidRPr="005A10E8" w:rsidDel="008C7CCB">
          <w:rPr>
            <w:rStyle w:val="Hyperlink1"/>
          </w:rPr>
          <w:delText xml:space="preserve">might be affected by </w:delText>
        </w:r>
      </w:del>
      <w:del w:id="750" w:author="Dr. Amy R." w:date="2023-01-26T14:13:00Z">
        <w:r w:rsidRPr="005A10E8" w:rsidDel="008C7CCB">
          <w:rPr>
            <w:rStyle w:val="Hyperlink1"/>
          </w:rPr>
          <w:delText xml:space="preserve">masculinity and femininity </w:delText>
        </w:r>
      </w:del>
      <w:r w:rsidRPr="005A10E8">
        <w:rPr>
          <w:rStyle w:val="Hyperlink1"/>
        </w:rPr>
        <w:t xml:space="preserve">(e.g., men that work as secretaries or women that work </w:t>
      </w:r>
      <w:ins w:id="751" w:author="Dr. Amy R." w:date="2023-01-27T06:00:00Z">
        <w:r w:rsidR="00583651">
          <w:rPr>
            <w:rStyle w:val="Hyperlink1"/>
          </w:rPr>
          <w:t>i</w:t>
        </w:r>
      </w:ins>
      <w:del w:id="752" w:author="Dr. Amy R." w:date="2023-01-27T06:00:00Z">
        <w:r w:rsidRPr="005A10E8" w:rsidDel="00583651">
          <w:rPr>
            <w:rStyle w:val="Hyperlink1"/>
          </w:rPr>
          <w:delText>o</w:delText>
        </w:r>
      </w:del>
      <w:r w:rsidRPr="005A10E8">
        <w:rPr>
          <w:rStyle w:val="Hyperlink1"/>
        </w:rPr>
        <w:t>n construction), several more models were estimated. Particularly, models 4, 6, 7, 8, 11</w:t>
      </w:r>
      <w:ins w:id="753" w:author="Dr. Amy R." w:date="2023-01-26T14:14:00Z">
        <w:r w:rsidR="008C7CCB" w:rsidRPr="005A10E8">
          <w:rPr>
            <w:rStyle w:val="Hyperlink1"/>
          </w:rPr>
          <w:t>,</w:t>
        </w:r>
      </w:ins>
      <w:r w:rsidRPr="005A10E8">
        <w:rPr>
          <w:rStyle w:val="Hyperlink1"/>
        </w:rPr>
        <w:t xml:space="preserve"> and 12 include the attractiveness covariate for the different datasets (i.e., full, male, and female), alone as well as in combination with perceived masculinity or femininity levels (i.e., models 5, 9, and 11, and 6, 10, and 12). Our interactive hypothesis systematically keeps its substantive effect size and statistical significance across all specifications. Importantly, attractiveness still explains a considerable amount of variance. Therefore, rather than providing alternative explanations for voting, this paper presents a complementary story</w:t>
      </w:r>
      <w:ins w:id="754" w:author="Dr. Amy R." w:date="2023-01-26T14:15:00Z">
        <w:r w:rsidR="008C7CCB" w:rsidRPr="005A10E8">
          <w:rPr>
            <w:rStyle w:val="Hyperlink1"/>
          </w:rPr>
          <w:t>.</w:t>
        </w:r>
      </w:ins>
      <w:del w:id="755" w:author="Dr. Amy R." w:date="2023-01-26T14:15:00Z">
        <w:r w:rsidRPr="005A10E8" w:rsidDel="008C7CCB">
          <w:rPr>
            <w:rStyle w:val="Hyperlink1"/>
          </w:rPr>
          <w:delText>:</w:delText>
        </w:r>
      </w:del>
      <w:r w:rsidRPr="005A10E8">
        <w:rPr>
          <w:rStyle w:val="Hyperlink1"/>
        </w:rPr>
        <w:t xml:space="preserve"> </w:t>
      </w:r>
      <w:ins w:id="756" w:author="Dr. Amy R." w:date="2023-01-26T14:15:00Z">
        <w:r w:rsidR="008C7CCB" w:rsidRPr="005A10E8">
          <w:rPr>
            <w:rStyle w:val="Hyperlink1"/>
          </w:rPr>
          <w:t>N</w:t>
        </w:r>
      </w:ins>
      <w:del w:id="757" w:author="Dr. Amy R." w:date="2023-01-26T14:15:00Z">
        <w:r w:rsidRPr="005A10E8" w:rsidDel="008C7CCB">
          <w:rPr>
            <w:rStyle w:val="Hyperlink1"/>
          </w:rPr>
          <w:delText>n</w:delText>
        </w:r>
      </w:del>
      <w:r w:rsidRPr="005A10E8">
        <w:rPr>
          <w:rStyle w:val="Hyperlink1"/>
        </w:rPr>
        <w:t xml:space="preserve">ot only does attractiveness predict voting, as past research correctly argues, but physical appearance-based class status </w:t>
      </w:r>
      <w:ins w:id="758" w:author="Dr. Amy R." w:date="2023-01-26T14:15:00Z">
        <w:r w:rsidR="008C7CCB" w:rsidRPr="005A10E8">
          <w:rPr>
            <w:rStyle w:val="Hyperlink1"/>
          </w:rPr>
          <w:t xml:space="preserve">also </w:t>
        </w:r>
      </w:ins>
      <w:r w:rsidRPr="005A10E8">
        <w:rPr>
          <w:rStyle w:val="Hyperlink1"/>
        </w:rPr>
        <w:t>matters</w:t>
      </w:r>
      <w:del w:id="759" w:author="Dr. Amy R." w:date="2023-01-26T14:15:00Z">
        <w:r w:rsidRPr="005A10E8" w:rsidDel="008C7CCB">
          <w:rPr>
            <w:rStyle w:val="Hyperlink1"/>
          </w:rPr>
          <w:delText xml:space="preserve"> too</w:delText>
        </w:r>
      </w:del>
      <w:r w:rsidRPr="005A10E8">
        <w:rPr>
          <w:rStyle w:val="Hyperlink1"/>
        </w:rPr>
        <w:t xml:space="preserve">. </w:t>
      </w:r>
    </w:p>
    <w:p w14:paraId="5754B2C9" w14:textId="6451200B" w:rsidR="00C14C58" w:rsidRPr="005A10E8" w:rsidRDefault="00000000">
      <w:pPr>
        <w:pStyle w:val="Body"/>
        <w:spacing w:before="200" w:after="200"/>
        <w:jc w:val="both"/>
      </w:pPr>
      <w:bookmarkStart w:id="760" w:name="_headingh.1t3h5sf"/>
      <w:bookmarkEnd w:id="760"/>
      <w:r w:rsidRPr="005A10E8">
        <w:rPr>
          <w:rStyle w:val="Hyperlink1"/>
        </w:rPr>
        <w:t xml:space="preserve">Moving forward, models 7 and 8 strongly suggest that attractiveness helps male candidates </w:t>
      </w:r>
      <w:r w:rsidRPr="005A10E8">
        <w:rPr>
          <w:rStyle w:val="None"/>
          <w:i/>
          <w:iCs/>
        </w:rPr>
        <w:t>more</w:t>
      </w:r>
      <w:r w:rsidRPr="005A10E8">
        <w:rPr>
          <w:rStyle w:val="Hyperlink1"/>
        </w:rPr>
        <w:t xml:space="preserve"> </w:t>
      </w:r>
      <w:del w:id="761" w:author="Dr. Amy R." w:date="2023-01-26T14:15:00Z">
        <w:r w:rsidRPr="005A10E8" w:rsidDel="008C7CCB">
          <w:rPr>
            <w:rStyle w:val="Hyperlink1"/>
          </w:rPr>
          <w:delText>compared to</w:delText>
        </w:r>
      </w:del>
      <w:ins w:id="762" w:author="Dr. Amy R." w:date="2023-01-26T14:15:00Z">
        <w:r w:rsidR="008C7CCB" w:rsidRPr="005A10E8">
          <w:rPr>
            <w:rStyle w:val="Hyperlink1"/>
          </w:rPr>
          <w:t>than it does</w:t>
        </w:r>
      </w:ins>
      <w:r w:rsidRPr="005A10E8">
        <w:rPr>
          <w:rStyle w:val="Hyperlink1"/>
        </w:rPr>
        <w:t xml:space="preserve"> female candidates. This is in line with prior findings </w:t>
      </w:r>
      <w:hyperlink r:id="rId92" w:history="1">
        <w:r w:rsidRPr="005A10E8">
          <w:rPr>
            <w:rStyle w:val="Hyperlink1"/>
          </w:rPr>
          <w:t>(Ditonto &amp; Mattes, 2018, p. 430)</w:t>
        </w:r>
      </w:hyperlink>
      <w:r w:rsidRPr="005A10E8">
        <w:rPr>
          <w:rStyle w:val="Hyperlink1"/>
        </w:rPr>
        <w:t xml:space="preserve">. For example, </w:t>
      </w:r>
      <w:r w:rsidRPr="005A10E8">
        <w:fldChar w:fldCharType="begin"/>
      </w:r>
      <w:r w:rsidRPr="005A10E8">
        <w:instrText>HYPERLINK "https://www.zotero.org/google-docs/?vNEI3n"</w:instrText>
      </w:r>
      <w:r w:rsidRPr="005A10E8">
        <w:fldChar w:fldCharType="separate"/>
      </w:r>
      <w:r w:rsidRPr="005A10E8">
        <w:rPr>
          <w:rStyle w:val="Hyperlink1"/>
        </w:rPr>
        <w:t xml:space="preserve">Kuwabara and </w:t>
      </w:r>
      <w:proofErr w:type="spellStart"/>
      <w:r w:rsidRPr="005A10E8">
        <w:rPr>
          <w:rStyle w:val="Hyperlink1"/>
        </w:rPr>
        <w:t>Thébaud</w:t>
      </w:r>
      <w:proofErr w:type="spellEnd"/>
      <w:r w:rsidRPr="005A10E8">
        <w:rPr>
          <w:rStyle w:val="Hyperlink1"/>
        </w:rPr>
        <w:t xml:space="preserve"> (2017</w:t>
      </w:r>
      <w:del w:id="763" w:author="Dr. Amy R." w:date="2023-01-26T14:16:00Z">
        <w:r w:rsidRPr="005A10E8" w:rsidDel="008C7CCB">
          <w:rPr>
            <w:rStyle w:val="Hyperlink1"/>
          </w:rPr>
          <w:delText>, p. 1371</w:delText>
        </w:r>
      </w:del>
      <w:r w:rsidRPr="005A10E8">
        <w:rPr>
          <w:rStyle w:val="Hyperlink1"/>
        </w:rPr>
        <w:t>)</w:t>
      </w:r>
      <w:r w:rsidRPr="005A10E8">
        <w:rPr>
          <w:rStyle w:val="Hyperlink1"/>
        </w:rPr>
        <w:fldChar w:fldCharType="end"/>
      </w:r>
      <w:r w:rsidRPr="005A10E8">
        <w:rPr>
          <w:rStyle w:val="Hyperlink1"/>
        </w:rPr>
        <w:t xml:space="preserve"> explain that </w:t>
      </w:r>
      <w:r w:rsidRPr="005A10E8">
        <w:rPr>
          <w:rStyle w:val="Hyperlink1"/>
          <w:rtl/>
        </w:rPr>
        <w:t>“</w:t>
      </w:r>
      <w:r w:rsidRPr="005A10E8">
        <w:rPr>
          <w:rStyle w:val="Hyperlink1"/>
        </w:rPr>
        <w:t xml:space="preserve">women seeking business loans were even </w:t>
      </w:r>
      <w:r w:rsidRPr="005A10E8">
        <w:rPr>
          <w:rStyle w:val="None"/>
          <w:i/>
          <w:iCs/>
        </w:rPr>
        <w:t>less</w:t>
      </w:r>
      <w:r w:rsidRPr="005A10E8">
        <w:rPr>
          <w:rStyle w:val="Hyperlink1"/>
        </w:rPr>
        <w:t xml:space="preserve"> likely to receive funding if they were attractive</w:t>
      </w:r>
      <w:del w:id="764" w:author="Dr. Amy R." w:date="2023-01-26T14:16:00Z">
        <w:r w:rsidRPr="005A10E8" w:rsidDel="008C7CCB">
          <w:rPr>
            <w:rStyle w:val="Hyperlink1"/>
          </w:rPr>
          <w:delText>.</w:delText>
        </w:r>
      </w:del>
      <w:r w:rsidRPr="005A10E8">
        <w:rPr>
          <w:rStyle w:val="Hyperlink1"/>
        </w:rPr>
        <w:t>”</w:t>
      </w:r>
      <w:ins w:id="765" w:author="Dr. Amy R." w:date="2023-01-26T14:16:00Z">
        <w:r w:rsidR="008C7CCB" w:rsidRPr="005A10E8">
          <w:rPr>
            <w:rStyle w:val="Hyperlink1"/>
          </w:rPr>
          <w:t xml:space="preserve"> (p. 1371</w:t>
        </w:r>
        <w:r w:rsidR="005A10E8" w:rsidRPr="005A10E8">
          <w:rPr>
            <w:rStyle w:val="Hyperlink1"/>
          </w:rPr>
          <w:t>).</w:t>
        </w:r>
      </w:ins>
      <w:r w:rsidRPr="005A10E8">
        <w:rPr>
          <w:rStyle w:val="Hyperlink1"/>
        </w:rPr>
        <w:t xml:space="preserve"> All in all, the working</w:t>
      </w:r>
      <w:ins w:id="766" w:author="Dr. Amy R." w:date="2023-01-26T14:16:00Z">
        <w:r w:rsidR="005A10E8" w:rsidRPr="005A10E8">
          <w:rPr>
            <w:rStyle w:val="Hyperlink1"/>
          </w:rPr>
          <w:t>-</w:t>
        </w:r>
      </w:ins>
      <w:del w:id="767" w:author="Dr. Amy R." w:date="2023-01-26T14:16:00Z">
        <w:r w:rsidRPr="005A10E8" w:rsidDel="005A10E8">
          <w:rPr>
            <w:rStyle w:val="Hyperlink1"/>
          </w:rPr>
          <w:delText xml:space="preserve"> </w:delText>
        </w:r>
      </w:del>
      <w:r w:rsidRPr="005A10E8">
        <w:rPr>
          <w:rStyle w:val="Hyperlink1"/>
        </w:rPr>
        <w:t>life-related outcomes of physical attractiveness (including elections) indicate</w:t>
      </w:r>
      <w:del w:id="768" w:author="Dr. Amy R." w:date="2023-01-26T14:17:00Z">
        <w:r w:rsidRPr="005A10E8" w:rsidDel="005A10E8">
          <w:rPr>
            <w:rStyle w:val="Hyperlink1"/>
          </w:rPr>
          <w:delText>s</w:delText>
        </w:r>
      </w:del>
      <w:r w:rsidRPr="005A10E8">
        <w:rPr>
          <w:rStyle w:val="Hyperlink1"/>
        </w:rPr>
        <w:t xml:space="preserve"> that while social outcomes for men are positive and consistent, the same outcomes for women are </w:t>
      </w:r>
      <w:del w:id="769" w:author="Dr. Amy R." w:date="2023-01-26T14:17:00Z">
        <w:r w:rsidRPr="005A10E8" w:rsidDel="005A10E8">
          <w:rPr>
            <w:rStyle w:val="Hyperlink1"/>
          </w:rPr>
          <w:delText xml:space="preserve">in fact </w:delText>
        </w:r>
      </w:del>
      <w:r w:rsidRPr="005A10E8">
        <w:rPr>
          <w:rStyle w:val="Hyperlink1"/>
        </w:rPr>
        <w:t xml:space="preserve">inconsistent because attractive women can be both rewarded </w:t>
      </w:r>
      <w:r w:rsidRPr="005A10E8">
        <w:rPr>
          <w:rStyle w:val="None"/>
          <w:i/>
          <w:iCs/>
        </w:rPr>
        <w:t>and</w:t>
      </w:r>
      <w:r w:rsidRPr="005A10E8">
        <w:rPr>
          <w:rStyle w:val="Hyperlink1"/>
        </w:rPr>
        <w:t xml:space="preserve"> penalized </w:t>
      </w:r>
      <w:del w:id="770" w:author="Dr. Amy R." w:date="2023-01-26T14:17:00Z">
        <w:r w:rsidRPr="005A10E8" w:rsidDel="005A10E8">
          <w:rPr>
            <w:rStyle w:val="Hyperlink1"/>
          </w:rPr>
          <w:delText>because of</w:delText>
        </w:r>
      </w:del>
      <w:ins w:id="771" w:author="Dr. Amy R." w:date="2023-01-26T14:17:00Z">
        <w:r w:rsidR="005A10E8" w:rsidRPr="005A10E8">
          <w:rPr>
            <w:rStyle w:val="Hyperlink1"/>
          </w:rPr>
          <w:t>for</w:t>
        </w:r>
      </w:ins>
      <w:r w:rsidRPr="005A10E8">
        <w:rPr>
          <w:rStyle w:val="Hyperlink1"/>
        </w:rPr>
        <w:t xml:space="preserve"> how they look </w:t>
      </w:r>
      <w:hyperlink r:id="rId93" w:history="1">
        <w:r w:rsidRPr="005A10E8">
          <w:rPr>
            <w:rStyle w:val="Hyperlink1"/>
          </w:rPr>
          <w:t>(Pajunen et al., 2021)</w:t>
        </w:r>
      </w:hyperlink>
      <w:r w:rsidRPr="005A10E8">
        <w:rPr>
          <w:rStyle w:val="Hyperlink1"/>
        </w:rPr>
        <w:t>.</w:t>
      </w:r>
    </w:p>
    <w:p w14:paraId="675BA508"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3: Marginal Effects of the Interaction Term Between Physical Appearance-Occupation Congruence and Social Class on Votes Received</w:t>
      </w:r>
    </w:p>
    <w:p w14:paraId="41D6FFD8" w14:textId="77777777" w:rsidR="00C14C58" w:rsidRPr="005A10E8" w:rsidRDefault="00000000">
      <w:pPr>
        <w:pStyle w:val="Body"/>
        <w:spacing w:before="200" w:after="200"/>
        <w:jc w:val="center"/>
      </w:pPr>
      <w:r w:rsidRPr="005A10E8">
        <w:rPr>
          <w:rStyle w:val="None"/>
          <w:b/>
          <w:bCs/>
          <w:color w:val="202124"/>
          <w:u w:color="202124"/>
        </w:rPr>
        <w:t>[FIGURE 3 ABOUT HERE]</w:t>
      </w:r>
    </w:p>
    <w:p w14:paraId="7021D66F" w14:textId="77777777" w:rsidR="00C14C58" w:rsidRPr="005A10E8" w:rsidRDefault="00000000">
      <w:pPr>
        <w:pStyle w:val="Body"/>
        <w:spacing w:before="200" w:after="200"/>
        <w:jc w:val="both"/>
        <w:sectPr w:rsidR="00C14C58" w:rsidRPr="005A10E8">
          <w:headerReference w:type="default" r:id="rId94"/>
          <w:footerReference w:type="default" r:id="rId95"/>
          <w:pgSz w:w="11900" w:h="16840"/>
          <w:pgMar w:top="1440" w:right="1440" w:bottom="1440" w:left="1440" w:header="720" w:footer="720" w:gutter="0"/>
          <w:pgNumType w:start="1"/>
          <w:cols w:space="720"/>
        </w:sectPr>
      </w:pPr>
      <w:r w:rsidRPr="005A10E8">
        <w:rPr>
          <w:rStyle w:val="None"/>
          <w:b/>
          <w:bCs/>
        </w:rPr>
        <w:lastRenderedPageBreak/>
        <w:t>Figure 3  Note</w:t>
      </w:r>
      <w:r w:rsidRPr="005A10E8">
        <w:rPr>
          <w:rStyle w:val="Hyperlink1"/>
        </w:rPr>
        <w:t>: The figure shows the marginal effects of the interaction term between physical appearance and social class on the number of votes candidates received. These effects were obtained from Equation 1</w:t>
      </w:r>
      <w:del w:id="772" w:author="Dr. Amy R." w:date="2023-01-26T14:17:00Z">
        <w:r w:rsidRPr="005A10E8" w:rsidDel="005A10E8">
          <w:rPr>
            <w:rStyle w:val="Hyperlink1"/>
          </w:rPr>
          <w:delText xml:space="preserve"> </w:delText>
        </w:r>
      </w:del>
      <w:r w:rsidRPr="005A10E8">
        <w:rPr>
          <w:rStyle w:val="Hyperlink1"/>
        </w:rPr>
        <w:t xml:space="preserve"> (in Table 3, models 1, 2, and 3). Substantively, the figure shows that Finnish citizens systematically vote for candidates that look like they have and do have upper-class occupations. Furthermore, there exists a systematic electoral penalty, particularly for female candidates who look like they have and do have working-class occupations (panel 3).</w:t>
      </w:r>
    </w:p>
    <w:p w14:paraId="5D2C5FC7"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lastRenderedPageBreak/>
        <w:t>Table 2: Physical Appearance and Voting in the 2017 Finnish Municipal Elections: Baseline Models Without the Interaction Term</w:t>
      </w:r>
    </w:p>
    <w:p w14:paraId="0A632E16" w14:textId="77777777" w:rsidR="00C14C58" w:rsidRPr="005A10E8" w:rsidRDefault="00000000">
      <w:pPr>
        <w:pStyle w:val="Body"/>
        <w:spacing w:before="200" w:after="200"/>
        <w:jc w:val="center"/>
      </w:pPr>
      <w:r w:rsidRPr="005A10E8">
        <w:rPr>
          <w:rStyle w:val="None"/>
          <w:b/>
          <w:bCs/>
          <w:color w:val="202124"/>
          <w:u w:color="202124"/>
        </w:rPr>
        <w:t>[TABLE 2 ABOUT HERE]</w:t>
      </w:r>
    </w:p>
    <w:p w14:paraId="19EBBED6" w14:textId="77777777" w:rsidR="00C14C58" w:rsidRPr="005A10E8" w:rsidRDefault="00000000">
      <w:pPr>
        <w:pStyle w:val="Body"/>
        <w:spacing w:before="200" w:after="200"/>
        <w:jc w:val="both"/>
      </w:pPr>
      <w:r w:rsidRPr="005A10E8">
        <w:rPr>
          <w:rStyle w:val="Hyperlink1"/>
          <w:rFonts w:ascii="Arial Unicode MS" w:hAnsi="Arial Unicode MS"/>
        </w:rPr>
        <w:br w:type="page"/>
      </w:r>
    </w:p>
    <w:p w14:paraId="0404DE1B"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lastRenderedPageBreak/>
        <w:t>Table 3: Physical Appearance and Voting in the 2017 Finnish Municipal Elections</w:t>
      </w:r>
    </w:p>
    <w:p w14:paraId="49C9546D" w14:textId="77777777" w:rsidR="00C14C58" w:rsidRPr="005A10E8" w:rsidRDefault="00000000">
      <w:pPr>
        <w:pStyle w:val="Body"/>
        <w:spacing w:before="200" w:after="200"/>
        <w:jc w:val="center"/>
      </w:pPr>
      <w:r w:rsidRPr="005A10E8">
        <w:rPr>
          <w:rStyle w:val="None"/>
          <w:b/>
          <w:bCs/>
          <w:color w:val="202124"/>
          <w:u w:color="202124"/>
        </w:rPr>
        <w:t>[TABLE 3 ABOUT HERE]</w:t>
      </w:r>
    </w:p>
    <w:p w14:paraId="4BB8B04A" w14:textId="77777777" w:rsidR="00C14C58" w:rsidRPr="005A10E8" w:rsidRDefault="00C14C58">
      <w:pPr>
        <w:pStyle w:val="Body"/>
        <w:spacing w:before="200" w:after="200"/>
        <w:jc w:val="both"/>
        <w:sectPr w:rsidR="00C14C58" w:rsidRPr="005A10E8">
          <w:headerReference w:type="default" r:id="rId96"/>
          <w:pgSz w:w="11900" w:h="16840"/>
          <w:pgMar w:top="1440" w:right="1440" w:bottom="1440" w:left="1440" w:header="720" w:footer="720" w:gutter="0"/>
          <w:cols w:space="720"/>
        </w:sectPr>
      </w:pPr>
    </w:p>
    <w:p w14:paraId="074FE6CB" w14:textId="77777777" w:rsidR="00C14C58" w:rsidRPr="005A10E8" w:rsidRDefault="00000000" w:rsidP="00917395">
      <w:pPr>
        <w:pStyle w:val="Heading3"/>
        <w:spacing w:before="200" w:after="200"/>
        <w:jc w:val="both"/>
        <w:pPrChange w:id="773" w:author="Dr. Amy R." w:date="2023-01-28T14:04:00Z">
          <w:pPr>
            <w:pStyle w:val="Heading3"/>
            <w:spacing w:before="200" w:after="200"/>
            <w:jc w:val="both"/>
          </w:pPr>
        </w:pPrChange>
      </w:pPr>
      <w:bookmarkStart w:id="774" w:name="_headingh.4d34og8"/>
      <w:bookmarkEnd w:id="774"/>
      <w:r w:rsidRPr="005A10E8">
        <w:rPr>
          <w:rStyle w:val="Hyperlink1"/>
        </w:rPr>
        <w:lastRenderedPageBreak/>
        <w:t xml:space="preserve">Discussion </w:t>
      </w:r>
    </w:p>
    <w:p w14:paraId="1F55C068" w14:textId="1D2D17CA" w:rsidR="00C14C58" w:rsidRPr="005A10E8" w:rsidRDefault="00000000" w:rsidP="00917395">
      <w:pPr>
        <w:pStyle w:val="Body"/>
        <w:spacing w:before="200" w:after="200"/>
        <w:jc w:val="both"/>
        <w:rPr>
          <w:rStyle w:val="None"/>
          <w:color w:val="202124"/>
          <w:u w:color="202124"/>
          <w:shd w:val="clear" w:color="auto" w:fill="FCFCFC"/>
        </w:rPr>
        <w:pPrChange w:id="775" w:author="Dr. Amy R." w:date="2023-01-28T14:04:00Z">
          <w:pPr>
            <w:pStyle w:val="Body"/>
            <w:spacing w:before="200" w:after="200"/>
            <w:jc w:val="both"/>
          </w:pPr>
        </w:pPrChange>
      </w:pPr>
      <w:del w:id="776" w:author="Dr. Amy R." w:date="2023-01-26T14:18:00Z">
        <w:r w:rsidRPr="005A10E8" w:rsidDel="005A10E8">
          <w:rPr>
            <w:rStyle w:val="None"/>
            <w:color w:val="202124"/>
            <w:u w:color="202124"/>
            <w:shd w:val="clear" w:color="auto" w:fill="FCFCFC"/>
          </w:rPr>
          <w:delText>The study</w:delText>
        </w:r>
      </w:del>
      <w:ins w:id="777" w:author="Dr. Amy R." w:date="2023-01-26T14:18:00Z">
        <w:r w:rsidR="005A10E8" w:rsidRPr="005A10E8">
          <w:rPr>
            <w:rStyle w:val="None"/>
            <w:color w:val="202124"/>
            <w:u w:color="202124"/>
            <w:shd w:val="clear" w:color="auto" w:fill="FCFCFC"/>
          </w:rPr>
          <w:t>S</w:t>
        </w:r>
      </w:ins>
      <w:ins w:id="778" w:author="Dr. Amy R." w:date="2023-01-26T14:19:00Z">
        <w:r w:rsidR="005A10E8" w:rsidRPr="005A10E8">
          <w:rPr>
            <w:rStyle w:val="None"/>
            <w:color w:val="202124"/>
            <w:u w:color="202124"/>
            <w:shd w:val="clear" w:color="auto" w:fill="FCFCFC"/>
          </w:rPr>
          <w:t>tudies</w:t>
        </w:r>
      </w:ins>
      <w:r w:rsidRPr="005A10E8">
        <w:rPr>
          <w:rStyle w:val="None"/>
          <w:color w:val="202124"/>
          <w:u w:color="202124"/>
          <w:shd w:val="clear" w:color="auto" w:fill="FCFCFC"/>
        </w:rPr>
        <w:t xml:space="preserve"> of electoral preferences ha</w:t>
      </w:r>
      <w:ins w:id="779" w:author="Dr. Amy R." w:date="2023-01-26T14:19:00Z">
        <w:r w:rsidR="005A10E8" w:rsidRPr="005A10E8">
          <w:rPr>
            <w:rStyle w:val="None"/>
            <w:color w:val="202124"/>
            <w:u w:color="202124"/>
            <w:shd w:val="clear" w:color="auto" w:fill="FCFCFC"/>
          </w:rPr>
          <w:t>ve</w:t>
        </w:r>
      </w:ins>
      <w:del w:id="780" w:author="Dr. Amy R." w:date="2023-01-26T14:19:00Z">
        <w:r w:rsidRPr="005A10E8" w:rsidDel="005A10E8">
          <w:rPr>
            <w:rStyle w:val="None"/>
            <w:color w:val="202124"/>
            <w:u w:color="202124"/>
            <w:shd w:val="clear" w:color="auto" w:fill="FCFCFC"/>
          </w:rPr>
          <w:delText>s</w:delText>
        </w:r>
      </w:del>
      <w:r w:rsidRPr="005A10E8">
        <w:rPr>
          <w:rStyle w:val="None"/>
          <w:color w:val="202124"/>
          <w:u w:color="202124"/>
          <w:shd w:val="clear" w:color="auto" w:fill="FCFCFC"/>
        </w:rPr>
        <w:t xml:space="preserve"> long recognized the importance of candidates' physical attractiveness. However, </w:t>
      </w:r>
      <w:del w:id="781" w:author="Dr. Amy R." w:date="2023-01-26T14:19:00Z">
        <w:r w:rsidRPr="005A10E8" w:rsidDel="005A10E8">
          <w:rPr>
            <w:rStyle w:val="None"/>
            <w:color w:val="202124"/>
            <w:u w:color="202124"/>
            <w:shd w:val="clear" w:color="auto" w:fill="FCFCFC"/>
          </w:rPr>
          <w:delText xml:space="preserve">very little attention has been paid to </w:delText>
        </w:r>
      </w:del>
      <w:r w:rsidRPr="005A10E8">
        <w:rPr>
          <w:rStyle w:val="None"/>
          <w:color w:val="202124"/>
          <w:u w:color="202124"/>
          <w:shd w:val="clear" w:color="auto" w:fill="FCFCFC"/>
        </w:rPr>
        <w:t>other aspects of physical appearance</w:t>
      </w:r>
      <w:ins w:id="782" w:author="Dr. Amy R." w:date="2023-01-26T14:19:00Z">
        <w:r w:rsidR="005A10E8" w:rsidRPr="005A10E8">
          <w:rPr>
            <w:rStyle w:val="None"/>
            <w:color w:val="202124"/>
            <w:u w:color="202124"/>
            <w:shd w:val="clear" w:color="auto" w:fill="FCFCFC"/>
          </w:rPr>
          <w:t xml:space="preserve"> receive very little attention</w:t>
        </w:r>
      </w:ins>
      <w:r w:rsidRPr="005A10E8">
        <w:rPr>
          <w:rStyle w:val="None"/>
          <w:color w:val="202124"/>
          <w:u w:color="202124"/>
          <w:shd w:val="clear" w:color="auto" w:fill="FCFCFC"/>
        </w:rPr>
        <w:t xml:space="preserve">. This paper provides evidence that such emphasis generates an incomplete understanding of the significance of physical appearance </w:t>
      </w:r>
      <w:del w:id="783" w:author="Dr. Amy R." w:date="2023-01-26T14:19:00Z">
        <w:r w:rsidRPr="005A10E8" w:rsidDel="005A10E8">
          <w:rPr>
            <w:rStyle w:val="None"/>
            <w:color w:val="202124"/>
            <w:u w:color="202124"/>
            <w:shd w:val="clear" w:color="auto" w:fill="FCFCFC"/>
          </w:rPr>
          <w:delText xml:space="preserve">on </w:delText>
        </w:r>
      </w:del>
      <w:ins w:id="784" w:author="Dr. Amy R." w:date="2023-01-26T14:19:00Z">
        <w:r w:rsidR="005A10E8" w:rsidRPr="005A10E8">
          <w:rPr>
            <w:rStyle w:val="None"/>
            <w:color w:val="202124"/>
            <w:u w:color="202124"/>
            <w:shd w:val="clear" w:color="auto" w:fill="FCFCFC"/>
          </w:rPr>
          <w:t xml:space="preserve">for </w:t>
        </w:r>
      </w:ins>
      <w:r w:rsidRPr="005A10E8">
        <w:rPr>
          <w:rStyle w:val="None"/>
          <w:color w:val="202124"/>
          <w:u w:color="202124"/>
          <w:shd w:val="clear" w:color="auto" w:fill="FCFCFC"/>
        </w:rPr>
        <w:t xml:space="preserve">the likelihood of winning votes. </w:t>
      </w:r>
    </w:p>
    <w:p w14:paraId="37C31446" w14:textId="1BE63A77" w:rsidR="00C14C58" w:rsidRPr="005A10E8" w:rsidRDefault="00000000" w:rsidP="00917395">
      <w:pPr>
        <w:pStyle w:val="Body"/>
        <w:spacing w:before="200" w:after="200"/>
        <w:jc w:val="both"/>
        <w:pPrChange w:id="785" w:author="Dr. Amy R." w:date="2023-01-28T14:04:00Z">
          <w:pPr>
            <w:pStyle w:val="Body"/>
            <w:spacing w:before="200" w:after="200"/>
            <w:jc w:val="both"/>
          </w:pPr>
        </w:pPrChange>
      </w:pPr>
      <w:r w:rsidRPr="005A10E8">
        <w:rPr>
          <w:rStyle w:val="None"/>
          <w:color w:val="202124"/>
          <w:u w:color="202124"/>
          <w:shd w:val="clear" w:color="auto" w:fill="FCFCFC"/>
        </w:rPr>
        <w:t xml:space="preserve">Previous studies argue that voters use heuristic shortcuts to make their voting decisions. Drawing from the </w:t>
      </w:r>
      <w:del w:id="786" w:author="Dr. Amy R." w:date="2023-01-26T14:19:00Z">
        <w:r w:rsidRPr="005A10E8" w:rsidDel="005A10E8">
          <w:rPr>
            <w:rStyle w:val="None"/>
            <w:color w:val="202124"/>
            <w:u w:color="202124"/>
            <w:shd w:val="clear" w:color="auto" w:fill="FCFCFC"/>
          </w:rPr>
          <w:delText xml:space="preserve"> </w:delText>
        </w:r>
      </w:del>
      <w:r w:rsidRPr="005A10E8">
        <w:rPr>
          <w:rStyle w:val="Hyperlink1"/>
        </w:rPr>
        <w:t>expectation-states theory</w:t>
      </w:r>
      <w:ins w:id="787" w:author="Dr. Amy R." w:date="2023-01-26T14:20:00Z">
        <w:r w:rsidR="005A10E8" w:rsidRPr="005A10E8">
          <w:rPr>
            <w:rStyle w:val="Hyperlink1"/>
          </w:rPr>
          <w:t>,</w:t>
        </w:r>
      </w:ins>
      <w:r w:rsidRPr="005A10E8">
        <w:rPr>
          <w:rStyle w:val="Hyperlink1"/>
        </w:rPr>
        <w:t xml:space="preserve"> we argue that information about candidates</w:t>
      </w:r>
      <w:r w:rsidRPr="005A10E8">
        <w:rPr>
          <w:rStyle w:val="Hyperlink1"/>
          <w:rtl/>
        </w:rPr>
        <w:t xml:space="preserve">’ </w:t>
      </w:r>
      <w:r w:rsidRPr="005A10E8">
        <w:rPr>
          <w:rStyle w:val="Hyperlink1"/>
        </w:rPr>
        <w:t xml:space="preserve">occupations, combined with information about </w:t>
      </w:r>
      <w:r w:rsidR="005A10E8">
        <w:rPr>
          <w:rStyle w:val="Hyperlink1"/>
        </w:rPr>
        <w:t>candidates’ p</w:t>
      </w:r>
      <w:r w:rsidRPr="005A10E8">
        <w:rPr>
          <w:rStyle w:val="Hyperlink1"/>
        </w:rPr>
        <w:t xml:space="preserve">hysical appearance, function as cues </w:t>
      </w:r>
      <w:ins w:id="788" w:author="Dr. Amy R." w:date="2023-01-26T14:24:00Z">
        <w:r w:rsidR="005A10E8">
          <w:rPr>
            <w:rStyle w:val="Hyperlink1"/>
          </w:rPr>
          <w:t>for</w:t>
        </w:r>
      </w:ins>
      <w:del w:id="789" w:author="Dr. Amy R." w:date="2023-01-26T14:24:00Z">
        <w:r w:rsidRPr="005A10E8" w:rsidDel="005A10E8">
          <w:rPr>
            <w:rStyle w:val="Hyperlink1"/>
          </w:rPr>
          <w:delText>of</w:delText>
        </w:r>
      </w:del>
      <w:r w:rsidRPr="005A10E8">
        <w:rPr>
          <w:rStyle w:val="Hyperlink1"/>
        </w:rPr>
        <w:t xml:space="preserve"> status that have an effect on voting choices in low-information elections. Specifically, we show that Finnish citizens systematically vote for candidates that look like they have (and do have) upper-class occupations. Our results are rather uncomfortable. Since Finnish society is highly egalitarian, Finland serves as a </w:t>
      </w:r>
      <w:r w:rsidRPr="005A10E8">
        <w:rPr>
          <w:rStyle w:val="Hyperlink1"/>
          <w:rtl/>
        </w:rPr>
        <w:t>“</w:t>
      </w:r>
      <w:r w:rsidRPr="005A10E8">
        <w:rPr>
          <w:rStyle w:val="Hyperlink1"/>
        </w:rPr>
        <w:t xml:space="preserve">hard case” for unequal outcomes, improving the inferential leverage of our empirical findings. Also, </w:t>
      </w:r>
      <w:del w:id="790" w:author="Dr. Amy R." w:date="2023-01-26T14:24:00Z">
        <w:r w:rsidRPr="005A10E8" w:rsidDel="005A10E8">
          <w:rPr>
            <w:rStyle w:val="Hyperlink1"/>
          </w:rPr>
          <w:delText xml:space="preserve">our results, </w:delText>
        </w:r>
      </w:del>
      <w:r w:rsidRPr="005A10E8">
        <w:rPr>
          <w:rStyle w:val="Hyperlink1"/>
        </w:rPr>
        <w:t xml:space="preserve">more than providing an alternative explanation for voting based on physical attractiveness, </w:t>
      </w:r>
      <w:ins w:id="791" w:author="Dr. Amy R." w:date="2023-01-26T14:24:00Z">
        <w:r w:rsidR="005A10E8">
          <w:rPr>
            <w:rStyle w:val="Hyperlink1"/>
          </w:rPr>
          <w:t xml:space="preserve">our results </w:t>
        </w:r>
      </w:ins>
      <w:r w:rsidRPr="005A10E8">
        <w:rPr>
          <w:rStyle w:val="Hyperlink1"/>
        </w:rPr>
        <w:t xml:space="preserve">present a complementary mechanism based on occupation-congruent physical appearance and inequality. </w:t>
      </w:r>
    </w:p>
    <w:p w14:paraId="51ED87A3" w14:textId="6ABFB7A1" w:rsidR="00C14C58" w:rsidRPr="005A10E8" w:rsidRDefault="00000000" w:rsidP="00917395">
      <w:pPr>
        <w:pStyle w:val="Body"/>
        <w:spacing w:before="200" w:after="200"/>
        <w:jc w:val="both"/>
        <w:pPrChange w:id="792" w:author="Dr. Amy R." w:date="2023-01-28T14:04:00Z">
          <w:pPr>
            <w:pStyle w:val="Body"/>
            <w:spacing w:before="200" w:after="200"/>
            <w:jc w:val="both"/>
          </w:pPr>
        </w:pPrChange>
      </w:pPr>
      <w:r w:rsidRPr="005A10E8">
        <w:rPr>
          <w:rStyle w:val="Hyperlink1"/>
        </w:rPr>
        <w:t xml:space="preserve">Moreover, occupation as </w:t>
      </w:r>
      <w:ins w:id="793" w:author="Dr. Amy R." w:date="2023-01-26T14:25:00Z">
        <w:r w:rsidR="005A10E8">
          <w:rPr>
            <w:rStyle w:val="Hyperlink1"/>
          </w:rPr>
          <w:t>one</w:t>
        </w:r>
      </w:ins>
      <w:del w:id="794" w:author="Dr. Amy R." w:date="2023-01-26T14:25:00Z">
        <w:r w:rsidRPr="005A10E8" w:rsidDel="005A10E8">
          <w:rPr>
            <w:rStyle w:val="Hyperlink1"/>
          </w:rPr>
          <w:delText>a</w:delText>
        </w:r>
      </w:del>
      <w:r w:rsidRPr="005A10E8">
        <w:rPr>
          <w:rStyle w:val="Hyperlink1"/>
        </w:rPr>
        <w:t xml:space="preserve"> status characteristic interacts with </w:t>
      </w:r>
      <w:del w:id="795" w:author="Dr. Amy R." w:date="2023-01-26T14:25:00Z">
        <w:r w:rsidRPr="005A10E8" w:rsidDel="005A10E8">
          <w:rPr>
            <w:rStyle w:val="Hyperlink1"/>
          </w:rPr>
          <w:delText xml:space="preserve">gender, </w:delText>
        </w:r>
      </w:del>
      <w:r w:rsidRPr="005A10E8">
        <w:rPr>
          <w:rStyle w:val="Hyperlink1"/>
        </w:rPr>
        <w:t>another</w:t>
      </w:r>
      <w:ins w:id="796" w:author="Dr. Amy R." w:date="2023-01-26T14:25:00Z">
        <w:r w:rsidR="005A10E8">
          <w:rPr>
            <w:rStyle w:val="Hyperlink1"/>
          </w:rPr>
          <w:t>, namely, gender</w:t>
        </w:r>
      </w:ins>
      <w:del w:id="797" w:author="Dr. Amy R." w:date="2023-01-26T14:25:00Z">
        <w:r w:rsidRPr="005A10E8" w:rsidDel="005A10E8">
          <w:rPr>
            <w:rStyle w:val="Hyperlink1"/>
          </w:rPr>
          <w:delText xml:space="preserve"> status characteristic</w:delText>
        </w:r>
      </w:del>
      <w:r w:rsidRPr="005A10E8">
        <w:rPr>
          <w:rStyle w:val="Hyperlink1"/>
        </w:rPr>
        <w:t xml:space="preserve">. We find that </w:t>
      </w:r>
      <w:ins w:id="798" w:author="Dr. Amy R." w:date="2023-01-26T14:25:00Z">
        <w:r w:rsidR="005A10E8">
          <w:rPr>
            <w:rStyle w:val="Hyperlink1"/>
          </w:rPr>
          <w:t>voters particularly penalize</w:t>
        </w:r>
      </w:ins>
      <w:ins w:id="799" w:author="Dr. Amy R." w:date="2023-01-26T14:26:00Z">
        <w:r w:rsidR="005A10E8">
          <w:rPr>
            <w:rStyle w:val="Hyperlink1"/>
          </w:rPr>
          <w:t xml:space="preserve"> </w:t>
        </w:r>
      </w:ins>
      <w:r w:rsidRPr="005A10E8">
        <w:rPr>
          <w:rStyle w:val="Hyperlink1"/>
        </w:rPr>
        <w:t>female candidates who have a working-class occupation and look like a representative of the working</w:t>
      </w:r>
      <w:ins w:id="800" w:author="Dr. Amy R." w:date="2023-01-27T06:01:00Z">
        <w:r w:rsidR="00583651">
          <w:rPr>
            <w:rStyle w:val="Hyperlink1"/>
          </w:rPr>
          <w:t xml:space="preserve"> </w:t>
        </w:r>
      </w:ins>
      <w:del w:id="801" w:author="Dr. Amy R." w:date="2023-01-27T06:01:00Z">
        <w:r w:rsidRPr="005A10E8" w:rsidDel="00583651">
          <w:rPr>
            <w:rStyle w:val="Hyperlink1"/>
          </w:rPr>
          <w:delText>-</w:delText>
        </w:r>
      </w:del>
      <w:r w:rsidRPr="005A10E8">
        <w:rPr>
          <w:rStyle w:val="Hyperlink1"/>
        </w:rPr>
        <w:t>class</w:t>
      </w:r>
      <w:del w:id="802" w:author="Dr. Amy R." w:date="2023-01-26T14:26:00Z">
        <w:r w:rsidRPr="005A10E8" w:rsidDel="005A10E8">
          <w:rPr>
            <w:rStyle w:val="Hyperlink1"/>
          </w:rPr>
          <w:delText xml:space="preserve"> are particularly penalized in elections</w:delText>
        </w:r>
      </w:del>
      <w:r w:rsidRPr="005A10E8">
        <w:rPr>
          <w:rStyle w:val="Hyperlink1"/>
        </w:rPr>
        <w:t xml:space="preserve">. In other words, the </w:t>
      </w:r>
      <w:r w:rsidRPr="005A10E8">
        <w:rPr>
          <w:rStyle w:val="Hyperlink1"/>
          <w:rtl/>
        </w:rPr>
        <w:t>“</w:t>
      </w:r>
      <w:r w:rsidRPr="005A10E8">
        <w:rPr>
          <w:rStyle w:val="Hyperlink1"/>
        </w:rPr>
        <w:t>double cue of occupational status</w:t>
      </w:r>
      <w:del w:id="803" w:author="Dr. Amy R." w:date="2023-01-26T14:26:00Z">
        <w:r w:rsidRPr="005A10E8" w:rsidDel="005A10E8">
          <w:rPr>
            <w:rStyle w:val="Hyperlink1"/>
          </w:rPr>
          <w:delText>,</w:delText>
        </w:r>
      </w:del>
      <w:r w:rsidRPr="005A10E8">
        <w:rPr>
          <w:rStyle w:val="Hyperlink1"/>
        </w:rPr>
        <w:t>”</w:t>
      </w:r>
      <w:del w:id="804" w:author="Dr. Amy R." w:date="2023-01-26T14:26:00Z">
        <w:r w:rsidRPr="005A10E8" w:rsidDel="005A10E8">
          <w:rPr>
            <w:rStyle w:val="Hyperlink1"/>
          </w:rPr>
          <w:delText xml:space="preserve"> </w:delText>
        </w:r>
      </w:del>
      <w:ins w:id="805" w:author="Dr. Amy R." w:date="2023-01-26T14:26:00Z">
        <w:r w:rsidR="005A10E8">
          <w:rPr>
            <w:rStyle w:val="Hyperlink1"/>
          </w:rPr>
          <w:t>—</w:t>
        </w:r>
      </w:ins>
      <w:r w:rsidRPr="005A10E8">
        <w:rPr>
          <w:rStyle w:val="Hyperlink1"/>
        </w:rPr>
        <w:t>that is, a lower-status occupational title (first cue) combined with a low-status appearance (second cue</w:t>
      </w:r>
      <w:del w:id="806" w:author="Dr. Amy R." w:date="2023-01-26T14:26:00Z">
        <w:r w:rsidRPr="005A10E8" w:rsidDel="005A10E8">
          <w:rPr>
            <w:rStyle w:val="Hyperlink1"/>
          </w:rPr>
          <w:delText xml:space="preserve">), </w:delText>
        </w:r>
      </w:del>
      <w:ins w:id="807" w:author="Dr. Amy R." w:date="2023-01-26T14:26:00Z">
        <w:r w:rsidR="005A10E8" w:rsidRPr="005A10E8">
          <w:rPr>
            <w:rStyle w:val="Hyperlink1"/>
          </w:rPr>
          <w:t>)</w:t>
        </w:r>
        <w:r w:rsidR="005A10E8">
          <w:rPr>
            <w:rStyle w:val="Hyperlink1"/>
          </w:rPr>
          <w:t>—</w:t>
        </w:r>
      </w:ins>
      <w:del w:id="808" w:author="Dr. Amy R." w:date="2023-01-26T14:26:00Z">
        <w:r w:rsidRPr="005A10E8" w:rsidDel="005A10E8">
          <w:rPr>
            <w:rStyle w:val="Hyperlink1"/>
          </w:rPr>
          <w:delText>concerns</w:delText>
        </w:r>
      </w:del>
      <w:r w:rsidRPr="005A10E8">
        <w:rPr>
          <w:rStyle w:val="Hyperlink1"/>
        </w:rPr>
        <w:t xml:space="preserve"> especially </w:t>
      </w:r>
      <w:ins w:id="809" w:author="Dr. Amy R." w:date="2023-01-26T14:26:00Z">
        <w:r w:rsidR="005A10E8" w:rsidRPr="005A10E8">
          <w:rPr>
            <w:rStyle w:val="Hyperlink1"/>
          </w:rPr>
          <w:t xml:space="preserve">concerns </w:t>
        </w:r>
      </w:ins>
      <w:r w:rsidRPr="005A10E8">
        <w:rPr>
          <w:rStyle w:val="Hyperlink1"/>
        </w:rPr>
        <w:t>women in electoral contexts. These results are in line with previous studies of physical attractiveness and labor</w:t>
      </w:r>
      <w:ins w:id="810" w:author="Dr. Amy R." w:date="2023-01-26T14:27:00Z">
        <w:r w:rsidR="000862FF">
          <w:rPr>
            <w:rStyle w:val="Hyperlink1"/>
          </w:rPr>
          <w:t>-</w:t>
        </w:r>
      </w:ins>
      <w:del w:id="811" w:author="Dr. Amy R." w:date="2023-01-26T14:27:00Z">
        <w:r w:rsidRPr="005A10E8" w:rsidDel="000862FF">
          <w:rPr>
            <w:rStyle w:val="Hyperlink1"/>
          </w:rPr>
          <w:delText xml:space="preserve"> </w:delText>
        </w:r>
      </w:del>
      <w:r w:rsidRPr="005A10E8">
        <w:rPr>
          <w:rStyle w:val="Hyperlink1"/>
        </w:rPr>
        <w:t>market outcomes, which have shown that</w:t>
      </w:r>
      <w:del w:id="812" w:author="Dr. Amy R." w:date="2023-01-26T14:27:00Z">
        <w:r w:rsidRPr="005A10E8" w:rsidDel="000862FF">
          <w:rPr>
            <w:rStyle w:val="Hyperlink1"/>
          </w:rPr>
          <w:delText>,</w:delText>
        </w:r>
      </w:del>
      <w:r w:rsidRPr="005A10E8">
        <w:rPr>
          <w:rStyle w:val="Hyperlink1"/>
        </w:rPr>
        <w:t xml:space="preserve"> for women, the consequences of physical appearance can be much more complex and severe at the same time </w:t>
      </w:r>
      <w:r>
        <w:fldChar w:fldCharType="begin"/>
      </w:r>
      <w:r>
        <w:instrText>HYPERLINK "https://www.zotero.org/google-docs/?xqqIbl"</w:instrText>
      </w:r>
      <w:r>
        <w:fldChar w:fldCharType="separate"/>
      </w:r>
      <w:r w:rsidRPr="005A10E8">
        <w:rPr>
          <w:rStyle w:val="Hyperlink1"/>
        </w:rPr>
        <w:t>(Frevert &amp; Walker, 2014; Kuwabara &amp; Thébaud, 2017; Pajunen et al., 2021)</w:t>
      </w:r>
      <w:r>
        <w:rPr>
          <w:rStyle w:val="Hyperlink1"/>
        </w:rPr>
        <w:fldChar w:fldCharType="end"/>
      </w:r>
      <w:r w:rsidRPr="005A10E8">
        <w:rPr>
          <w:rStyle w:val="Hyperlink1"/>
        </w:rPr>
        <w:t xml:space="preserve">. In keeping with our empirical results, past research on voting and physical attractiveness also indicates that appearance matters more for female than for male candidates </w:t>
      </w:r>
      <w:r>
        <w:fldChar w:fldCharType="begin"/>
      </w:r>
      <w:r>
        <w:instrText>HYPERLINK "https://www.zotero.org/google-docs/?qc75lJ"</w:instrText>
      </w:r>
      <w:r>
        <w:fldChar w:fldCharType="separate"/>
      </w:r>
      <w:r w:rsidRPr="005A10E8">
        <w:rPr>
          <w:rStyle w:val="Hyperlink1"/>
        </w:rPr>
        <w:t>(Ditonto &amp; Mattes, 2018)</w:t>
      </w:r>
      <w:r>
        <w:rPr>
          <w:rStyle w:val="Hyperlink1"/>
        </w:rPr>
        <w:fldChar w:fldCharType="end"/>
      </w:r>
      <w:r w:rsidRPr="005A10E8">
        <w:rPr>
          <w:rStyle w:val="Hyperlink1"/>
        </w:rPr>
        <w:t xml:space="preserve">. Our findings also reveal that </w:t>
      </w:r>
      <w:del w:id="813" w:author="Dr. Amy R." w:date="2023-01-26T14:27:00Z">
        <w:r w:rsidRPr="005A10E8" w:rsidDel="000862FF">
          <w:rPr>
            <w:rStyle w:val="Hyperlink1"/>
          </w:rPr>
          <w:delText xml:space="preserve">being male, </w:delText>
        </w:r>
      </w:del>
      <w:r w:rsidRPr="005A10E8">
        <w:rPr>
          <w:rStyle w:val="Hyperlink1"/>
        </w:rPr>
        <w:t xml:space="preserve">as a status characteristic, </w:t>
      </w:r>
      <w:ins w:id="814" w:author="Dr. Amy R." w:date="2023-01-26T14:28:00Z">
        <w:r w:rsidR="000862FF" w:rsidRPr="005A10E8">
          <w:rPr>
            <w:rStyle w:val="Hyperlink1"/>
          </w:rPr>
          <w:t xml:space="preserve">being male </w:t>
        </w:r>
      </w:ins>
      <w:r w:rsidRPr="005A10E8">
        <w:rPr>
          <w:rStyle w:val="Hyperlink1"/>
        </w:rPr>
        <w:t>compensates for the negative impact of male candidat</w:t>
      </w:r>
      <w:del w:id="815" w:author="Dr. Amy R." w:date="2023-01-26T14:28:00Z">
        <w:r w:rsidRPr="005A10E8" w:rsidDel="000862FF">
          <w:rPr>
            <w:rStyle w:val="Hyperlink1"/>
          </w:rPr>
          <w:delText>es</w:delText>
        </w:r>
        <w:r w:rsidRPr="005A10E8" w:rsidDel="000862FF">
          <w:rPr>
            <w:rStyle w:val="Hyperlink1"/>
            <w:rtl/>
          </w:rPr>
          <w:delText xml:space="preserve">’ </w:delText>
        </w:r>
        <w:r w:rsidRPr="005A10E8" w:rsidDel="000862FF">
          <w:rPr>
            <w:rStyle w:val="Hyperlink1"/>
          </w:rPr>
          <w:delText>oc</w:delText>
        </w:r>
      </w:del>
      <w:ins w:id="816" w:author="Dr. Amy R." w:date="2023-01-26T14:28:00Z">
        <w:r w:rsidR="000862FF">
          <w:rPr>
            <w:rStyle w:val="Hyperlink1"/>
          </w:rPr>
          <w:t>es’ oc</w:t>
        </w:r>
      </w:ins>
      <w:r w:rsidRPr="005A10E8">
        <w:rPr>
          <w:rStyle w:val="Hyperlink1"/>
        </w:rPr>
        <w:t xml:space="preserve">cupations. This may be related to the fact that in some left-wing parties, being a man and looking like a representative of the working class might </w:t>
      </w:r>
      <w:del w:id="817" w:author="Dr. Amy R." w:date="2023-01-26T14:29:00Z">
        <w:r w:rsidRPr="005A10E8" w:rsidDel="000862FF">
          <w:rPr>
            <w:rStyle w:val="Hyperlink1"/>
          </w:rPr>
          <w:delText>be considered</w:delText>
        </w:r>
      </w:del>
      <w:ins w:id="818" w:author="Dr. Amy R." w:date="2023-01-26T14:29:00Z">
        <w:r w:rsidR="000862FF">
          <w:rPr>
            <w:rStyle w:val="Hyperlink1"/>
          </w:rPr>
          <w:t>serve as</w:t>
        </w:r>
      </w:ins>
      <w:r w:rsidRPr="005A10E8">
        <w:rPr>
          <w:rStyle w:val="Hyperlink1"/>
        </w:rPr>
        <w:t xml:space="preserve"> an advantage </w:t>
      </w:r>
      <w:r>
        <w:fldChar w:fldCharType="begin"/>
      </w:r>
      <w:r>
        <w:instrText>HYPERLINK "https://www.zotero.org/google-docs/?2kriE4"</w:instrText>
      </w:r>
      <w:r>
        <w:fldChar w:fldCharType="separate"/>
      </w:r>
      <w:r w:rsidRPr="005A10E8">
        <w:rPr>
          <w:rStyle w:val="Hyperlink1"/>
        </w:rPr>
        <w:t>(see Berggren et al., 2017)</w:t>
      </w:r>
      <w:r>
        <w:rPr>
          <w:rStyle w:val="Hyperlink1"/>
        </w:rPr>
        <w:fldChar w:fldCharType="end"/>
      </w:r>
      <w:r w:rsidRPr="005A10E8">
        <w:rPr>
          <w:rStyle w:val="Hyperlink1"/>
        </w:rPr>
        <w:t>. All in all, our study suggests that expectation-states theory is a useful theoretical framework for understanding how physical appearance, as a marker of occupational status, may be decisive in elections.</w:t>
      </w:r>
    </w:p>
    <w:p w14:paraId="207959A0" w14:textId="77777777" w:rsidR="00C14C58" w:rsidRPr="005A10E8" w:rsidRDefault="00000000" w:rsidP="00917395">
      <w:pPr>
        <w:pStyle w:val="Body"/>
        <w:spacing w:before="200" w:after="200"/>
        <w:jc w:val="both"/>
        <w:pPrChange w:id="819" w:author="Dr. Amy R." w:date="2023-01-28T14:04:00Z">
          <w:pPr>
            <w:pStyle w:val="Body"/>
            <w:spacing w:before="200" w:after="200"/>
            <w:jc w:val="both"/>
          </w:pPr>
        </w:pPrChange>
      </w:pPr>
      <w:r w:rsidRPr="005A10E8">
        <w:rPr>
          <w:rStyle w:val="Hyperlink1"/>
        </w:rPr>
        <w:t xml:space="preserve">In terms of social inequalities and democracy, the results raise serious concerns. Official statistics show that women and elected representatives with working-class occupations are already underrepresented in municipal councils </w:t>
      </w:r>
      <w:r>
        <w:fldChar w:fldCharType="begin"/>
      </w:r>
      <w:r>
        <w:instrText>HYPERLINK "https://www.zotero.org/google-docs/?jDbOls"</w:instrText>
      </w:r>
      <w:r>
        <w:fldChar w:fldCharType="separate"/>
      </w:r>
      <w:r w:rsidRPr="005A10E8">
        <w:rPr>
          <w:rStyle w:val="Hyperlink1"/>
        </w:rPr>
        <w:t>(Official Statistics Finland, 2017)</w:t>
      </w:r>
      <w:r>
        <w:rPr>
          <w:rStyle w:val="Hyperlink1"/>
        </w:rPr>
        <w:fldChar w:fldCharType="end"/>
      </w:r>
      <w:r w:rsidRPr="005A10E8">
        <w:rPr>
          <w:rStyle w:val="Hyperlink1"/>
        </w:rPr>
        <w:t>. At the same time, we showed that the physical appearance of working-class women further lowers their chances of receiving a higher vote count.</w:t>
      </w:r>
    </w:p>
    <w:p w14:paraId="6A7007B2" w14:textId="409842D5" w:rsidR="00C14C58" w:rsidRPr="005A10E8" w:rsidRDefault="00000000" w:rsidP="00917395">
      <w:pPr>
        <w:pStyle w:val="Body"/>
        <w:spacing w:before="200" w:after="200"/>
        <w:jc w:val="both"/>
        <w:pPrChange w:id="820" w:author="Dr. Amy R." w:date="2023-01-28T14:04:00Z">
          <w:pPr>
            <w:pStyle w:val="Body"/>
            <w:spacing w:before="200" w:after="200"/>
            <w:jc w:val="both"/>
          </w:pPr>
        </w:pPrChange>
      </w:pPr>
      <w:del w:id="821" w:author="Dr. Amy R." w:date="2023-01-26T14:29:00Z">
        <w:r w:rsidRPr="005A10E8" w:rsidDel="000862FF">
          <w:rPr>
            <w:rStyle w:val="Hyperlink1"/>
          </w:rPr>
          <w:delText>Given that our study is</w:delText>
        </w:r>
      </w:del>
      <w:ins w:id="822" w:author="Dr. Amy R." w:date="2023-01-26T14:30:00Z">
        <w:r w:rsidR="000862FF">
          <w:rPr>
            <w:rStyle w:val="Hyperlink1"/>
          </w:rPr>
          <w:t>I</w:t>
        </w:r>
      </w:ins>
      <w:del w:id="823" w:author="Dr. Amy R." w:date="2023-01-26T14:30:00Z">
        <w:r w:rsidRPr="005A10E8" w:rsidDel="000862FF">
          <w:rPr>
            <w:rStyle w:val="Hyperlink1"/>
          </w:rPr>
          <w:delText xml:space="preserve"> i</w:delText>
        </w:r>
      </w:del>
      <w:r w:rsidRPr="005A10E8">
        <w:rPr>
          <w:rStyle w:val="Hyperlink1"/>
        </w:rPr>
        <w:t>n many ways</w:t>
      </w:r>
      <w:ins w:id="824" w:author="Dr. Amy R." w:date="2023-01-26T14:30:00Z">
        <w:r w:rsidR="000862FF">
          <w:rPr>
            <w:rStyle w:val="Hyperlink1"/>
          </w:rPr>
          <w:t>,</w:t>
        </w:r>
      </w:ins>
      <w:r w:rsidRPr="005A10E8">
        <w:rPr>
          <w:rStyle w:val="Hyperlink1"/>
        </w:rPr>
        <w:t xml:space="preserve"> </w:t>
      </w:r>
      <w:del w:id="825" w:author="Dr. Amy R." w:date="2023-01-26T14:30:00Z">
        <w:r w:rsidRPr="005A10E8" w:rsidDel="000862FF">
          <w:rPr>
            <w:rStyle w:val="Hyperlink1"/>
          </w:rPr>
          <w:delText xml:space="preserve">explorative, </w:delText>
        </w:r>
      </w:del>
      <w:ins w:id="826" w:author="Dr. Amy R." w:date="2023-01-26T14:30:00Z">
        <w:r w:rsidR="000862FF">
          <w:rPr>
            <w:rStyle w:val="Hyperlink1"/>
          </w:rPr>
          <w:t>our</w:t>
        </w:r>
        <w:r w:rsidR="000862FF" w:rsidRPr="005A10E8">
          <w:rPr>
            <w:rStyle w:val="Hyperlink1"/>
          </w:rPr>
          <w:t xml:space="preserve"> study is explorative,</w:t>
        </w:r>
        <w:r w:rsidR="000862FF">
          <w:rPr>
            <w:rStyle w:val="Hyperlink1"/>
          </w:rPr>
          <w:t xml:space="preserve"> calling for </w:t>
        </w:r>
      </w:ins>
      <w:r w:rsidRPr="005A10E8">
        <w:rPr>
          <w:rStyle w:val="Hyperlink1"/>
        </w:rPr>
        <w:t xml:space="preserve">more research on inequality and physical appearance and </w:t>
      </w:r>
      <w:del w:id="827" w:author="Dr. Amy R." w:date="2023-01-27T06:03:00Z">
        <w:r w:rsidRPr="005A10E8" w:rsidDel="00365EBC">
          <w:rPr>
            <w:rStyle w:val="Hyperlink1"/>
          </w:rPr>
          <w:delText xml:space="preserve">its </w:delText>
        </w:r>
      </w:del>
      <w:ins w:id="828" w:author="Dr. Amy R." w:date="2023-01-27T06:03:00Z">
        <w:r w:rsidR="00365EBC">
          <w:rPr>
            <w:rStyle w:val="Hyperlink1"/>
          </w:rPr>
          <w:t>their</w:t>
        </w:r>
        <w:r w:rsidR="00365EBC" w:rsidRPr="005A10E8">
          <w:rPr>
            <w:rStyle w:val="Hyperlink1"/>
          </w:rPr>
          <w:t xml:space="preserve"> </w:t>
        </w:r>
      </w:ins>
      <w:r w:rsidRPr="005A10E8">
        <w:rPr>
          <w:rStyle w:val="Hyperlink1"/>
        </w:rPr>
        <w:t xml:space="preserve">importance </w:t>
      </w:r>
      <w:del w:id="829" w:author="Dr. Amy R." w:date="2023-01-27T06:03:00Z">
        <w:r w:rsidRPr="005A10E8" w:rsidDel="00365EBC">
          <w:rPr>
            <w:rStyle w:val="Hyperlink1"/>
          </w:rPr>
          <w:delText xml:space="preserve">on </w:delText>
        </w:r>
      </w:del>
      <w:ins w:id="830" w:author="Dr. Amy R." w:date="2023-01-27T06:03:00Z">
        <w:r w:rsidR="00365EBC">
          <w:rPr>
            <w:rStyle w:val="Hyperlink1"/>
          </w:rPr>
          <w:t>for</w:t>
        </w:r>
        <w:r w:rsidR="00365EBC" w:rsidRPr="005A10E8">
          <w:rPr>
            <w:rStyle w:val="Hyperlink1"/>
          </w:rPr>
          <w:t xml:space="preserve"> </w:t>
        </w:r>
      </w:ins>
      <w:r w:rsidRPr="005A10E8">
        <w:rPr>
          <w:rStyle w:val="Hyperlink1"/>
        </w:rPr>
        <w:t>voting choices</w:t>
      </w:r>
      <w:del w:id="831" w:author="Dr. Amy R." w:date="2023-01-26T14:30:00Z">
        <w:r w:rsidRPr="005A10E8" w:rsidDel="000862FF">
          <w:rPr>
            <w:rStyle w:val="Hyperlink1"/>
          </w:rPr>
          <w:delText xml:space="preserve"> is needed</w:delText>
        </w:r>
      </w:del>
      <w:r w:rsidRPr="005A10E8">
        <w:rPr>
          <w:rStyle w:val="Hyperlink1"/>
        </w:rPr>
        <w:t>. While our design allows for a general description of the existence of the phenomenon, the mechanisms by which physical appearance produces social inequalities remain outside the scope of this study. One possible mechanism could include class voting</w:t>
      </w:r>
      <w:del w:id="832" w:author="Dr. Amy R." w:date="2023-01-26T14:31:00Z">
        <w:r w:rsidRPr="005A10E8" w:rsidDel="000862FF">
          <w:rPr>
            <w:rStyle w:val="Hyperlink1"/>
          </w:rPr>
          <w:delText xml:space="preserve">, </w:delText>
        </w:r>
      </w:del>
      <w:ins w:id="833" w:author="Dr. Amy R." w:date="2023-01-26T14:31:00Z">
        <w:r w:rsidR="000862FF">
          <w:rPr>
            <w:rStyle w:val="Hyperlink1"/>
          </w:rPr>
          <w:t>—</w:t>
        </w:r>
      </w:ins>
      <w:r w:rsidRPr="005A10E8">
        <w:rPr>
          <w:rStyle w:val="Hyperlink1"/>
        </w:rPr>
        <w:t xml:space="preserve">that is, the tendency of voters in a particular class to </w:t>
      </w:r>
      <w:r w:rsidRPr="005A10E8">
        <w:rPr>
          <w:rStyle w:val="Hyperlink1"/>
        </w:rPr>
        <w:lastRenderedPageBreak/>
        <w:t>vote for a political candidate</w:t>
      </w:r>
      <w:ins w:id="834" w:author="Dr. Amy R." w:date="2023-01-26T14:31:00Z">
        <w:r w:rsidR="000862FF">
          <w:rPr>
            <w:rStyle w:val="Hyperlink1"/>
          </w:rPr>
          <w:t xml:space="preserve"> </w:t>
        </w:r>
      </w:ins>
      <w:del w:id="835" w:author="Dr. Amy R." w:date="2023-01-26T14:31:00Z">
        <w:r w:rsidRPr="005A10E8" w:rsidDel="000862FF">
          <w:rPr>
            <w:rStyle w:val="Hyperlink1"/>
          </w:rPr>
          <w:delText xml:space="preserve"> that</w:delText>
        </w:r>
      </w:del>
      <w:ins w:id="836" w:author="Dr. Amy R." w:date="2023-01-26T14:31:00Z">
        <w:r w:rsidR="000862FF">
          <w:rPr>
            <w:rStyle w:val="Hyperlink1"/>
          </w:rPr>
          <w:t>who</w:t>
        </w:r>
      </w:ins>
      <w:r w:rsidRPr="005A10E8">
        <w:rPr>
          <w:rStyle w:val="Hyperlink1"/>
        </w:rPr>
        <w:t xml:space="preserve"> looks like a representative of the same social class </w:t>
      </w:r>
      <w:r>
        <w:fldChar w:fldCharType="begin"/>
      </w:r>
      <w:r>
        <w:instrText>HYPERLINK "https://www.zotero.org/google-docs/?ylaxbm"</w:instrText>
      </w:r>
      <w:r>
        <w:fldChar w:fldCharType="separate"/>
      </w:r>
      <w:r w:rsidRPr="005A10E8">
        <w:rPr>
          <w:rStyle w:val="Hyperlink1"/>
        </w:rPr>
        <w:t>(e.g., Evans, 2000)</w:t>
      </w:r>
      <w:r>
        <w:rPr>
          <w:rStyle w:val="Hyperlink1"/>
        </w:rPr>
        <w:fldChar w:fldCharType="end"/>
      </w:r>
      <w:r w:rsidRPr="005A10E8">
        <w:rPr>
          <w:rStyle w:val="Hyperlink1"/>
        </w:rPr>
        <w:t xml:space="preserve">. Experimental designs might provide more insights </w:t>
      </w:r>
      <w:del w:id="837" w:author="Dr. Amy R." w:date="2023-01-26T14:31:00Z">
        <w:r w:rsidRPr="005A10E8" w:rsidDel="000862FF">
          <w:rPr>
            <w:rStyle w:val="Hyperlink1"/>
          </w:rPr>
          <w:delText xml:space="preserve">about </w:delText>
        </w:r>
      </w:del>
      <w:ins w:id="838" w:author="Dr. Amy R." w:date="2023-01-26T14:31:00Z">
        <w:r w:rsidR="000862FF">
          <w:rPr>
            <w:rStyle w:val="Hyperlink1"/>
          </w:rPr>
          <w:t>into</w:t>
        </w:r>
        <w:r w:rsidR="000862FF" w:rsidRPr="005A10E8">
          <w:rPr>
            <w:rStyle w:val="Hyperlink1"/>
          </w:rPr>
          <w:t xml:space="preserve"> </w:t>
        </w:r>
      </w:ins>
      <w:r w:rsidRPr="005A10E8">
        <w:rPr>
          <w:rStyle w:val="Hyperlink1"/>
        </w:rPr>
        <w:t xml:space="preserve">this possible causal link. </w:t>
      </w:r>
    </w:p>
    <w:p w14:paraId="66E416D2" w14:textId="404E16C1" w:rsidR="00C14C58" w:rsidRPr="005A10E8" w:rsidRDefault="00000000" w:rsidP="00917395">
      <w:pPr>
        <w:pStyle w:val="Body"/>
        <w:spacing w:before="200" w:after="200"/>
        <w:jc w:val="both"/>
        <w:pPrChange w:id="839" w:author="Dr. Amy R." w:date="2023-01-28T14:04:00Z">
          <w:pPr>
            <w:pStyle w:val="Body"/>
            <w:spacing w:before="200" w:after="200"/>
            <w:jc w:val="both"/>
          </w:pPr>
        </w:pPrChange>
      </w:pPr>
      <w:r w:rsidRPr="005A10E8">
        <w:rPr>
          <w:rStyle w:val="Hyperlink1"/>
        </w:rPr>
        <w:t>We also propose comparative designs for future research. These would include comparisons of different countries and electoral contexts (</w:t>
      </w:r>
      <w:ins w:id="840" w:author="Dr. Amy R." w:date="2023-01-26T14:31:00Z">
        <w:r w:rsidR="000862FF">
          <w:rPr>
            <w:rStyle w:val="Hyperlink1"/>
          </w:rPr>
          <w:t xml:space="preserve">e.g., </w:t>
        </w:r>
      </w:ins>
      <w:r w:rsidRPr="005A10E8">
        <w:rPr>
          <w:rStyle w:val="Hyperlink1"/>
        </w:rPr>
        <w:t>high</w:t>
      </w:r>
      <w:ins w:id="841" w:author="Dr. Amy R." w:date="2023-01-26T14:31:00Z">
        <w:r w:rsidR="000862FF">
          <w:rPr>
            <w:rStyle w:val="Hyperlink1"/>
          </w:rPr>
          <w:t>-</w:t>
        </w:r>
      </w:ins>
      <w:r w:rsidRPr="005A10E8">
        <w:rPr>
          <w:rStyle w:val="Hyperlink1"/>
        </w:rPr>
        <w:t xml:space="preserve"> versus low</w:t>
      </w:r>
      <w:ins w:id="842" w:author="Dr. Amy R." w:date="2023-01-26T14:31:00Z">
        <w:r w:rsidR="000862FF">
          <w:rPr>
            <w:rStyle w:val="Hyperlink1"/>
          </w:rPr>
          <w:t>-</w:t>
        </w:r>
      </w:ins>
      <w:del w:id="843" w:author="Dr. Amy R." w:date="2023-01-26T14:31:00Z">
        <w:r w:rsidRPr="005A10E8" w:rsidDel="000862FF">
          <w:rPr>
            <w:rStyle w:val="Hyperlink1"/>
          </w:rPr>
          <w:delText xml:space="preserve"> </w:delText>
        </w:r>
      </w:del>
      <w:r w:rsidRPr="005A10E8">
        <w:rPr>
          <w:rStyle w:val="Hyperlink1"/>
        </w:rPr>
        <w:t xml:space="preserve">information elections). For example, in countries with </w:t>
      </w:r>
      <w:del w:id="844" w:author="Dr. Amy R." w:date="2023-01-26T14:32:00Z">
        <w:r w:rsidRPr="005A10E8" w:rsidDel="000862FF">
          <w:rPr>
            <w:rStyle w:val="Hyperlink1"/>
          </w:rPr>
          <w:delText xml:space="preserve">higher </w:delText>
        </w:r>
      </w:del>
      <w:ins w:id="845" w:author="Dr. Amy R." w:date="2023-01-26T14:32:00Z">
        <w:r w:rsidR="000862FF">
          <w:rPr>
            <w:rStyle w:val="Hyperlink1"/>
          </w:rPr>
          <w:t>great</w:t>
        </w:r>
        <w:r w:rsidR="000862FF" w:rsidRPr="005A10E8">
          <w:rPr>
            <w:rStyle w:val="Hyperlink1"/>
          </w:rPr>
          <w:t xml:space="preserve">er </w:t>
        </w:r>
      </w:ins>
      <w:r w:rsidRPr="005A10E8">
        <w:rPr>
          <w:rStyle w:val="Hyperlink1"/>
        </w:rPr>
        <w:t xml:space="preserve">income inequality and status competition, physical appearance might be even more decisive in electoral success than in more equal countries like Finland </w:t>
      </w:r>
      <w:r>
        <w:fldChar w:fldCharType="begin"/>
      </w:r>
      <w:r>
        <w:instrText>HYPERLINK "https://www.zotero.org/google-docs/?qC6mGv"</w:instrText>
      </w:r>
      <w:r>
        <w:fldChar w:fldCharType="separate"/>
      </w:r>
      <w:r w:rsidRPr="005A10E8">
        <w:rPr>
          <w:rStyle w:val="Hyperlink1"/>
        </w:rPr>
        <w:t>(see Wilkinson &amp; Pickett, 2020)</w:t>
      </w:r>
      <w:r>
        <w:rPr>
          <w:rStyle w:val="Hyperlink1"/>
        </w:rPr>
        <w:fldChar w:fldCharType="end"/>
      </w:r>
      <w:r w:rsidRPr="005A10E8">
        <w:rPr>
          <w:rStyle w:val="Hyperlink1"/>
        </w:rPr>
        <w:t>. Taken together, our analyses suggest that physical appearance deserves more attention in future research.</w:t>
      </w:r>
      <w:r w:rsidRPr="005A10E8">
        <w:rPr>
          <w:rStyle w:val="Hyperlink1"/>
          <w:rFonts w:ascii="Arial Unicode MS" w:hAnsi="Arial Unicode MS"/>
        </w:rPr>
        <w:br w:type="page"/>
      </w:r>
    </w:p>
    <w:p w14:paraId="574C6A5A" w14:textId="77777777" w:rsidR="00C14C58" w:rsidRPr="005A10E8" w:rsidRDefault="00000000" w:rsidP="00917395">
      <w:pPr>
        <w:pStyle w:val="Heading3"/>
        <w:spacing w:before="200" w:after="200"/>
        <w:jc w:val="both"/>
        <w:pPrChange w:id="846" w:author="Dr. Amy R." w:date="2023-01-28T14:04:00Z">
          <w:pPr>
            <w:pStyle w:val="Heading3"/>
            <w:spacing w:before="200" w:after="200"/>
            <w:jc w:val="both"/>
          </w:pPr>
        </w:pPrChange>
      </w:pPr>
      <w:bookmarkStart w:id="847" w:name="_headingh.2s8eyo1"/>
      <w:bookmarkEnd w:id="847"/>
      <w:r w:rsidRPr="005A10E8">
        <w:rPr>
          <w:rStyle w:val="Hyperlink1"/>
        </w:rPr>
        <w:lastRenderedPageBreak/>
        <w:t>References</w:t>
      </w:r>
    </w:p>
    <w:p w14:paraId="2998E666" w14:textId="37ACC5F4" w:rsidR="00C14C58" w:rsidRPr="005A10E8" w:rsidRDefault="00000000" w:rsidP="00917395">
      <w:pPr>
        <w:pStyle w:val="Body"/>
        <w:widowControl w:val="0"/>
        <w:spacing w:line="360" w:lineRule="auto"/>
        <w:ind w:left="720" w:hanging="720"/>
        <w:jc w:val="both"/>
        <w:pPrChange w:id="848"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Ai, C., &amp; Norton, E. (2003). Interaction </w:t>
      </w:r>
      <w:del w:id="849" w:author="Dr. Amy R." w:date="2023-01-26T14:37:00Z">
        <w:r w:rsidRPr="005A10E8" w:rsidDel="00D913FA">
          <w:rPr>
            <w:rStyle w:val="Hyperlink1"/>
          </w:rPr>
          <w:delText xml:space="preserve">Terms </w:delText>
        </w:r>
      </w:del>
      <w:ins w:id="850" w:author="Dr. Amy R." w:date="2023-01-26T14:37:00Z">
        <w:r w:rsidR="00D913FA">
          <w:rPr>
            <w:rStyle w:val="Hyperlink1"/>
          </w:rPr>
          <w:t>t</w:t>
        </w:r>
        <w:r w:rsidR="00D913FA" w:rsidRPr="005A10E8">
          <w:rPr>
            <w:rStyle w:val="Hyperlink1"/>
          </w:rPr>
          <w:t xml:space="preserve">erms </w:t>
        </w:r>
      </w:ins>
      <w:r w:rsidRPr="005A10E8">
        <w:rPr>
          <w:rStyle w:val="Hyperlink1"/>
        </w:rPr>
        <w:t xml:space="preserve">in </w:t>
      </w:r>
      <w:del w:id="851" w:author="Dr. Amy R." w:date="2023-01-26T14:37:00Z">
        <w:r w:rsidRPr="005A10E8" w:rsidDel="00AA471D">
          <w:rPr>
            <w:rStyle w:val="Hyperlink1"/>
          </w:rPr>
          <w:delText xml:space="preserve">Logit </w:delText>
        </w:r>
      </w:del>
      <w:ins w:id="852" w:author="Dr. Amy R." w:date="2023-01-26T14:37:00Z">
        <w:r w:rsidR="00AA471D">
          <w:rPr>
            <w:rStyle w:val="Hyperlink1"/>
          </w:rPr>
          <w:t>l</w:t>
        </w:r>
        <w:r w:rsidR="00AA471D" w:rsidRPr="005A10E8">
          <w:rPr>
            <w:rStyle w:val="Hyperlink1"/>
          </w:rPr>
          <w:t xml:space="preserve">ogit </w:t>
        </w:r>
      </w:ins>
      <w:r w:rsidRPr="005A10E8">
        <w:rPr>
          <w:rStyle w:val="Hyperlink1"/>
        </w:rPr>
        <w:t xml:space="preserve">and </w:t>
      </w:r>
      <w:del w:id="853" w:author="Dr. Amy R." w:date="2023-01-26T14:37:00Z">
        <w:r w:rsidRPr="005A10E8" w:rsidDel="00AA471D">
          <w:rPr>
            <w:rStyle w:val="Hyperlink1"/>
          </w:rPr>
          <w:delText xml:space="preserve">Probit </w:delText>
        </w:r>
      </w:del>
      <w:ins w:id="854" w:author="Dr. Amy R." w:date="2023-01-26T14:37:00Z">
        <w:r w:rsidR="00AA471D">
          <w:rPr>
            <w:rStyle w:val="Hyperlink1"/>
          </w:rPr>
          <w:t>p</w:t>
        </w:r>
        <w:r w:rsidR="00AA471D" w:rsidRPr="005A10E8">
          <w:rPr>
            <w:rStyle w:val="Hyperlink1"/>
          </w:rPr>
          <w:t xml:space="preserve">robit </w:t>
        </w:r>
      </w:ins>
      <w:del w:id="855" w:author="Dr. Amy R." w:date="2023-01-26T14:37:00Z">
        <w:r w:rsidRPr="005A10E8" w:rsidDel="00AA471D">
          <w:rPr>
            <w:rStyle w:val="Hyperlink1"/>
          </w:rPr>
          <w:delText>Models</w:delText>
        </w:r>
      </w:del>
      <w:ins w:id="856" w:author="Dr. Amy R." w:date="2023-01-26T14:37:00Z">
        <w:r w:rsidR="00AA471D">
          <w:rPr>
            <w:rStyle w:val="Hyperlink1"/>
          </w:rPr>
          <w:t>m</w:t>
        </w:r>
        <w:r w:rsidR="00AA471D" w:rsidRPr="005A10E8">
          <w:rPr>
            <w:rStyle w:val="Hyperlink1"/>
          </w:rPr>
          <w:t>odels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Economics Letters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80</w:t>
      </w:r>
      <w:r>
        <w:rPr>
          <w:rStyle w:val="Hyperlink6"/>
        </w:rPr>
        <w:fldChar w:fldCharType="end"/>
      </w:r>
      <w:r>
        <w:fldChar w:fldCharType="begin"/>
      </w:r>
      <w:r>
        <w:instrText>HYPERLINK "https://www.zotero.org/google-docs/?wEdHYe"</w:instrText>
      </w:r>
      <w:r>
        <w:fldChar w:fldCharType="separate"/>
      </w:r>
      <w:r w:rsidRPr="005A10E8">
        <w:rPr>
          <w:rStyle w:val="Hyperlink1"/>
        </w:rPr>
        <w:t>(1), 123–129.</w:t>
      </w:r>
      <w:r>
        <w:rPr>
          <w:rStyle w:val="Hyperlink1"/>
        </w:rPr>
        <w:fldChar w:fldCharType="end"/>
      </w:r>
    </w:p>
    <w:p w14:paraId="69CB9984" w14:textId="5316F550" w:rsidR="00C14C58" w:rsidRPr="005A10E8" w:rsidRDefault="00000000" w:rsidP="00917395">
      <w:pPr>
        <w:pStyle w:val="Body"/>
        <w:widowControl w:val="0"/>
        <w:spacing w:line="360" w:lineRule="auto"/>
        <w:ind w:left="720" w:hanging="720"/>
        <w:jc w:val="both"/>
        <w:rPr>
          <w:rStyle w:val="None"/>
          <w:b/>
          <w:bCs/>
        </w:rPr>
        <w:pPrChange w:id="85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Angrist, J., &amp; Pischke, J.-S. (2009).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Mostly </w:t>
      </w:r>
      <w:del w:id="858" w:author="Dr. Amy R." w:date="2023-01-26T14:36:00Z">
        <w:r w:rsidRPr="005A10E8" w:rsidDel="00D913FA">
          <w:rPr>
            <w:rStyle w:val="Hyperlink6"/>
          </w:rPr>
          <w:delText xml:space="preserve">Harmless </w:delText>
        </w:r>
      </w:del>
      <w:ins w:id="859" w:author="Dr. Amy R." w:date="2023-01-26T14:36:00Z">
        <w:r w:rsidR="00D913FA">
          <w:rPr>
            <w:rStyle w:val="Hyperlink6"/>
          </w:rPr>
          <w:t>h</w:t>
        </w:r>
        <w:r w:rsidR="00D913FA" w:rsidRPr="005A10E8">
          <w:rPr>
            <w:rStyle w:val="Hyperlink6"/>
          </w:rPr>
          <w:t xml:space="preserve">armless </w:t>
        </w:r>
      </w:ins>
      <w:del w:id="860" w:author="Dr. Amy R." w:date="2023-01-26T14:36:00Z">
        <w:r w:rsidRPr="005A10E8" w:rsidDel="00D913FA">
          <w:rPr>
            <w:rStyle w:val="Hyperlink6"/>
          </w:rPr>
          <w:delText>Econometrics</w:delText>
        </w:r>
      </w:del>
      <w:ins w:id="861" w:author="Dr. Amy R." w:date="2023-01-26T14:36:00Z">
        <w:r w:rsidR="00D913FA">
          <w:rPr>
            <w:rStyle w:val="Hyperlink6"/>
          </w:rPr>
          <w:t>e</w:t>
        </w:r>
        <w:r w:rsidR="00D913FA" w:rsidRPr="005A10E8">
          <w:rPr>
            <w:rStyle w:val="Hyperlink6"/>
          </w:rPr>
          <w:t>conometrics</w:t>
        </w:r>
      </w:ins>
      <w:r w:rsidRPr="005A10E8">
        <w:rPr>
          <w:rStyle w:val="Hyperlink6"/>
        </w:rPr>
        <w:t xml:space="preserve">: An </w:t>
      </w:r>
      <w:del w:id="862" w:author="Dr. Amy R." w:date="2023-01-26T14:36:00Z">
        <w:r w:rsidRPr="005A10E8" w:rsidDel="00D913FA">
          <w:rPr>
            <w:rStyle w:val="Hyperlink6"/>
          </w:rPr>
          <w:delText>Empiricist</w:delText>
        </w:r>
        <w:r w:rsidRPr="005A10E8" w:rsidDel="00D913FA">
          <w:rPr>
            <w:rStyle w:val="Hyperlink6"/>
            <w:rtl/>
          </w:rPr>
          <w:delText>’</w:delText>
        </w:r>
        <w:r w:rsidRPr="005A10E8" w:rsidDel="00D913FA">
          <w:rPr>
            <w:rStyle w:val="Hyperlink6"/>
          </w:rPr>
          <w:delText xml:space="preserve">s </w:delText>
        </w:r>
      </w:del>
      <w:ins w:id="863" w:author="Dr. Amy R." w:date="2023-01-26T14:36:00Z">
        <w:r w:rsidR="00D913FA">
          <w:rPr>
            <w:rStyle w:val="Hyperlink6"/>
          </w:rPr>
          <w:t>e</w:t>
        </w:r>
        <w:r w:rsidR="00D913FA" w:rsidRPr="005A10E8">
          <w:rPr>
            <w:rStyle w:val="Hyperlink6"/>
          </w:rPr>
          <w:t>mpiricist</w:t>
        </w:r>
        <w:r w:rsidR="00D913FA" w:rsidRPr="005A10E8">
          <w:rPr>
            <w:rStyle w:val="Hyperlink6"/>
            <w:rtl/>
          </w:rPr>
          <w:t>’</w:t>
        </w:r>
        <w:r w:rsidR="00D913FA" w:rsidRPr="005A10E8">
          <w:rPr>
            <w:rStyle w:val="Hyperlink6"/>
          </w:rPr>
          <w:t xml:space="preserve">s </w:t>
        </w:r>
      </w:ins>
      <w:del w:id="864" w:author="Dr. Amy R." w:date="2023-01-26T14:36:00Z">
        <w:r w:rsidRPr="005A10E8" w:rsidDel="00D913FA">
          <w:rPr>
            <w:rStyle w:val="Hyperlink6"/>
          </w:rPr>
          <w:delText>C</w:delText>
        </w:r>
      </w:del>
      <w:ins w:id="865" w:author="Dr. Amy R." w:date="2023-01-26T14:36:00Z">
        <w:r w:rsidR="00D913FA">
          <w:rPr>
            <w:rStyle w:val="Hyperlink6"/>
          </w:rPr>
          <w:t>c</w:t>
        </w:r>
      </w:ins>
      <w:r w:rsidRPr="005A10E8">
        <w:rPr>
          <w:rStyle w:val="Hyperlink6"/>
        </w:rPr>
        <w:t>ompanion</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Princeton University Press.</w:t>
      </w:r>
      <w:r>
        <w:rPr>
          <w:rStyle w:val="Hyperlink1"/>
        </w:rPr>
        <w:fldChar w:fldCharType="end"/>
      </w:r>
    </w:p>
    <w:p w14:paraId="42CD3B37" w14:textId="34A5EF2E" w:rsidR="00C14C58" w:rsidRPr="005A10E8" w:rsidRDefault="00000000" w:rsidP="00917395">
      <w:pPr>
        <w:pStyle w:val="Body"/>
        <w:widowControl w:val="0"/>
        <w:spacing w:line="360" w:lineRule="auto"/>
        <w:ind w:left="720" w:hanging="720"/>
        <w:jc w:val="both"/>
        <w:pPrChange w:id="866"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Antonakis, J., &amp; </w:t>
      </w:r>
      <w:proofErr w:type="spellStart"/>
      <w:r w:rsidRPr="005A10E8">
        <w:rPr>
          <w:rStyle w:val="Hyperlink1"/>
        </w:rPr>
        <w:t>Dalgas</w:t>
      </w:r>
      <w:proofErr w:type="spellEnd"/>
      <w:r w:rsidRPr="005A10E8">
        <w:rPr>
          <w:rStyle w:val="Hyperlink1"/>
        </w:rPr>
        <w:t xml:space="preserve">, O. (2009). Predicting </w:t>
      </w:r>
      <w:del w:id="867" w:author="Dr. Amy R." w:date="2023-01-26T14:38:00Z">
        <w:r w:rsidRPr="005A10E8" w:rsidDel="00AA471D">
          <w:rPr>
            <w:rStyle w:val="Hyperlink1"/>
          </w:rPr>
          <w:delText>Elections</w:delText>
        </w:r>
      </w:del>
      <w:ins w:id="868" w:author="Dr. Amy R." w:date="2023-01-26T14:38:00Z">
        <w:r w:rsidR="00AA471D">
          <w:rPr>
            <w:rStyle w:val="Hyperlink1"/>
          </w:rPr>
          <w:t>e</w:t>
        </w:r>
        <w:r w:rsidR="00AA471D" w:rsidRPr="005A10E8">
          <w:rPr>
            <w:rStyle w:val="Hyperlink1"/>
          </w:rPr>
          <w:t>lections</w:t>
        </w:r>
      </w:ins>
      <w:r w:rsidRPr="005A10E8">
        <w:rPr>
          <w:rStyle w:val="Hyperlink1"/>
        </w:rPr>
        <w:t>: Child</w:t>
      </w:r>
      <w:r w:rsidRPr="005A10E8">
        <w:rPr>
          <w:rStyle w:val="Hyperlink1"/>
          <w:rtl/>
        </w:rPr>
        <w:t>’</w:t>
      </w:r>
      <w:r w:rsidRPr="005A10E8">
        <w:rPr>
          <w:rStyle w:val="Hyperlink1"/>
        </w:rPr>
        <w:t xml:space="preserve">s </w:t>
      </w:r>
      <w:del w:id="869" w:author="Dr. Amy R." w:date="2023-01-26T14:38:00Z">
        <w:r w:rsidRPr="005A10E8" w:rsidDel="00AA471D">
          <w:rPr>
            <w:rStyle w:val="Hyperlink1"/>
          </w:rPr>
          <w:delText>Play</w:delText>
        </w:r>
      </w:del>
      <w:ins w:id="870" w:author="Dr. Amy R." w:date="2023-01-26T14:38:00Z">
        <w:r w:rsidR="00AA471D">
          <w:rPr>
            <w:rStyle w:val="Hyperlink1"/>
          </w:rPr>
          <w:t>p</w:t>
        </w:r>
        <w:r w:rsidR="00AA471D" w:rsidRPr="005A10E8">
          <w:rPr>
            <w:rStyle w:val="Hyperlink1"/>
          </w:rPr>
          <w:t>lay</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323</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(5918), 1183–1183. </w:t>
      </w:r>
      <w:r>
        <w:rPr>
          <w:rStyle w:val="Hyperlink1"/>
        </w:rPr>
        <w:fldChar w:fldCharType="end"/>
      </w:r>
    </w:p>
    <w:p w14:paraId="566573C9" w14:textId="536201FA" w:rsidR="00C14C58" w:rsidRPr="005A10E8" w:rsidRDefault="00000000" w:rsidP="00917395">
      <w:pPr>
        <w:pStyle w:val="Body"/>
        <w:widowControl w:val="0"/>
        <w:spacing w:line="360" w:lineRule="auto"/>
        <w:ind w:left="720" w:hanging="720"/>
        <w:jc w:val="both"/>
        <w:pPrChange w:id="871" w:author="Dr. Amy R." w:date="2023-01-28T14:04:00Z">
          <w:pPr>
            <w:pStyle w:val="Body"/>
            <w:widowControl w:val="0"/>
            <w:spacing w:line="360" w:lineRule="auto"/>
            <w:ind w:left="720" w:hanging="720"/>
            <w:jc w:val="both"/>
          </w:pPr>
        </w:pPrChange>
      </w:pPr>
      <w:r w:rsidRPr="005A10E8">
        <w:rPr>
          <w:rStyle w:val="Hyperlink1"/>
        </w:rPr>
        <w:t xml:space="preserve">Bahamonde, H. (2022). Still for </w:t>
      </w:r>
      <w:del w:id="872" w:author="Dr. Amy R." w:date="2023-01-26T14:38:00Z">
        <w:r w:rsidRPr="005A10E8" w:rsidDel="00AA471D">
          <w:rPr>
            <w:rStyle w:val="Hyperlink1"/>
          </w:rPr>
          <w:delText>Sale</w:delText>
        </w:r>
      </w:del>
      <w:ins w:id="873" w:author="Dr. Amy R." w:date="2023-01-26T14:38:00Z">
        <w:r w:rsidR="00AA471D">
          <w:rPr>
            <w:rStyle w:val="Hyperlink1"/>
          </w:rPr>
          <w:t>s</w:t>
        </w:r>
        <w:r w:rsidR="00AA471D" w:rsidRPr="005A10E8">
          <w:rPr>
            <w:rStyle w:val="Hyperlink1"/>
          </w:rPr>
          <w:t>ale</w:t>
        </w:r>
      </w:ins>
      <w:r w:rsidRPr="005A10E8">
        <w:rPr>
          <w:rStyle w:val="Hyperlink1"/>
        </w:rPr>
        <w:t xml:space="preserve">: The </w:t>
      </w:r>
      <w:del w:id="874" w:author="Dr. Amy R." w:date="2023-01-26T14:38:00Z">
        <w:r w:rsidRPr="005A10E8" w:rsidDel="00AA471D">
          <w:rPr>
            <w:rStyle w:val="Hyperlink1"/>
          </w:rPr>
          <w:delText>Micro</w:delText>
        </w:r>
      </w:del>
      <w:ins w:id="875" w:author="Dr. Amy R." w:date="2023-01-26T14:38:00Z">
        <w:r w:rsidR="00AA471D">
          <w:rPr>
            <w:rStyle w:val="Hyperlink1"/>
          </w:rPr>
          <w:t>m</w:t>
        </w:r>
        <w:r w:rsidR="00AA471D" w:rsidRPr="005A10E8">
          <w:rPr>
            <w:rStyle w:val="Hyperlink1"/>
          </w:rPr>
          <w:t>icro</w:t>
        </w:r>
      </w:ins>
      <w:r w:rsidRPr="005A10E8">
        <w:rPr>
          <w:rStyle w:val="Hyperlink1"/>
        </w:rPr>
        <w:t>-</w:t>
      </w:r>
      <w:del w:id="876" w:author="Dr. Amy R." w:date="2023-01-26T14:38:00Z">
        <w:r w:rsidRPr="005A10E8" w:rsidDel="00AA471D">
          <w:rPr>
            <w:rStyle w:val="Hyperlink1"/>
          </w:rPr>
          <w:delText xml:space="preserve">Dynamics </w:delText>
        </w:r>
      </w:del>
      <w:ins w:id="877" w:author="Dr. Amy R." w:date="2023-01-26T14:38:00Z">
        <w:r w:rsidR="00AA471D">
          <w:rPr>
            <w:rStyle w:val="Hyperlink1"/>
          </w:rPr>
          <w:t>d</w:t>
        </w:r>
        <w:r w:rsidR="00AA471D" w:rsidRPr="005A10E8">
          <w:rPr>
            <w:rStyle w:val="Hyperlink1"/>
          </w:rPr>
          <w:t xml:space="preserve">ynamics </w:t>
        </w:r>
      </w:ins>
      <w:r w:rsidRPr="005A10E8">
        <w:rPr>
          <w:rStyle w:val="Hyperlink1"/>
        </w:rPr>
        <w:t xml:space="preserve">of </w:t>
      </w:r>
      <w:del w:id="878" w:author="Dr. Amy R." w:date="2023-01-26T14:38:00Z">
        <w:r w:rsidRPr="005A10E8" w:rsidDel="00AA471D">
          <w:rPr>
            <w:rStyle w:val="Hyperlink1"/>
          </w:rPr>
          <w:delText xml:space="preserve">Vote </w:delText>
        </w:r>
      </w:del>
      <w:ins w:id="879" w:author="Dr. Amy R." w:date="2023-01-26T14:38:00Z">
        <w:r w:rsidR="00AA471D">
          <w:rPr>
            <w:rStyle w:val="Hyperlink1"/>
          </w:rPr>
          <w:t>v</w:t>
        </w:r>
        <w:r w:rsidR="00AA471D" w:rsidRPr="005A10E8">
          <w:rPr>
            <w:rStyle w:val="Hyperlink1"/>
          </w:rPr>
          <w:t xml:space="preserve">ote </w:t>
        </w:r>
      </w:ins>
      <w:del w:id="880" w:author="Dr. Amy R." w:date="2023-01-26T14:38:00Z">
        <w:r w:rsidRPr="005A10E8" w:rsidDel="00AA471D">
          <w:rPr>
            <w:rStyle w:val="Hyperlink1"/>
          </w:rPr>
          <w:delText xml:space="preserve">Selling </w:delText>
        </w:r>
      </w:del>
      <w:ins w:id="881" w:author="Dr. Amy R." w:date="2023-01-26T14:38:00Z">
        <w:r w:rsidR="00AA471D">
          <w:rPr>
            <w:rStyle w:val="Hyperlink1"/>
          </w:rPr>
          <w:t>s</w:t>
        </w:r>
        <w:r w:rsidR="00AA471D" w:rsidRPr="005A10E8">
          <w:rPr>
            <w:rStyle w:val="Hyperlink1"/>
          </w:rPr>
          <w:t xml:space="preserve">elling </w:t>
        </w:r>
      </w:ins>
      <w:r w:rsidRPr="005A10E8">
        <w:rPr>
          <w:rStyle w:val="Hyperlink1"/>
        </w:rPr>
        <w:t xml:space="preserve">in the United States, </w:t>
      </w:r>
      <w:del w:id="882" w:author="Dr. Amy R." w:date="2023-01-26T14:38:00Z">
        <w:r w:rsidRPr="005A10E8" w:rsidDel="00AA471D">
          <w:rPr>
            <w:rStyle w:val="Hyperlink1"/>
          </w:rPr>
          <w:delText xml:space="preserve">Evidence </w:delText>
        </w:r>
      </w:del>
      <w:ins w:id="883" w:author="Dr. Amy R." w:date="2023-01-26T14:38:00Z">
        <w:r w:rsidR="00AA471D">
          <w:rPr>
            <w:rStyle w:val="Hyperlink1"/>
          </w:rPr>
          <w:t>e</w:t>
        </w:r>
        <w:r w:rsidR="00AA471D" w:rsidRPr="005A10E8">
          <w:rPr>
            <w:rStyle w:val="Hyperlink1"/>
          </w:rPr>
          <w:t xml:space="preserve">vidence </w:t>
        </w:r>
      </w:ins>
      <w:r w:rsidRPr="005A10E8">
        <w:rPr>
          <w:rStyle w:val="Hyperlink1"/>
        </w:rPr>
        <w:t xml:space="preserve">from a </w:t>
      </w:r>
      <w:del w:id="884" w:author="Dr. Amy R." w:date="2023-01-26T14:38:00Z">
        <w:r w:rsidRPr="005A10E8" w:rsidDel="00AA471D">
          <w:rPr>
            <w:rStyle w:val="Hyperlink1"/>
          </w:rPr>
          <w:delText xml:space="preserve">List </w:delText>
        </w:r>
      </w:del>
      <w:ins w:id="885" w:author="Dr. Amy R." w:date="2023-01-26T14:38:00Z">
        <w:r w:rsidR="00AA471D">
          <w:rPr>
            <w:rStyle w:val="Hyperlink1"/>
          </w:rPr>
          <w:t>l</w:t>
        </w:r>
        <w:r w:rsidR="00AA471D" w:rsidRPr="005A10E8">
          <w:rPr>
            <w:rStyle w:val="Hyperlink1"/>
          </w:rPr>
          <w:t xml:space="preserve">ist </w:t>
        </w:r>
      </w:ins>
      <w:del w:id="886" w:author="Dr. Amy R." w:date="2023-01-26T14:38:00Z">
        <w:r w:rsidRPr="005A10E8" w:rsidDel="00AA471D">
          <w:rPr>
            <w:rStyle w:val="Hyperlink1"/>
          </w:rPr>
          <w:delText>Experiment</w:delText>
        </w:r>
      </w:del>
      <w:ins w:id="887" w:author="Dr. Amy R." w:date="2023-01-26T14:38:00Z">
        <w:r w:rsidR="00AA471D">
          <w:rPr>
            <w:rStyle w:val="Hyperlink1"/>
          </w:rPr>
          <w:t>e</w:t>
        </w:r>
        <w:r w:rsidR="00AA471D" w:rsidRPr="005A10E8">
          <w:rPr>
            <w:rStyle w:val="Hyperlink1"/>
          </w:rPr>
          <w:t>xperiment</w:t>
        </w:r>
      </w:ins>
      <w:r w:rsidRPr="005A10E8">
        <w:rPr>
          <w:rStyle w:val="Hyperlink1"/>
        </w:rPr>
        <w:t xml:space="preserve">. </w:t>
      </w:r>
      <w:r w:rsidRPr="00D913FA">
        <w:rPr>
          <w:rStyle w:val="Hyperlink1"/>
          <w:i/>
          <w:iCs/>
          <w:rPrChange w:id="888" w:author="Dr. Amy R." w:date="2023-01-26T14:35:00Z">
            <w:rPr>
              <w:rStyle w:val="Hyperlink1"/>
            </w:rPr>
          </w:rPrChange>
        </w:rPr>
        <w:t>Acta Politica</w:t>
      </w:r>
      <w:r w:rsidRPr="005A10E8">
        <w:rPr>
          <w:rStyle w:val="Hyperlink1"/>
        </w:rPr>
        <w:t>, 57(1), 73–95.</w:t>
      </w:r>
    </w:p>
    <w:p w14:paraId="0D17D8D0" w14:textId="161F915D" w:rsidR="00C14C58" w:rsidRPr="005A10E8" w:rsidRDefault="00000000" w:rsidP="00917395">
      <w:pPr>
        <w:pStyle w:val="Body"/>
        <w:widowControl w:val="0"/>
        <w:spacing w:line="360" w:lineRule="auto"/>
        <w:ind w:left="720" w:hanging="720"/>
        <w:jc w:val="both"/>
        <w:rPr>
          <w:rStyle w:val="None"/>
          <w:b/>
          <w:bCs/>
        </w:rPr>
        <w:pPrChange w:id="88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Banducci</w:t>
      </w:r>
      <w:proofErr w:type="spellEnd"/>
      <w:r w:rsidRPr="005A10E8">
        <w:rPr>
          <w:rStyle w:val="Hyperlink1"/>
        </w:rPr>
        <w:t xml:space="preserve">, S., Karp, J., Thrasher, M., &amp; </w:t>
      </w:r>
      <w:proofErr w:type="spellStart"/>
      <w:r w:rsidRPr="005A10E8">
        <w:rPr>
          <w:rStyle w:val="Hyperlink1"/>
        </w:rPr>
        <w:t>Rallings</w:t>
      </w:r>
      <w:proofErr w:type="spellEnd"/>
      <w:r w:rsidRPr="005A10E8">
        <w:rPr>
          <w:rStyle w:val="Hyperlink1"/>
        </w:rPr>
        <w:t xml:space="preserve">, C. (2008). Ballot </w:t>
      </w:r>
      <w:del w:id="890" w:author="Dr. Amy R." w:date="2023-01-26T14:39:00Z">
        <w:r w:rsidRPr="005A10E8" w:rsidDel="00AA471D">
          <w:rPr>
            <w:rStyle w:val="Hyperlink1"/>
          </w:rPr>
          <w:delText xml:space="preserve">Photographs </w:delText>
        </w:r>
      </w:del>
      <w:ins w:id="891" w:author="Dr. Amy R." w:date="2023-01-26T14:39:00Z">
        <w:r w:rsidR="00AA471D">
          <w:rPr>
            <w:rStyle w:val="Hyperlink1"/>
          </w:rPr>
          <w:t>p</w:t>
        </w:r>
        <w:r w:rsidR="00AA471D" w:rsidRPr="005A10E8">
          <w:rPr>
            <w:rStyle w:val="Hyperlink1"/>
          </w:rPr>
          <w:t xml:space="preserve">hotographs </w:t>
        </w:r>
      </w:ins>
      <w:r w:rsidRPr="005A10E8">
        <w:rPr>
          <w:rStyle w:val="Hyperlink1"/>
        </w:rPr>
        <w:t xml:space="preserve">as </w:t>
      </w:r>
      <w:del w:id="892" w:author="Dr. Amy R." w:date="2023-01-26T14:39:00Z">
        <w:r w:rsidRPr="005A10E8" w:rsidDel="00AA471D">
          <w:rPr>
            <w:rStyle w:val="Hyperlink1"/>
          </w:rPr>
          <w:delText xml:space="preserve">Cues </w:delText>
        </w:r>
      </w:del>
      <w:ins w:id="893" w:author="Dr. Amy R." w:date="2023-01-26T14:39:00Z">
        <w:r w:rsidR="00AA471D">
          <w:rPr>
            <w:rStyle w:val="Hyperlink1"/>
          </w:rPr>
          <w:t>c</w:t>
        </w:r>
        <w:r w:rsidR="00AA471D" w:rsidRPr="005A10E8">
          <w:rPr>
            <w:rStyle w:val="Hyperlink1"/>
          </w:rPr>
          <w:t xml:space="preserve">ues </w:t>
        </w:r>
      </w:ins>
      <w:r w:rsidRPr="005A10E8">
        <w:rPr>
          <w:rStyle w:val="Hyperlink1"/>
        </w:rPr>
        <w:t xml:space="preserve">in </w:t>
      </w:r>
      <w:del w:id="894" w:author="Dr. Amy R." w:date="2023-01-26T14:39:00Z">
        <w:r w:rsidRPr="005A10E8" w:rsidDel="00AA471D">
          <w:rPr>
            <w:rStyle w:val="Hyperlink1"/>
          </w:rPr>
          <w:delText>Low</w:delText>
        </w:r>
      </w:del>
      <w:ins w:id="895" w:author="Dr. Amy R." w:date="2023-01-26T14:39:00Z">
        <w:r w:rsidR="00AA471D">
          <w:rPr>
            <w:rStyle w:val="Hyperlink1"/>
          </w:rPr>
          <w:t>l</w:t>
        </w:r>
        <w:r w:rsidR="00AA471D" w:rsidRPr="005A10E8">
          <w:rPr>
            <w:rStyle w:val="Hyperlink1"/>
          </w:rPr>
          <w:t>ow</w:t>
        </w:r>
      </w:ins>
      <w:r w:rsidRPr="005A10E8">
        <w:rPr>
          <w:rStyle w:val="Hyperlink1"/>
        </w:rPr>
        <w:t>-</w:t>
      </w:r>
      <w:del w:id="896" w:author="Dr. Amy R." w:date="2023-01-26T14:39:00Z">
        <w:r w:rsidRPr="005A10E8" w:rsidDel="00AA471D">
          <w:rPr>
            <w:rStyle w:val="Hyperlink1"/>
          </w:rPr>
          <w:delText xml:space="preserve">Information </w:delText>
        </w:r>
      </w:del>
      <w:ins w:id="897" w:author="Dr. Amy R." w:date="2023-01-26T14:39:00Z">
        <w:r w:rsidR="00AA471D">
          <w:rPr>
            <w:rStyle w:val="Hyperlink1"/>
          </w:rPr>
          <w:t>i</w:t>
        </w:r>
        <w:r w:rsidR="00AA471D" w:rsidRPr="005A10E8">
          <w:rPr>
            <w:rStyle w:val="Hyperlink1"/>
          </w:rPr>
          <w:t xml:space="preserve">nformation </w:t>
        </w:r>
      </w:ins>
      <w:del w:id="898" w:author="Dr. Amy R." w:date="2023-01-26T14:39:00Z">
        <w:r w:rsidRPr="005A10E8" w:rsidDel="00AA471D">
          <w:rPr>
            <w:rStyle w:val="Hyperlink1"/>
          </w:rPr>
          <w:delText>Elections</w:delText>
        </w:r>
      </w:del>
      <w:ins w:id="899" w:author="Dr. Amy R." w:date="2023-01-26T14:39:00Z">
        <w:r w:rsidR="00AA471D">
          <w:rPr>
            <w:rStyle w:val="Hyperlink1"/>
          </w:rPr>
          <w:t>e</w:t>
        </w:r>
        <w:r w:rsidR="00AA471D" w:rsidRPr="005A10E8">
          <w:rPr>
            <w:rStyle w:val="Hyperlink1"/>
          </w:rPr>
          <w:t>lections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29</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(6), 903–917. </w:t>
      </w:r>
      <w:r>
        <w:rPr>
          <w:rStyle w:val="Hyperlink1"/>
        </w:rPr>
        <w:fldChar w:fldCharType="end"/>
      </w:r>
    </w:p>
    <w:commentRangeStart w:id="900"/>
    <w:p w14:paraId="66E56187" w14:textId="7E9C4C67" w:rsidR="00C14C58" w:rsidRPr="005A10E8" w:rsidRDefault="00000000" w:rsidP="00917395">
      <w:pPr>
        <w:pStyle w:val="Body"/>
        <w:widowControl w:val="0"/>
        <w:spacing w:line="360" w:lineRule="auto"/>
        <w:ind w:left="720" w:hanging="720"/>
        <w:jc w:val="both"/>
        <w:rPr>
          <w:rStyle w:val="None"/>
          <w:b/>
          <w:bCs/>
        </w:rPr>
        <w:pPrChange w:id="901"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Bartels, L. (1996). Uninformed </w:t>
      </w:r>
      <w:del w:id="902" w:author="Dr. Amy R." w:date="2023-01-26T14:40:00Z">
        <w:r w:rsidRPr="005A10E8" w:rsidDel="00AA471D">
          <w:rPr>
            <w:rStyle w:val="Hyperlink1"/>
          </w:rPr>
          <w:delText>Votes</w:delText>
        </w:r>
      </w:del>
      <w:ins w:id="903" w:author="Dr. Amy R." w:date="2023-01-26T14:40:00Z">
        <w:r w:rsidR="00AA471D">
          <w:rPr>
            <w:rStyle w:val="Hyperlink1"/>
          </w:rPr>
          <w:t>v</w:t>
        </w:r>
        <w:r w:rsidR="00AA471D" w:rsidRPr="005A10E8">
          <w:rPr>
            <w:rStyle w:val="Hyperlink1"/>
          </w:rPr>
          <w:t>otes</w:t>
        </w:r>
      </w:ins>
      <w:r w:rsidRPr="005A10E8">
        <w:rPr>
          <w:rStyle w:val="Hyperlink1"/>
        </w:rPr>
        <w:t xml:space="preserve">: Information </w:t>
      </w:r>
      <w:del w:id="904" w:author="Dr. Amy R." w:date="2023-01-26T14:40:00Z">
        <w:r w:rsidRPr="005A10E8" w:rsidDel="00AA471D">
          <w:rPr>
            <w:rStyle w:val="Hyperlink1"/>
          </w:rPr>
          <w:delText xml:space="preserve">Effects </w:delText>
        </w:r>
      </w:del>
      <w:ins w:id="905" w:author="Dr. Amy R." w:date="2023-01-26T14:40:00Z">
        <w:r w:rsidR="00AA471D">
          <w:rPr>
            <w:rStyle w:val="Hyperlink1"/>
          </w:rPr>
          <w:t>e</w:t>
        </w:r>
        <w:r w:rsidR="00AA471D" w:rsidRPr="005A10E8">
          <w:rPr>
            <w:rStyle w:val="Hyperlink1"/>
          </w:rPr>
          <w:t xml:space="preserve">ffects </w:t>
        </w:r>
      </w:ins>
      <w:r w:rsidRPr="005A10E8">
        <w:rPr>
          <w:rStyle w:val="Hyperlink1"/>
        </w:rPr>
        <w:t xml:space="preserve">in </w:t>
      </w:r>
      <w:del w:id="906" w:author="Dr. Amy R." w:date="2023-01-26T14:40:00Z">
        <w:r w:rsidRPr="005A10E8" w:rsidDel="00AA471D">
          <w:rPr>
            <w:rStyle w:val="Hyperlink1"/>
          </w:rPr>
          <w:delText xml:space="preserve">Presidential </w:delText>
        </w:r>
      </w:del>
      <w:ins w:id="907" w:author="Dr. Amy R." w:date="2023-01-26T14:40:00Z">
        <w:r w:rsidR="00AA471D">
          <w:rPr>
            <w:rStyle w:val="Hyperlink1"/>
          </w:rPr>
          <w:t>p</w:t>
        </w:r>
        <w:r w:rsidR="00AA471D" w:rsidRPr="005A10E8">
          <w:rPr>
            <w:rStyle w:val="Hyperlink1"/>
          </w:rPr>
          <w:t xml:space="preserve">residential </w:t>
        </w:r>
      </w:ins>
      <w:del w:id="908" w:author="Dr. Amy R." w:date="2023-01-26T14:40:00Z">
        <w:r w:rsidRPr="005A10E8" w:rsidDel="00AA471D">
          <w:rPr>
            <w:rStyle w:val="Hyperlink1"/>
          </w:rPr>
          <w:delText>Elections</w:delText>
        </w:r>
      </w:del>
      <w:ins w:id="909" w:author="Dr. Amy R." w:date="2023-01-26T14:40:00Z">
        <w:r w:rsidR="00AA471D">
          <w:rPr>
            <w:rStyle w:val="Hyperlink1"/>
          </w:rPr>
          <w:t>e</w:t>
        </w:r>
        <w:r w:rsidR="00AA471D" w:rsidRPr="005A10E8">
          <w:rPr>
            <w:rStyle w:val="Hyperlink1"/>
          </w:rPr>
          <w:t>lections</w:t>
        </w:r>
      </w:ins>
      <w:r w:rsidRPr="005A10E8">
        <w:rPr>
          <w:rStyle w:val="Hyperlink1"/>
        </w:rPr>
        <w:t xml:space="preserve">. </w:t>
      </w:r>
      <w:r w:rsidRPr="005A10E8">
        <w:rPr>
          <w:rStyle w:val="Hyperlink1"/>
        </w:rPr>
        <w:fldChar w:fldCharType="end"/>
      </w:r>
      <w:commentRangeEnd w:id="900"/>
      <w:r w:rsidR="00E563BB">
        <w:rPr>
          <w:rStyle w:val="CommentReference"/>
          <w:rFonts w:ascii="Times New Roman" w:hAnsi="Times New Roman" w:cs="Times New Roman"/>
          <w:color w:val="auto"/>
          <w14:textOutline w14:w="0" w14:cap="rnd" w14:cmpd="sng" w14:algn="ctr">
            <w14:noFill/>
            <w14:prstDash w14:val="solid"/>
            <w14:bevel/>
          </w14:textOutline>
        </w:rPr>
        <w:commentReference w:id="900"/>
      </w:r>
      <w:r>
        <w:fldChar w:fldCharType="begin"/>
      </w:r>
      <w:r>
        <w:instrText>HYPERLINK "https://www.zotero.org/google-docs/?wEdHYe"</w:instrText>
      </w:r>
      <w:r>
        <w:fldChar w:fldCharType="separate"/>
      </w:r>
      <w:r w:rsidRPr="005A10E8">
        <w:rPr>
          <w:rStyle w:val="Hyperlink6"/>
        </w:rPr>
        <w:t>American Journal of Political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40</w:t>
      </w:r>
      <w:r>
        <w:rPr>
          <w:rStyle w:val="Hyperlink6"/>
        </w:rPr>
        <w:fldChar w:fldCharType="end"/>
      </w:r>
      <w:r w:rsidRPr="005A10E8">
        <w:rPr>
          <w:rStyle w:val="Hyperlink1"/>
        </w:rPr>
        <w:t xml:space="preserve">(1), 194–230. </w:t>
      </w:r>
    </w:p>
    <w:p w14:paraId="08DB5A34" w14:textId="1E4FF83E" w:rsidR="00C14C58" w:rsidRPr="005A10E8" w:rsidRDefault="00000000" w:rsidP="00917395">
      <w:pPr>
        <w:pStyle w:val="Body"/>
        <w:widowControl w:val="0"/>
        <w:spacing w:line="360" w:lineRule="auto"/>
        <w:ind w:left="720" w:hanging="720"/>
        <w:jc w:val="both"/>
        <w:rPr>
          <w:rStyle w:val="None"/>
          <w:b/>
          <w:bCs/>
        </w:rPr>
        <w:pPrChange w:id="910"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Bartels, L. (2000). Partisanship and </w:t>
      </w:r>
      <w:del w:id="911" w:author="Dr. Amy R." w:date="2023-01-26T14:40:00Z">
        <w:r w:rsidRPr="005A10E8" w:rsidDel="00AA471D">
          <w:rPr>
            <w:rStyle w:val="Hyperlink1"/>
          </w:rPr>
          <w:delText xml:space="preserve">Voting </w:delText>
        </w:r>
      </w:del>
      <w:ins w:id="912" w:author="Dr. Amy R." w:date="2023-01-26T14:40:00Z">
        <w:r w:rsidR="00AA471D">
          <w:rPr>
            <w:rStyle w:val="Hyperlink1"/>
          </w:rPr>
          <w:t>v</w:t>
        </w:r>
        <w:r w:rsidR="00AA471D" w:rsidRPr="005A10E8">
          <w:rPr>
            <w:rStyle w:val="Hyperlink1"/>
          </w:rPr>
          <w:t xml:space="preserve">oting </w:t>
        </w:r>
      </w:ins>
      <w:del w:id="913" w:author="Dr. Amy R." w:date="2023-01-26T14:40:00Z">
        <w:r w:rsidRPr="005A10E8" w:rsidDel="00AA471D">
          <w:rPr>
            <w:rStyle w:val="Hyperlink1"/>
          </w:rPr>
          <w:delText>Behavior</w:delText>
        </w:r>
      </w:del>
      <w:ins w:id="914" w:author="Dr. Amy R." w:date="2023-01-26T14:40:00Z">
        <w:r w:rsidR="00AA471D">
          <w:rPr>
            <w:rStyle w:val="Hyperlink1"/>
          </w:rPr>
          <w:t>b</w:t>
        </w:r>
        <w:r w:rsidR="00AA471D" w:rsidRPr="005A10E8">
          <w:rPr>
            <w:rStyle w:val="Hyperlink1"/>
          </w:rPr>
          <w:t>ehavior</w:t>
        </w:r>
      </w:ins>
      <w:r w:rsidRPr="005A10E8">
        <w:rPr>
          <w:rStyle w:val="Hyperlink1"/>
        </w:rPr>
        <w:t>, 1952</w:t>
      </w:r>
      <w:del w:id="915" w:author="Dr. Amy R." w:date="2023-01-26T14:40:00Z">
        <w:r w:rsidRPr="005A10E8" w:rsidDel="00AA471D">
          <w:rPr>
            <w:rStyle w:val="Hyperlink1"/>
          </w:rPr>
          <w:delText>-</w:delText>
        </w:r>
      </w:del>
      <w:ins w:id="916" w:author="Dr. Amy R." w:date="2023-01-26T14:40:00Z">
        <w:r w:rsidR="00AA471D">
          <w:rPr>
            <w:rStyle w:val="Hyperlink1"/>
          </w:rPr>
          <w:t>–</w:t>
        </w:r>
      </w:ins>
      <w:r w:rsidRPr="005A10E8">
        <w:rPr>
          <w:rStyle w:val="Hyperlink1"/>
        </w:rPr>
        <w:t xml:space="preserve">1996.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Journal of Political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44</w:t>
      </w:r>
      <w:r>
        <w:rPr>
          <w:rStyle w:val="Hyperlink6"/>
        </w:rPr>
        <w:fldChar w:fldCharType="end"/>
      </w:r>
      <w:r>
        <w:fldChar w:fldCharType="begin"/>
      </w:r>
      <w:r>
        <w:instrText>HYPERLINK "https://www.zotero.org/google-docs/?wEdHYe"</w:instrText>
      </w:r>
      <w:r>
        <w:fldChar w:fldCharType="separate"/>
      </w:r>
      <w:r w:rsidRPr="005A10E8">
        <w:rPr>
          <w:rStyle w:val="Hyperlink1"/>
        </w:rPr>
        <w:t>(1), 35–50.</w:t>
      </w:r>
      <w:r>
        <w:rPr>
          <w:rStyle w:val="Hyperlink1"/>
        </w:rPr>
        <w:fldChar w:fldCharType="end"/>
      </w:r>
    </w:p>
    <w:p w14:paraId="62202E6B" w14:textId="312E10C9" w:rsidR="00C14C58" w:rsidRPr="005A10E8" w:rsidRDefault="00000000" w:rsidP="00917395">
      <w:pPr>
        <w:pStyle w:val="Body"/>
        <w:widowControl w:val="0"/>
        <w:spacing w:line="360" w:lineRule="auto"/>
        <w:ind w:left="720" w:hanging="720"/>
        <w:jc w:val="both"/>
        <w:rPr>
          <w:rStyle w:val="None"/>
          <w:b/>
          <w:bCs/>
        </w:rPr>
        <w:pPrChange w:id="91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Belmi</w:t>
      </w:r>
      <w:proofErr w:type="spellEnd"/>
      <w:r w:rsidRPr="005A10E8">
        <w:rPr>
          <w:rStyle w:val="Hyperlink1"/>
        </w:rPr>
        <w:t xml:space="preserve">, P., &amp; Neale, M. (2014). Mirror, </w:t>
      </w:r>
      <w:del w:id="918" w:author="Dr. Amy R." w:date="2023-01-26T14:41:00Z">
        <w:r w:rsidRPr="005A10E8" w:rsidDel="00AA471D">
          <w:rPr>
            <w:rStyle w:val="Hyperlink1"/>
          </w:rPr>
          <w:delText xml:space="preserve">Mirror </w:delText>
        </w:r>
      </w:del>
      <w:ins w:id="919" w:author="Dr. Amy R." w:date="2023-01-26T14:41:00Z">
        <w:r w:rsidR="00AA471D">
          <w:rPr>
            <w:rStyle w:val="Hyperlink1"/>
          </w:rPr>
          <w:t>m</w:t>
        </w:r>
        <w:r w:rsidR="00AA471D" w:rsidRPr="005A10E8">
          <w:rPr>
            <w:rStyle w:val="Hyperlink1"/>
          </w:rPr>
          <w:t xml:space="preserve">irror </w:t>
        </w:r>
      </w:ins>
      <w:r w:rsidRPr="005A10E8">
        <w:rPr>
          <w:rStyle w:val="Hyperlink1"/>
        </w:rPr>
        <w:t xml:space="preserve">on the </w:t>
      </w:r>
      <w:del w:id="920" w:author="Dr. Amy R." w:date="2023-01-26T14:41:00Z">
        <w:r w:rsidRPr="005A10E8" w:rsidDel="00AA471D">
          <w:rPr>
            <w:rStyle w:val="Hyperlink1"/>
          </w:rPr>
          <w:delText>Wall</w:delText>
        </w:r>
      </w:del>
      <w:ins w:id="921" w:author="Dr. Amy R." w:date="2023-01-26T14:41:00Z">
        <w:r w:rsidR="00AA471D">
          <w:rPr>
            <w:rStyle w:val="Hyperlink1"/>
          </w:rPr>
          <w:t>w</w:t>
        </w:r>
        <w:r w:rsidR="00AA471D" w:rsidRPr="005A10E8">
          <w:rPr>
            <w:rStyle w:val="Hyperlink1"/>
          </w:rPr>
          <w:t>all</w:t>
        </w:r>
      </w:ins>
      <w:r w:rsidRPr="005A10E8">
        <w:rPr>
          <w:rStyle w:val="Hyperlink1"/>
        </w:rPr>
        <w:t xml:space="preserve">, </w:t>
      </w:r>
      <w:del w:id="922" w:author="Dr. Amy R." w:date="2023-01-26T14:41:00Z">
        <w:r w:rsidRPr="005A10E8" w:rsidDel="00AA471D">
          <w:rPr>
            <w:rStyle w:val="Hyperlink1"/>
          </w:rPr>
          <w:delText>Who</w:delText>
        </w:r>
        <w:r w:rsidRPr="005A10E8" w:rsidDel="00AA471D">
          <w:rPr>
            <w:rStyle w:val="Hyperlink1"/>
            <w:rtl/>
          </w:rPr>
          <w:delText>’</w:delText>
        </w:r>
        <w:r w:rsidRPr="005A10E8" w:rsidDel="00AA471D">
          <w:rPr>
            <w:rStyle w:val="Hyperlink1"/>
          </w:rPr>
          <w:delText xml:space="preserve">s </w:delText>
        </w:r>
      </w:del>
      <w:ins w:id="923" w:author="Dr. Amy R." w:date="2023-01-26T14:41:00Z">
        <w:r w:rsidR="00AA471D">
          <w:rPr>
            <w:rStyle w:val="Hyperlink1"/>
          </w:rPr>
          <w:t>w</w:t>
        </w:r>
        <w:r w:rsidR="00AA471D" w:rsidRPr="005A10E8">
          <w:rPr>
            <w:rStyle w:val="Hyperlink1"/>
          </w:rPr>
          <w:t>ho</w:t>
        </w:r>
        <w:r w:rsidR="00AA471D" w:rsidRPr="005A10E8">
          <w:rPr>
            <w:rStyle w:val="Hyperlink1"/>
            <w:rtl/>
          </w:rPr>
          <w:t>’</w:t>
        </w:r>
        <w:r w:rsidR="00AA471D" w:rsidRPr="005A10E8">
          <w:rPr>
            <w:rStyle w:val="Hyperlink1"/>
          </w:rPr>
          <w:t xml:space="preserve">s </w:t>
        </w:r>
      </w:ins>
      <w:r w:rsidRPr="005A10E8">
        <w:rPr>
          <w:rStyle w:val="Hyperlink1"/>
        </w:rPr>
        <w:t xml:space="preserve">the </w:t>
      </w:r>
      <w:del w:id="924" w:author="Dr. Amy R." w:date="2023-01-26T14:41:00Z">
        <w:r w:rsidRPr="005A10E8" w:rsidDel="00AA471D">
          <w:rPr>
            <w:rStyle w:val="Hyperlink1"/>
          </w:rPr>
          <w:delText xml:space="preserve">Fairest </w:delText>
        </w:r>
      </w:del>
      <w:ins w:id="925" w:author="Dr. Amy R." w:date="2023-01-26T14:41:00Z">
        <w:r w:rsidR="00AA471D">
          <w:rPr>
            <w:rStyle w:val="Hyperlink1"/>
          </w:rPr>
          <w:t>f</w:t>
        </w:r>
        <w:r w:rsidR="00AA471D" w:rsidRPr="005A10E8">
          <w:rPr>
            <w:rStyle w:val="Hyperlink1"/>
          </w:rPr>
          <w:t xml:space="preserve">airest </w:t>
        </w:r>
      </w:ins>
      <w:r w:rsidRPr="005A10E8">
        <w:rPr>
          <w:rStyle w:val="Hyperlink1"/>
        </w:rPr>
        <w:t xml:space="preserve">of </w:t>
      </w:r>
      <w:del w:id="926" w:author="Dr. Amy R." w:date="2023-01-26T14:41:00Z">
        <w:r w:rsidRPr="005A10E8" w:rsidDel="00AA471D">
          <w:rPr>
            <w:rStyle w:val="Hyperlink1"/>
          </w:rPr>
          <w:delText xml:space="preserve">Them </w:delText>
        </w:r>
      </w:del>
      <w:ins w:id="927" w:author="Dr. Amy R." w:date="2023-01-26T14:41:00Z">
        <w:r w:rsidR="00AA471D">
          <w:rPr>
            <w:rStyle w:val="Hyperlink1"/>
          </w:rPr>
          <w:t>t</w:t>
        </w:r>
        <w:r w:rsidR="00AA471D" w:rsidRPr="005A10E8">
          <w:rPr>
            <w:rStyle w:val="Hyperlink1"/>
          </w:rPr>
          <w:t xml:space="preserve">hem </w:t>
        </w:r>
      </w:ins>
      <w:del w:id="928" w:author="Dr. Amy R." w:date="2023-01-26T14:41:00Z">
        <w:r w:rsidRPr="005A10E8" w:rsidDel="00AA471D">
          <w:rPr>
            <w:rStyle w:val="Hyperlink1"/>
          </w:rPr>
          <w:delText>All</w:delText>
        </w:r>
      </w:del>
      <w:ins w:id="929" w:author="Dr. Amy R." w:date="2023-01-26T14:41:00Z">
        <w:r w:rsidR="00AA471D">
          <w:rPr>
            <w:rStyle w:val="Hyperlink1"/>
          </w:rPr>
          <w:t>a</w:t>
        </w:r>
        <w:r w:rsidR="00AA471D" w:rsidRPr="005A10E8">
          <w:rPr>
            <w:rStyle w:val="Hyperlink1"/>
          </w:rPr>
          <w:t>ll</w:t>
        </w:r>
      </w:ins>
      <w:r w:rsidRPr="005A10E8">
        <w:rPr>
          <w:rStyle w:val="Hyperlink1"/>
        </w:rPr>
        <w:t xml:space="preserve">? Thinking that </w:t>
      </w:r>
      <w:del w:id="930" w:author="Dr. Amy R." w:date="2023-01-26T14:41:00Z">
        <w:r w:rsidRPr="005A10E8" w:rsidDel="00AA471D">
          <w:rPr>
            <w:rStyle w:val="Hyperlink1"/>
          </w:rPr>
          <w:delText xml:space="preserve">One </w:delText>
        </w:r>
      </w:del>
      <w:ins w:id="931" w:author="Dr. Amy R." w:date="2023-01-26T14:41:00Z">
        <w:r w:rsidR="00AA471D">
          <w:rPr>
            <w:rStyle w:val="Hyperlink1"/>
          </w:rPr>
          <w:t>o</w:t>
        </w:r>
        <w:r w:rsidR="00AA471D" w:rsidRPr="005A10E8">
          <w:rPr>
            <w:rStyle w:val="Hyperlink1"/>
          </w:rPr>
          <w:t xml:space="preserve">ne </w:t>
        </w:r>
      </w:ins>
      <w:r w:rsidRPr="005A10E8">
        <w:rPr>
          <w:rStyle w:val="Hyperlink1"/>
        </w:rPr>
        <w:t xml:space="preserve">is </w:t>
      </w:r>
      <w:del w:id="932" w:author="Dr. Amy R." w:date="2023-01-26T14:41:00Z">
        <w:r w:rsidRPr="005A10E8" w:rsidDel="00AA471D">
          <w:rPr>
            <w:rStyle w:val="Hyperlink1"/>
          </w:rPr>
          <w:delText xml:space="preserve">Attractive </w:delText>
        </w:r>
      </w:del>
      <w:ins w:id="933" w:author="Dr. Amy R." w:date="2023-01-26T14:41:00Z">
        <w:r w:rsidR="00AA471D">
          <w:rPr>
            <w:rStyle w:val="Hyperlink1"/>
          </w:rPr>
          <w:t>a</w:t>
        </w:r>
        <w:r w:rsidR="00AA471D" w:rsidRPr="005A10E8">
          <w:rPr>
            <w:rStyle w:val="Hyperlink1"/>
          </w:rPr>
          <w:t xml:space="preserve">ttractive </w:t>
        </w:r>
      </w:ins>
      <w:del w:id="934" w:author="Dr. Amy R." w:date="2023-01-26T14:42:00Z">
        <w:r w:rsidRPr="005A10E8" w:rsidDel="00AA471D">
          <w:rPr>
            <w:rStyle w:val="Hyperlink1"/>
          </w:rPr>
          <w:delText xml:space="preserve">Increases </w:delText>
        </w:r>
      </w:del>
      <w:ins w:id="935" w:author="Dr. Amy R." w:date="2023-01-26T14:42:00Z">
        <w:r w:rsidR="00AA471D">
          <w:rPr>
            <w:rStyle w:val="Hyperlink1"/>
          </w:rPr>
          <w:t>i</w:t>
        </w:r>
        <w:r w:rsidR="00AA471D" w:rsidRPr="005A10E8">
          <w:rPr>
            <w:rStyle w:val="Hyperlink1"/>
          </w:rPr>
          <w:t xml:space="preserve">ncreases </w:t>
        </w:r>
      </w:ins>
      <w:r w:rsidRPr="005A10E8">
        <w:rPr>
          <w:rStyle w:val="Hyperlink1"/>
        </w:rPr>
        <w:t xml:space="preserve">the </w:t>
      </w:r>
      <w:del w:id="936" w:author="Dr. Amy R." w:date="2023-01-26T14:42:00Z">
        <w:r w:rsidRPr="005A10E8" w:rsidDel="00AA471D">
          <w:rPr>
            <w:rStyle w:val="Hyperlink1"/>
          </w:rPr>
          <w:delText xml:space="preserve">Tendency </w:delText>
        </w:r>
      </w:del>
      <w:ins w:id="937" w:author="Dr. Amy R." w:date="2023-01-26T14:42:00Z">
        <w:r w:rsidR="00AA471D">
          <w:rPr>
            <w:rStyle w:val="Hyperlink1"/>
          </w:rPr>
          <w:t>t</w:t>
        </w:r>
        <w:r w:rsidR="00AA471D" w:rsidRPr="005A10E8">
          <w:rPr>
            <w:rStyle w:val="Hyperlink1"/>
          </w:rPr>
          <w:t xml:space="preserve">endency </w:t>
        </w:r>
      </w:ins>
      <w:r w:rsidRPr="005A10E8">
        <w:rPr>
          <w:rStyle w:val="Hyperlink1"/>
        </w:rPr>
        <w:t xml:space="preserve">to </w:t>
      </w:r>
      <w:del w:id="938" w:author="Dr. Amy R." w:date="2023-01-26T14:42:00Z">
        <w:r w:rsidRPr="005A10E8" w:rsidDel="00AA471D">
          <w:rPr>
            <w:rStyle w:val="Hyperlink1"/>
          </w:rPr>
          <w:delText xml:space="preserve">Support </w:delText>
        </w:r>
      </w:del>
      <w:ins w:id="939" w:author="Dr. Amy R." w:date="2023-01-26T14:42:00Z">
        <w:r w:rsidR="00AA471D">
          <w:rPr>
            <w:rStyle w:val="Hyperlink1"/>
          </w:rPr>
          <w:t>s</w:t>
        </w:r>
        <w:r w:rsidR="00AA471D" w:rsidRPr="005A10E8">
          <w:rPr>
            <w:rStyle w:val="Hyperlink1"/>
          </w:rPr>
          <w:t xml:space="preserve">upport </w:t>
        </w:r>
      </w:ins>
      <w:del w:id="940" w:author="Dr. Amy R." w:date="2023-01-26T14:42:00Z">
        <w:r w:rsidRPr="005A10E8" w:rsidDel="00AA471D">
          <w:rPr>
            <w:rStyle w:val="Hyperlink1"/>
          </w:rPr>
          <w:delText>Inequality</w:delText>
        </w:r>
      </w:del>
      <w:ins w:id="941" w:author="Dr. Amy R." w:date="2023-01-26T14:42:00Z">
        <w:r w:rsidR="00AA471D">
          <w:rPr>
            <w:rStyle w:val="Hyperlink1"/>
          </w:rPr>
          <w:t>i</w:t>
        </w:r>
        <w:r w:rsidR="00AA471D" w:rsidRPr="005A10E8">
          <w:rPr>
            <w:rStyle w:val="Hyperlink1"/>
          </w:rPr>
          <w:t>nequality</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Organizational Behavior and Human Decision Processes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124</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(2), 133–149. </w:t>
      </w:r>
      <w:r>
        <w:rPr>
          <w:rStyle w:val="Hyperlink1"/>
        </w:rPr>
        <w:fldChar w:fldCharType="end"/>
      </w:r>
    </w:p>
    <w:p w14:paraId="07A19B30" w14:textId="4E8098F4" w:rsidR="00C14C58" w:rsidRPr="005A10E8" w:rsidRDefault="00000000" w:rsidP="00917395">
      <w:pPr>
        <w:pStyle w:val="Body"/>
        <w:widowControl w:val="0"/>
        <w:spacing w:line="360" w:lineRule="auto"/>
        <w:ind w:left="720" w:hanging="720"/>
        <w:jc w:val="both"/>
        <w:rPr>
          <w:rStyle w:val="None"/>
          <w:b/>
          <w:bCs/>
        </w:rPr>
        <w:pPrChange w:id="94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Berggren, N., </w:t>
      </w:r>
      <w:proofErr w:type="spellStart"/>
      <w:r w:rsidRPr="005A10E8">
        <w:rPr>
          <w:rStyle w:val="Hyperlink1"/>
        </w:rPr>
        <w:t>Jordahl</w:t>
      </w:r>
      <w:proofErr w:type="spellEnd"/>
      <w:r w:rsidRPr="005A10E8">
        <w:rPr>
          <w:rStyle w:val="Hyperlink1"/>
        </w:rPr>
        <w:t xml:space="preserve">, H., &amp; </w:t>
      </w:r>
      <w:proofErr w:type="spellStart"/>
      <w:r w:rsidRPr="005A10E8">
        <w:rPr>
          <w:rStyle w:val="Hyperlink1"/>
        </w:rPr>
        <w:t>Poutvaara</w:t>
      </w:r>
      <w:proofErr w:type="spellEnd"/>
      <w:r w:rsidRPr="005A10E8">
        <w:rPr>
          <w:rStyle w:val="Hyperlink1"/>
        </w:rPr>
        <w:t xml:space="preserve">, P. (2010). The </w:t>
      </w:r>
      <w:del w:id="943" w:author="Dr. Amy R." w:date="2023-01-26T14:43:00Z">
        <w:r w:rsidRPr="005A10E8" w:rsidDel="00AA471D">
          <w:rPr>
            <w:rStyle w:val="Hyperlink1"/>
          </w:rPr>
          <w:delText xml:space="preserve">Looks </w:delText>
        </w:r>
      </w:del>
      <w:ins w:id="944" w:author="Dr. Amy R." w:date="2023-01-26T14:43:00Z">
        <w:r w:rsidR="00AA471D">
          <w:rPr>
            <w:rStyle w:val="Hyperlink1"/>
          </w:rPr>
          <w:t>l</w:t>
        </w:r>
        <w:r w:rsidR="00AA471D" w:rsidRPr="005A10E8">
          <w:rPr>
            <w:rStyle w:val="Hyperlink1"/>
          </w:rPr>
          <w:t xml:space="preserve">ooks </w:t>
        </w:r>
      </w:ins>
      <w:r w:rsidRPr="005A10E8">
        <w:rPr>
          <w:rStyle w:val="Hyperlink1"/>
        </w:rPr>
        <w:t xml:space="preserve">of a </w:t>
      </w:r>
      <w:del w:id="945" w:author="Dr. Amy R." w:date="2023-01-26T14:43:00Z">
        <w:r w:rsidRPr="005A10E8" w:rsidDel="00AA471D">
          <w:rPr>
            <w:rStyle w:val="Hyperlink1"/>
          </w:rPr>
          <w:delText>Winner</w:delText>
        </w:r>
      </w:del>
      <w:ins w:id="946" w:author="Dr. Amy R." w:date="2023-01-26T14:43:00Z">
        <w:r w:rsidR="00AA471D">
          <w:rPr>
            <w:rStyle w:val="Hyperlink1"/>
          </w:rPr>
          <w:t>w</w:t>
        </w:r>
        <w:r w:rsidR="00AA471D" w:rsidRPr="005A10E8">
          <w:rPr>
            <w:rStyle w:val="Hyperlink1"/>
          </w:rPr>
          <w:t>inner</w:t>
        </w:r>
      </w:ins>
      <w:r w:rsidRPr="005A10E8">
        <w:rPr>
          <w:rStyle w:val="Hyperlink1"/>
        </w:rPr>
        <w:t xml:space="preserve">: Beauty and </w:t>
      </w:r>
      <w:del w:id="947" w:author="Dr. Amy R." w:date="2023-01-26T14:43:00Z">
        <w:r w:rsidRPr="005A10E8" w:rsidDel="00AA471D">
          <w:rPr>
            <w:rStyle w:val="Hyperlink1"/>
          </w:rPr>
          <w:delText xml:space="preserve">Electoral </w:delText>
        </w:r>
      </w:del>
      <w:ins w:id="948" w:author="Dr. Amy R." w:date="2023-01-26T14:43:00Z">
        <w:r w:rsidR="00AA471D">
          <w:rPr>
            <w:rStyle w:val="Hyperlink1"/>
          </w:rPr>
          <w:t>e</w:t>
        </w:r>
        <w:r w:rsidR="00AA471D" w:rsidRPr="005A10E8">
          <w:rPr>
            <w:rStyle w:val="Hyperlink1"/>
          </w:rPr>
          <w:t xml:space="preserve">lectoral </w:t>
        </w:r>
      </w:ins>
      <w:del w:id="949" w:author="Dr. Amy R." w:date="2023-01-26T14:43:00Z">
        <w:r w:rsidRPr="005A10E8" w:rsidDel="00AA471D">
          <w:rPr>
            <w:rStyle w:val="Hyperlink1"/>
          </w:rPr>
          <w:delText>Success</w:delText>
        </w:r>
      </w:del>
      <w:ins w:id="950" w:author="Dr. Amy R." w:date="2023-01-26T14:43:00Z">
        <w:r w:rsidR="00AA471D">
          <w:rPr>
            <w:rStyle w:val="Hyperlink1"/>
          </w:rPr>
          <w:t>s</w:t>
        </w:r>
        <w:r w:rsidR="00AA471D" w:rsidRPr="005A10E8">
          <w:rPr>
            <w:rStyle w:val="Hyperlink1"/>
          </w:rPr>
          <w:t>uccess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Journal of Public Economics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94</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(1–2), 8–15. </w:t>
      </w:r>
      <w:r>
        <w:rPr>
          <w:rStyle w:val="Hyperlink1"/>
        </w:rPr>
        <w:fldChar w:fldCharType="end"/>
      </w:r>
    </w:p>
    <w:p w14:paraId="5DCB2B85" w14:textId="4DEECF9E" w:rsidR="00C14C58" w:rsidRPr="005A10E8" w:rsidRDefault="00000000" w:rsidP="00917395">
      <w:pPr>
        <w:pStyle w:val="Body"/>
        <w:widowControl w:val="0"/>
        <w:spacing w:line="360" w:lineRule="auto"/>
        <w:ind w:left="720" w:hanging="720"/>
        <w:jc w:val="both"/>
        <w:pPrChange w:id="951"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Berggren, N., </w:t>
      </w:r>
      <w:proofErr w:type="spellStart"/>
      <w:r w:rsidRPr="005A10E8">
        <w:rPr>
          <w:rStyle w:val="Hyperlink1"/>
        </w:rPr>
        <w:t>Jordahl</w:t>
      </w:r>
      <w:proofErr w:type="spellEnd"/>
      <w:r w:rsidRPr="005A10E8">
        <w:rPr>
          <w:rStyle w:val="Hyperlink1"/>
        </w:rPr>
        <w:t xml:space="preserve">, H., &amp; </w:t>
      </w:r>
      <w:proofErr w:type="spellStart"/>
      <w:r w:rsidRPr="005A10E8">
        <w:rPr>
          <w:rStyle w:val="Hyperlink1"/>
        </w:rPr>
        <w:t>Poutvaara</w:t>
      </w:r>
      <w:proofErr w:type="spellEnd"/>
      <w:r w:rsidRPr="005A10E8">
        <w:rPr>
          <w:rStyle w:val="Hyperlink1"/>
        </w:rPr>
        <w:t xml:space="preserve">, P. (2017). The </w:t>
      </w:r>
      <w:del w:id="952" w:author="Dr. Amy R." w:date="2023-01-26T14:43:00Z">
        <w:r w:rsidRPr="005A10E8" w:rsidDel="00AA471D">
          <w:rPr>
            <w:rStyle w:val="Hyperlink1"/>
          </w:rPr>
          <w:delText xml:space="preserve">Right </w:delText>
        </w:r>
      </w:del>
      <w:ins w:id="953" w:author="Dr. Amy R." w:date="2023-01-26T14:43:00Z">
        <w:r w:rsidR="00AA471D">
          <w:rPr>
            <w:rStyle w:val="Hyperlink1"/>
          </w:rPr>
          <w:t>r</w:t>
        </w:r>
        <w:r w:rsidR="00AA471D" w:rsidRPr="005A10E8">
          <w:rPr>
            <w:rStyle w:val="Hyperlink1"/>
          </w:rPr>
          <w:t xml:space="preserve">ight </w:t>
        </w:r>
      </w:ins>
      <w:del w:id="954" w:author="Dr. Amy R." w:date="2023-01-26T14:43:00Z">
        <w:r w:rsidRPr="005A10E8" w:rsidDel="00AA471D">
          <w:rPr>
            <w:rStyle w:val="Hyperlink1"/>
          </w:rPr>
          <w:delText>Look</w:delText>
        </w:r>
      </w:del>
      <w:ins w:id="955" w:author="Dr. Amy R." w:date="2023-01-26T14:43:00Z">
        <w:r w:rsidR="00AA471D">
          <w:rPr>
            <w:rStyle w:val="Hyperlink1"/>
          </w:rPr>
          <w:t>l</w:t>
        </w:r>
        <w:r w:rsidR="00AA471D" w:rsidRPr="005A10E8">
          <w:rPr>
            <w:rStyle w:val="Hyperlink1"/>
          </w:rPr>
          <w:t>ook</w:t>
        </w:r>
      </w:ins>
      <w:r w:rsidRPr="005A10E8">
        <w:rPr>
          <w:rStyle w:val="Hyperlink1"/>
        </w:rPr>
        <w:t xml:space="preserve">: Conservative </w:t>
      </w:r>
      <w:del w:id="956" w:author="Dr. Amy R." w:date="2023-01-26T14:43:00Z">
        <w:r w:rsidRPr="005A10E8" w:rsidDel="00AA471D">
          <w:rPr>
            <w:rStyle w:val="Hyperlink1"/>
          </w:rPr>
          <w:delText xml:space="preserve">Politicians </w:delText>
        </w:r>
      </w:del>
      <w:ins w:id="957" w:author="Dr. Amy R." w:date="2023-01-26T14:43:00Z">
        <w:r w:rsidR="00AA471D">
          <w:rPr>
            <w:rStyle w:val="Hyperlink1"/>
          </w:rPr>
          <w:t>p</w:t>
        </w:r>
        <w:r w:rsidR="00AA471D" w:rsidRPr="005A10E8">
          <w:rPr>
            <w:rStyle w:val="Hyperlink1"/>
          </w:rPr>
          <w:t xml:space="preserve">oliticians </w:t>
        </w:r>
      </w:ins>
      <w:del w:id="958" w:author="Dr. Amy R." w:date="2023-01-26T14:43:00Z">
        <w:r w:rsidRPr="005A10E8" w:rsidDel="00AA471D">
          <w:rPr>
            <w:rStyle w:val="Hyperlink1"/>
          </w:rPr>
          <w:delText xml:space="preserve">Look </w:delText>
        </w:r>
      </w:del>
      <w:ins w:id="959" w:author="Dr. Amy R." w:date="2023-01-26T14:43:00Z">
        <w:r w:rsidR="00AA471D">
          <w:rPr>
            <w:rStyle w:val="Hyperlink1"/>
          </w:rPr>
          <w:t>l</w:t>
        </w:r>
        <w:r w:rsidR="00AA471D" w:rsidRPr="005A10E8">
          <w:rPr>
            <w:rStyle w:val="Hyperlink1"/>
          </w:rPr>
          <w:t xml:space="preserve">ook </w:t>
        </w:r>
      </w:ins>
      <w:del w:id="960" w:author="Dr. Amy R." w:date="2023-01-26T14:43:00Z">
        <w:r w:rsidRPr="005A10E8" w:rsidDel="00AA471D">
          <w:rPr>
            <w:rStyle w:val="Hyperlink1"/>
          </w:rPr>
          <w:delText xml:space="preserve">Better </w:delText>
        </w:r>
      </w:del>
      <w:ins w:id="961" w:author="Dr. Amy R." w:date="2023-01-26T14:43:00Z">
        <w:r w:rsidR="00AA471D">
          <w:rPr>
            <w:rStyle w:val="Hyperlink1"/>
          </w:rPr>
          <w:t>b</w:t>
        </w:r>
        <w:r w:rsidR="00AA471D" w:rsidRPr="005A10E8">
          <w:rPr>
            <w:rStyle w:val="Hyperlink1"/>
          </w:rPr>
          <w:t xml:space="preserve">etter </w:t>
        </w:r>
      </w:ins>
      <w:r w:rsidRPr="005A10E8">
        <w:rPr>
          <w:rStyle w:val="Hyperlink1"/>
        </w:rPr>
        <w:t xml:space="preserve">and </w:t>
      </w:r>
      <w:del w:id="962" w:author="Dr. Amy R." w:date="2023-01-26T14:44:00Z">
        <w:r w:rsidRPr="005A10E8" w:rsidDel="00AA471D">
          <w:rPr>
            <w:rStyle w:val="Hyperlink1"/>
          </w:rPr>
          <w:delText xml:space="preserve">Voters </w:delText>
        </w:r>
      </w:del>
      <w:ins w:id="963" w:author="Dr. Amy R." w:date="2023-01-26T14:44:00Z">
        <w:r w:rsidR="00AA471D">
          <w:rPr>
            <w:rStyle w:val="Hyperlink1"/>
          </w:rPr>
          <w:t>v</w:t>
        </w:r>
        <w:r w:rsidR="00AA471D" w:rsidRPr="005A10E8">
          <w:rPr>
            <w:rStyle w:val="Hyperlink1"/>
          </w:rPr>
          <w:t xml:space="preserve">oters </w:t>
        </w:r>
      </w:ins>
      <w:del w:id="964" w:author="Dr. Amy R." w:date="2023-01-26T14:44:00Z">
        <w:r w:rsidRPr="005A10E8" w:rsidDel="00AA471D">
          <w:rPr>
            <w:rStyle w:val="Hyperlink1"/>
          </w:rPr>
          <w:delText xml:space="preserve">Reward </w:delText>
        </w:r>
      </w:del>
      <w:ins w:id="965" w:author="Dr. Amy R." w:date="2023-01-26T14:44:00Z">
        <w:r w:rsidR="00AA471D">
          <w:rPr>
            <w:rStyle w:val="Hyperlink1"/>
          </w:rPr>
          <w:t>r</w:t>
        </w:r>
        <w:r w:rsidR="00AA471D" w:rsidRPr="005A10E8">
          <w:rPr>
            <w:rStyle w:val="Hyperlink1"/>
          </w:rPr>
          <w:t xml:space="preserve">eward </w:t>
        </w:r>
      </w:ins>
      <w:del w:id="966" w:author="Dr. Amy R." w:date="2023-01-26T14:44:00Z">
        <w:r w:rsidRPr="005A10E8" w:rsidDel="00AA471D">
          <w:rPr>
            <w:rStyle w:val="Hyperlink1"/>
          </w:rPr>
          <w:delText>It</w:delText>
        </w:r>
      </w:del>
      <w:ins w:id="967" w:author="Dr. Amy R." w:date="2023-01-26T14:44:00Z">
        <w:r w:rsidR="00AA471D">
          <w:rPr>
            <w:rStyle w:val="Hyperlink1"/>
          </w:rPr>
          <w:t>i</w:t>
        </w:r>
        <w:r w:rsidR="00AA471D" w:rsidRPr="005A10E8">
          <w:rPr>
            <w:rStyle w:val="Hyperlink1"/>
          </w:rPr>
          <w:t>t</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Journal of Public Economics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146</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(5383), 79–86. </w:t>
      </w:r>
      <w:r>
        <w:rPr>
          <w:rStyle w:val="Hyperlink1"/>
        </w:rPr>
        <w:fldChar w:fldCharType="end"/>
      </w:r>
    </w:p>
    <w:p w14:paraId="5651782A" w14:textId="53329632" w:rsidR="00C14C58" w:rsidRPr="005A10E8" w:rsidRDefault="00000000" w:rsidP="00917395">
      <w:pPr>
        <w:pStyle w:val="Body"/>
        <w:widowControl w:val="0"/>
        <w:spacing w:line="360" w:lineRule="auto"/>
        <w:ind w:left="720" w:hanging="720"/>
        <w:jc w:val="both"/>
        <w:pPrChange w:id="968" w:author="Dr. Amy R." w:date="2023-01-28T14:04:00Z">
          <w:pPr>
            <w:pStyle w:val="Body"/>
            <w:widowControl w:val="0"/>
            <w:spacing w:line="360" w:lineRule="auto"/>
            <w:ind w:left="720" w:hanging="720"/>
            <w:jc w:val="both"/>
          </w:pPr>
        </w:pPrChange>
      </w:pPr>
      <w:r w:rsidRPr="005A10E8">
        <w:rPr>
          <w:rStyle w:val="Hyperlink1"/>
        </w:rPr>
        <w:t xml:space="preserve">Blair, G., &amp; Imai, K. (2012). Statistical </w:t>
      </w:r>
      <w:del w:id="969" w:author="Dr. Amy R." w:date="2023-01-26T14:44:00Z">
        <w:r w:rsidRPr="005A10E8" w:rsidDel="00AA471D">
          <w:rPr>
            <w:rStyle w:val="Hyperlink1"/>
          </w:rPr>
          <w:delText xml:space="preserve">Analysis </w:delText>
        </w:r>
      </w:del>
      <w:ins w:id="970" w:author="Dr. Amy R." w:date="2023-01-26T14:44:00Z">
        <w:r w:rsidR="00AA471D">
          <w:rPr>
            <w:rStyle w:val="Hyperlink1"/>
          </w:rPr>
          <w:t>a</w:t>
        </w:r>
        <w:r w:rsidR="00AA471D" w:rsidRPr="005A10E8">
          <w:rPr>
            <w:rStyle w:val="Hyperlink1"/>
          </w:rPr>
          <w:t xml:space="preserve">nalysis </w:t>
        </w:r>
      </w:ins>
      <w:r w:rsidRPr="005A10E8">
        <w:rPr>
          <w:rStyle w:val="Hyperlink1"/>
        </w:rPr>
        <w:t xml:space="preserve">of </w:t>
      </w:r>
      <w:del w:id="971" w:author="Dr. Amy R." w:date="2023-01-26T14:44:00Z">
        <w:r w:rsidRPr="005A10E8" w:rsidDel="00AA471D">
          <w:rPr>
            <w:rStyle w:val="Hyperlink1"/>
          </w:rPr>
          <w:delText xml:space="preserve">List </w:delText>
        </w:r>
      </w:del>
      <w:ins w:id="972" w:author="Dr. Amy R." w:date="2023-01-26T14:44:00Z">
        <w:r w:rsidR="00AA471D">
          <w:rPr>
            <w:rStyle w:val="Hyperlink1"/>
          </w:rPr>
          <w:t>l</w:t>
        </w:r>
        <w:r w:rsidR="00AA471D" w:rsidRPr="005A10E8">
          <w:rPr>
            <w:rStyle w:val="Hyperlink1"/>
          </w:rPr>
          <w:t xml:space="preserve">ist </w:t>
        </w:r>
      </w:ins>
      <w:del w:id="973" w:author="Dr. Amy R." w:date="2023-01-26T14:44:00Z">
        <w:r w:rsidRPr="005A10E8" w:rsidDel="00AA471D">
          <w:rPr>
            <w:rStyle w:val="Hyperlink1"/>
          </w:rPr>
          <w:delText>Experiments</w:delText>
        </w:r>
      </w:del>
      <w:ins w:id="974" w:author="Dr. Amy R." w:date="2023-01-26T14:44:00Z">
        <w:r w:rsidR="00AA471D">
          <w:rPr>
            <w:rStyle w:val="Hyperlink1"/>
          </w:rPr>
          <w:t>e</w:t>
        </w:r>
        <w:r w:rsidR="00AA471D" w:rsidRPr="005A10E8">
          <w:rPr>
            <w:rStyle w:val="Hyperlink1"/>
          </w:rPr>
          <w:t>xperiments</w:t>
        </w:r>
      </w:ins>
      <w:r w:rsidRPr="005A10E8">
        <w:rPr>
          <w:rStyle w:val="Hyperlink1"/>
        </w:rPr>
        <w:t xml:space="preserve">. </w:t>
      </w:r>
      <w:r w:rsidRPr="00AA471D">
        <w:rPr>
          <w:rStyle w:val="Hyperlink1"/>
          <w:i/>
          <w:iCs/>
          <w:rPrChange w:id="975" w:author="Dr. Amy R." w:date="2023-01-26T14:44:00Z">
            <w:rPr>
              <w:rStyle w:val="Hyperlink1"/>
            </w:rPr>
          </w:rPrChange>
        </w:rPr>
        <w:t>Political Analysis</w:t>
      </w:r>
      <w:r w:rsidRPr="005A10E8">
        <w:rPr>
          <w:rStyle w:val="Hyperlink1"/>
        </w:rPr>
        <w:t>, 20(1), 47–77.</w:t>
      </w:r>
    </w:p>
    <w:p w14:paraId="0E7BBDD9" w14:textId="77777777" w:rsidR="00C14C58" w:rsidRPr="005A10E8" w:rsidRDefault="00000000" w:rsidP="00917395">
      <w:pPr>
        <w:pStyle w:val="Body"/>
        <w:widowControl w:val="0"/>
        <w:spacing w:line="360" w:lineRule="auto"/>
        <w:ind w:left="720" w:hanging="720"/>
        <w:jc w:val="both"/>
        <w:rPr>
          <w:rStyle w:val="None"/>
          <w:b/>
          <w:bCs/>
        </w:rPr>
        <w:pPrChange w:id="976"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Bono, J. E., Braddy, P. W., Liu, Y., Gilbert, E. K., Fleenor, J. W., Quast, L. N., &amp; Center, B. A. (2017). Dropped on the way to the top: Gender and managerial derailment. </w:t>
      </w:r>
      <w:r>
        <w:rPr>
          <w:rStyle w:val="Hyperlink1"/>
        </w:rPr>
        <w:fldChar w:fldCharType="end"/>
      </w:r>
      <w:r>
        <w:fldChar w:fldCharType="begin"/>
      </w:r>
      <w:r>
        <w:instrText>HYPERLINK "https://www.zotero.org/google-docs/?wEdHYe"</w:instrText>
      </w:r>
      <w:r>
        <w:fldChar w:fldCharType="separate"/>
      </w:r>
      <w:r w:rsidRPr="005A10E8">
        <w:rPr>
          <w:rStyle w:val="Hyperlink6"/>
        </w:rPr>
        <w:t>Personnel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70</w:t>
      </w:r>
      <w:r>
        <w:rPr>
          <w:rStyle w:val="Hyperlink6"/>
        </w:rPr>
        <w:fldChar w:fldCharType="end"/>
      </w:r>
      <w:r>
        <w:fldChar w:fldCharType="begin"/>
      </w:r>
      <w:r>
        <w:instrText>HYPERLINK "https://www.zotero.org/google-docs/?wEdHYe"</w:instrText>
      </w:r>
      <w:r>
        <w:fldChar w:fldCharType="separate"/>
      </w:r>
      <w:r w:rsidRPr="005A10E8">
        <w:rPr>
          <w:rStyle w:val="Hyperlink1"/>
        </w:rPr>
        <w:t>(4), 729–768.</w:t>
      </w:r>
      <w:r>
        <w:rPr>
          <w:rStyle w:val="Hyperlink1"/>
        </w:rPr>
        <w:fldChar w:fldCharType="end"/>
      </w:r>
    </w:p>
    <w:p w14:paraId="3C2EF876" w14:textId="57AF191E" w:rsidR="00C14C58" w:rsidRPr="005A10E8" w:rsidRDefault="00000000" w:rsidP="00917395">
      <w:pPr>
        <w:pStyle w:val="Body"/>
        <w:widowControl w:val="0"/>
        <w:spacing w:line="360" w:lineRule="auto"/>
        <w:ind w:left="720" w:hanging="720"/>
        <w:jc w:val="both"/>
        <w:rPr>
          <w:rStyle w:val="None"/>
          <w:b/>
          <w:bCs/>
        </w:rPr>
        <w:pPrChange w:id="97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Bourdieu, P. (1984). </w:t>
      </w:r>
      <w:r>
        <w:rPr>
          <w:rStyle w:val="Hyperlink1"/>
        </w:rPr>
        <w:fldChar w:fldCharType="end"/>
      </w:r>
      <w:commentRangeStart w:id="978"/>
      <w:r w:rsidRPr="005A10E8">
        <w:fldChar w:fldCharType="begin"/>
      </w:r>
      <w:r w:rsidRPr="005A10E8">
        <w:instrText>HYPERLINK "https://www.zotero.org/google-docs/?wEdHYe"</w:instrText>
      </w:r>
      <w:r w:rsidRPr="005A10E8">
        <w:fldChar w:fldCharType="separate"/>
      </w:r>
      <w:r w:rsidRPr="005A10E8">
        <w:rPr>
          <w:rStyle w:val="Hyperlink6"/>
        </w:rPr>
        <w:t>Distinction: A social critique of the judgement of taste</w:t>
      </w:r>
      <w:r w:rsidRPr="005A10E8">
        <w:rPr>
          <w:rStyle w:val="Hyperlink6"/>
        </w:rPr>
        <w:fldChar w:fldCharType="end"/>
      </w:r>
      <w:commentRangeEnd w:id="978"/>
      <w:r w:rsidR="00AA471D">
        <w:rPr>
          <w:rStyle w:val="CommentReference"/>
          <w:rFonts w:ascii="Times New Roman" w:hAnsi="Times New Roman" w:cs="Times New Roman"/>
          <w:color w:val="auto"/>
          <w14:textOutline w14:w="0" w14:cap="rnd" w14:cmpd="sng" w14:algn="ctr">
            <w14:noFill/>
            <w14:prstDash w14:val="solid"/>
            <w14:bevel/>
          </w14:textOutline>
        </w:rPr>
        <w:commentReference w:id="978"/>
      </w:r>
      <w:r w:rsidRPr="005A10E8">
        <w:fldChar w:fldCharType="begin"/>
      </w:r>
      <w:r w:rsidRPr="005A10E8">
        <w:instrText>HYPERLINK "https://www.zotero.org/google-docs/?wEdHYe"</w:instrText>
      </w:r>
      <w:r w:rsidRPr="005A10E8">
        <w:fldChar w:fldCharType="separate"/>
      </w:r>
      <w:r w:rsidRPr="005A10E8">
        <w:rPr>
          <w:rStyle w:val="Hyperlink1"/>
        </w:rPr>
        <w:t xml:space="preserve">. Harvard </w:t>
      </w:r>
      <w:del w:id="979" w:author="Dr. Amy R." w:date="2023-01-26T14:45:00Z">
        <w:r w:rsidRPr="005A10E8" w:rsidDel="00AA471D">
          <w:rPr>
            <w:rStyle w:val="Hyperlink1"/>
          </w:rPr>
          <w:delText xml:space="preserve">university </w:delText>
        </w:r>
      </w:del>
      <w:ins w:id="980" w:author="Dr. Amy R." w:date="2023-01-26T14:45:00Z">
        <w:r w:rsidR="00AA471D">
          <w:rPr>
            <w:rStyle w:val="Hyperlink1"/>
          </w:rPr>
          <w:t>U</w:t>
        </w:r>
        <w:r w:rsidR="00AA471D" w:rsidRPr="005A10E8">
          <w:rPr>
            <w:rStyle w:val="Hyperlink1"/>
          </w:rPr>
          <w:t xml:space="preserve">niversity </w:t>
        </w:r>
      </w:ins>
      <w:del w:id="981" w:author="Dr. Amy R." w:date="2023-01-26T14:45:00Z">
        <w:r w:rsidRPr="005A10E8" w:rsidDel="00AA471D">
          <w:rPr>
            <w:rStyle w:val="Hyperlink1"/>
          </w:rPr>
          <w:delText>press</w:delText>
        </w:r>
      </w:del>
      <w:ins w:id="982" w:author="Dr. Amy R." w:date="2023-01-26T14:45:00Z">
        <w:r w:rsidR="00AA471D">
          <w:rPr>
            <w:rStyle w:val="Hyperlink1"/>
          </w:rPr>
          <w:t>P</w:t>
        </w:r>
        <w:r w:rsidR="00AA471D" w:rsidRPr="005A10E8">
          <w:rPr>
            <w:rStyle w:val="Hyperlink1"/>
          </w:rPr>
          <w:t>ress</w:t>
        </w:r>
      </w:ins>
      <w:r w:rsidRPr="005A10E8">
        <w:rPr>
          <w:rStyle w:val="Hyperlink1"/>
        </w:rPr>
        <w:t>.</w:t>
      </w:r>
      <w:r w:rsidRPr="005A10E8">
        <w:rPr>
          <w:rStyle w:val="Hyperlink1"/>
        </w:rPr>
        <w:fldChar w:fldCharType="end"/>
      </w:r>
    </w:p>
    <w:p w14:paraId="70FE9D68" w14:textId="1CE75C30" w:rsidR="00C14C58" w:rsidRPr="005A10E8" w:rsidRDefault="00000000" w:rsidP="00917395">
      <w:pPr>
        <w:pStyle w:val="Body"/>
        <w:widowControl w:val="0"/>
        <w:spacing w:line="360" w:lineRule="auto"/>
        <w:ind w:left="720" w:hanging="720"/>
        <w:jc w:val="both"/>
        <w:rPr>
          <w:rStyle w:val="None"/>
          <w:b/>
          <w:bCs/>
        </w:rPr>
        <w:pPrChange w:id="983"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Brambor</w:t>
      </w:r>
      <w:proofErr w:type="spellEnd"/>
      <w:r w:rsidRPr="005A10E8">
        <w:rPr>
          <w:rStyle w:val="Hyperlink1"/>
        </w:rPr>
        <w:t xml:space="preserve">, T., Clark, W., &amp; Golder, M. (2006). Understanding </w:t>
      </w:r>
      <w:del w:id="984" w:author="Dr. Amy R." w:date="2023-01-26T14:46:00Z">
        <w:r w:rsidRPr="005A10E8" w:rsidDel="00AA471D">
          <w:rPr>
            <w:rStyle w:val="Hyperlink1"/>
          </w:rPr>
          <w:delText xml:space="preserve">Interaction </w:delText>
        </w:r>
      </w:del>
      <w:ins w:id="985" w:author="Dr. Amy R." w:date="2023-01-26T14:46:00Z">
        <w:r w:rsidR="00AA471D">
          <w:rPr>
            <w:rStyle w:val="Hyperlink1"/>
          </w:rPr>
          <w:t>i</w:t>
        </w:r>
        <w:r w:rsidR="00AA471D" w:rsidRPr="005A10E8">
          <w:rPr>
            <w:rStyle w:val="Hyperlink1"/>
          </w:rPr>
          <w:t xml:space="preserve">nteraction </w:t>
        </w:r>
      </w:ins>
      <w:del w:id="986" w:author="Dr. Amy R." w:date="2023-01-26T14:46:00Z">
        <w:r w:rsidRPr="005A10E8" w:rsidDel="00AA471D">
          <w:rPr>
            <w:rStyle w:val="Hyperlink1"/>
          </w:rPr>
          <w:delText>Models</w:delText>
        </w:r>
      </w:del>
      <w:ins w:id="987" w:author="Dr. Amy R." w:date="2023-01-26T14:46:00Z">
        <w:r w:rsidR="00AA471D">
          <w:rPr>
            <w:rStyle w:val="Hyperlink1"/>
          </w:rPr>
          <w:t>m</w:t>
        </w:r>
        <w:r w:rsidR="00AA471D" w:rsidRPr="005A10E8">
          <w:rPr>
            <w:rStyle w:val="Hyperlink1"/>
          </w:rPr>
          <w:t>odels</w:t>
        </w:r>
      </w:ins>
      <w:r w:rsidRPr="005A10E8">
        <w:rPr>
          <w:rStyle w:val="Hyperlink1"/>
        </w:rPr>
        <w:t xml:space="preserve">: Improving </w:t>
      </w:r>
      <w:del w:id="988" w:author="Dr. Amy R." w:date="2023-01-26T14:46:00Z">
        <w:r w:rsidRPr="005A10E8" w:rsidDel="00AA471D">
          <w:rPr>
            <w:rStyle w:val="Hyperlink1"/>
          </w:rPr>
          <w:delText xml:space="preserve">Empirical </w:delText>
        </w:r>
      </w:del>
      <w:ins w:id="989" w:author="Dr. Amy R." w:date="2023-01-26T14:46:00Z">
        <w:r w:rsidR="00AA471D">
          <w:rPr>
            <w:rStyle w:val="Hyperlink1"/>
          </w:rPr>
          <w:t>e</w:t>
        </w:r>
        <w:r w:rsidR="00AA471D" w:rsidRPr="005A10E8">
          <w:rPr>
            <w:rStyle w:val="Hyperlink1"/>
          </w:rPr>
          <w:t xml:space="preserve">mpirical </w:t>
        </w:r>
      </w:ins>
      <w:del w:id="990" w:author="Dr. Amy R." w:date="2023-01-26T14:46:00Z">
        <w:r w:rsidRPr="005A10E8" w:rsidDel="00AA471D">
          <w:rPr>
            <w:rStyle w:val="Hyperlink1"/>
          </w:rPr>
          <w:delText>Analyses</w:delText>
        </w:r>
      </w:del>
      <w:ins w:id="991" w:author="Dr. Amy R." w:date="2023-01-26T14:46:00Z">
        <w:r w:rsidR="00AA471D">
          <w:rPr>
            <w:rStyle w:val="Hyperlink1"/>
          </w:rPr>
          <w:t>a</w:t>
        </w:r>
        <w:r w:rsidR="00AA471D" w:rsidRPr="005A10E8">
          <w:rPr>
            <w:rStyle w:val="Hyperlink1"/>
          </w:rPr>
          <w:t>nalyses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Analysis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14</w:t>
      </w:r>
      <w:r>
        <w:rPr>
          <w:rStyle w:val="Hyperlink6"/>
        </w:rPr>
        <w:fldChar w:fldCharType="end"/>
      </w:r>
      <w:r>
        <w:fldChar w:fldCharType="begin"/>
      </w:r>
      <w:r>
        <w:instrText>HYPERLINK "https://www.zotero.org/google-docs/?wEdHYe"</w:instrText>
      </w:r>
      <w:r>
        <w:fldChar w:fldCharType="separate"/>
      </w:r>
      <w:r w:rsidRPr="005A10E8">
        <w:rPr>
          <w:rStyle w:val="Hyperlink1"/>
        </w:rPr>
        <w:t>(01), 63–82.</w:t>
      </w:r>
      <w:r>
        <w:rPr>
          <w:rStyle w:val="Hyperlink1"/>
        </w:rPr>
        <w:fldChar w:fldCharType="end"/>
      </w:r>
    </w:p>
    <w:p w14:paraId="72E9971D" w14:textId="41CAB73B" w:rsidR="00C14C58" w:rsidRPr="005A10E8" w:rsidRDefault="00000000" w:rsidP="00917395">
      <w:pPr>
        <w:pStyle w:val="Body"/>
        <w:widowControl w:val="0"/>
        <w:spacing w:line="360" w:lineRule="auto"/>
        <w:ind w:left="720" w:hanging="720"/>
        <w:jc w:val="both"/>
        <w:rPr>
          <w:rStyle w:val="None"/>
          <w:b/>
          <w:bCs/>
        </w:rPr>
        <w:pPrChange w:id="992"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Correll, S. J., &amp; Ridgeway, C. L. (2006). Expectation states theory. In J. Delamater (Ed.),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Handbook of </w:t>
      </w:r>
      <w:del w:id="993" w:author="Dr. Amy R." w:date="2023-01-26T14:47:00Z">
        <w:r w:rsidRPr="005A10E8" w:rsidDel="00DB6AB2">
          <w:rPr>
            <w:rStyle w:val="Hyperlink6"/>
          </w:rPr>
          <w:delText xml:space="preserve">Social </w:delText>
        </w:r>
      </w:del>
      <w:ins w:id="994" w:author="Dr. Amy R." w:date="2023-01-26T14:47:00Z">
        <w:r w:rsidR="00DB6AB2">
          <w:rPr>
            <w:rStyle w:val="Hyperlink6"/>
          </w:rPr>
          <w:t>s</w:t>
        </w:r>
        <w:r w:rsidR="00DB6AB2" w:rsidRPr="005A10E8">
          <w:rPr>
            <w:rStyle w:val="Hyperlink6"/>
          </w:rPr>
          <w:t xml:space="preserve">ocial </w:t>
        </w:r>
      </w:ins>
      <w:del w:id="995" w:author="Dr. Amy R." w:date="2023-01-26T14:47:00Z">
        <w:r w:rsidRPr="005A10E8" w:rsidDel="00DB6AB2">
          <w:rPr>
            <w:rStyle w:val="Hyperlink6"/>
          </w:rPr>
          <w:delText>P</w:delText>
        </w:r>
      </w:del>
      <w:ins w:id="996" w:author="Dr. Amy R." w:date="2023-01-26T14:47:00Z">
        <w:r w:rsidR="00DB6AB2">
          <w:rPr>
            <w:rStyle w:val="Hyperlink6"/>
          </w:rPr>
          <w:t>p</w:t>
        </w:r>
      </w:ins>
      <w:r w:rsidRPr="005A10E8">
        <w:rPr>
          <w:rStyle w:val="Hyperlink6"/>
        </w:rPr>
        <w:t>sychology</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xml:space="preserve"> (pp. 29–51). Springer.</w:t>
      </w:r>
      <w:r>
        <w:rPr>
          <w:rStyle w:val="Hyperlink1"/>
        </w:rPr>
        <w:fldChar w:fldCharType="end"/>
      </w:r>
    </w:p>
    <w:p w14:paraId="065728F4" w14:textId="510FD1EB" w:rsidR="00C14C58" w:rsidRPr="005A10E8" w:rsidRDefault="00000000" w:rsidP="00917395">
      <w:pPr>
        <w:pStyle w:val="Body"/>
        <w:widowControl w:val="0"/>
        <w:spacing w:line="360" w:lineRule="auto"/>
        <w:ind w:left="720" w:hanging="720"/>
        <w:jc w:val="both"/>
        <w:rPr>
          <w:rStyle w:val="None"/>
          <w:b/>
          <w:bCs/>
        </w:rPr>
        <w:pPrChange w:id="99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De </w:t>
      </w:r>
      <w:proofErr w:type="spellStart"/>
      <w:r w:rsidRPr="005A10E8">
        <w:rPr>
          <w:rStyle w:val="Hyperlink1"/>
        </w:rPr>
        <w:t>Keere</w:t>
      </w:r>
      <w:proofErr w:type="spellEnd"/>
      <w:r w:rsidRPr="005A10E8">
        <w:rPr>
          <w:rStyle w:val="Hyperlink1"/>
        </w:rPr>
        <w:t xml:space="preserve">, K. (2021). Evaluating </w:t>
      </w:r>
      <w:del w:id="998" w:author="Dr. Amy R." w:date="2023-01-26T14:47:00Z">
        <w:r w:rsidRPr="005A10E8" w:rsidDel="00DB6AB2">
          <w:rPr>
            <w:rStyle w:val="Hyperlink1"/>
          </w:rPr>
          <w:delText>Self</w:delText>
        </w:r>
      </w:del>
      <w:ins w:id="999" w:author="Dr. Amy R." w:date="2023-01-26T14:47:00Z">
        <w:r w:rsidR="00DB6AB2">
          <w:rPr>
            <w:rStyle w:val="Hyperlink1"/>
          </w:rPr>
          <w:t>s</w:t>
        </w:r>
        <w:r w:rsidR="00DB6AB2" w:rsidRPr="005A10E8">
          <w:rPr>
            <w:rStyle w:val="Hyperlink1"/>
          </w:rPr>
          <w:t>elf</w:t>
        </w:r>
      </w:ins>
      <w:r w:rsidRPr="005A10E8">
        <w:rPr>
          <w:rStyle w:val="Hyperlink1"/>
        </w:rPr>
        <w:t>-</w:t>
      </w:r>
      <w:del w:id="1000" w:author="Dr. Amy R." w:date="2023-01-26T14:47:00Z">
        <w:r w:rsidRPr="005A10E8" w:rsidDel="00DB6AB2">
          <w:rPr>
            <w:rStyle w:val="Hyperlink1"/>
          </w:rPr>
          <w:delText>Presentation</w:delText>
        </w:r>
      </w:del>
      <w:ins w:id="1001" w:author="Dr. Amy R." w:date="2023-01-26T14:47:00Z">
        <w:r w:rsidR="00DB6AB2">
          <w:rPr>
            <w:rStyle w:val="Hyperlink1"/>
          </w:rPr>
          <w:t>p</w:t>
        </w:r>
        <w:r w:rsidR="00DB6AB2" w:rsidRPr="005A10E8">
          <w:rPr>
            <w:rStyle w:val="Hyperlink1"/>
          </w:rPr>
          <w:t>resentation</w:t>
        </w:r>
      </w:ins>
      <w:r w:rsidRPr="005A10E8">
        <w:rPr>
          <w:rStyle w:val="Hyperlink1"/>
        </w:rPr>
        <w:t xml:space="preserve">: Gatekeeping </w:t>
      </w:r>
      <w:del w:id="1002" w:author="Dr. Amy R." w:date="2023-01-26T14:48:00Z">
        <w:r w:rsidRPr="005A10E8" w:rsidDel="00DB6AB2">
          <w:rPr>
            <w:rStyle w:val="Hyperlink1"/>
          </w:rPr>
          <w:delText xml:space="preserve">Recognition </w:delText>
        </w:r>
      </w:del>
      <w:ins w:id="1003" w:author="Dr. Amy R." w:date="2023-01-26T14:48:00Z">
        <w:r w:rsidR="00DB6AB2">
          <w:rPr>
            <w:rStyle w:val="Hyperlink1"/>
          </w:rPr>
          <w:t>r</w:t>
        </w:r>
        <w:r w:rsidR="00DB6AB2" w:rsidRPr="005A10E8">
          <w:rPr>
            <w:rStyle w:val="Hyperlink1"/>
          </w:rPr>
          <w:t xml:space="preserve">ecognition </w:t>
        </w:r>
      </w:ins>
      <w:del w:id="1004" w:author="Dr. Amy R." w:date="2023-01-26T14:48:00Z">
        <w:r w:rsidRPr="005A10E8" w:rsidDel="00DB6AB2">
          <w:rPr>
            <w:rStyle w:val="Hyperlink1"/>
          </w:rPr>
          <w:delText xml:space="preserve">Work </w:delText>
        </w:r>
      </w:del>
      <w:ins w:id="1005" w:author="Dr. Amy R." w:date="2023-01-26T14:48:00Z">
        <w:r w:rsidR="00DB6AB2">
          <w:rPr>
            <w:rStyle w:val="Hyperlink1"/>
          </w:rPr>
          <w:t>w</w:t>
        </w:r>
        <w:r w:rsidR="00DB6AB2" w:rsidRPr="005A10E8">
          <w:rPr>
            <w:rStyle w:val="Hyperlink1"/>
          </w:rPr>
          <w:t xml:space="preserve">ork </w:t>
        </w:r>
      </w:ins>
      <w:r w:rsidRPr="005A10E8">
        <w:rPr>
          <w:rStyle w:val="Hyperlink1"/>
        </w:rPr>
        <w:t xml:space="preserve">in </w:t>
      </w:r>
      <w:del w:id="1006" w:author="Dr. Amy R." w:date="2023-01-26T14:48:00Z">
        <w:r w:rsidRPr="005A10E8" w:rsidDel="00DB6AB2">
          <w:rPr>
            <w:rStyle w:val="Hyperlink1"/>
          </w:rPr>
          <w:delText>Hiring</w:delText>
        </w:r>
      </w:del>
      <w:ins w:id="1007" w:author="Dr. Amy R." w:date="2023-01-26T14:48:00Z">
        <w:r w:rsidR="00DB6AB2">
          <w:rPr>
            <w:rStyle w:val="Hyperlink1"/>
          </w:rPr>
          <w:t>h</w:t>
        </w:r>
        <w:r w:rsidR="00DB6AB2" w:rsidRPr="005A10E8">
          <w:rPr>
            <w:rStyle w:val="Hyperlink1"/>
          </w:rPr>
          <w:t>iring</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Cultural Sociology</w:t>
      </w:r>
      <w:r>
        <w:rPr>
          <w:rStyle w:val="Hyperlink6"/>
        </w:rPr>
        <w:fldChar w:fldCharType="end"/>
      </w:r>
      <w:commentRangeStart w:id="1008"/>
      <w:r w:rsidRPr="005A10E8">
        <w:fldChar w:fldCharType="begin"/>
      </w:r>
      <w:r w:rsidRPr="005A10E8">
        <w:instrText>HYPERLINK "https://www.zotero.org/google-docs/?wEdHYe"</w:instrText>
      </w:r>
      <w:r w:rsidRPr="005A10E8">
        <w:fldChar w:fldCharType="separate"/>
      </w:r>
      <w:r w:rsidRPr="005A10E8">
        <w:rPr>
          <w:rStyle w:val="Hyperlink1"/>
        </w:rPr>
        <w:t>, 17499755211032528.</w:t>
      </w:r>
      <w:r w:rsidRPr="005A10E8">
        <w:rPr>
          <w:rStyle w:val="Hyperlink1"/>
        </w:rPr>
        <w:fldChar w:fldCharType="end"/>
      </w:r>
      <w:commentRangeEnd w:id="1008"/>
      <w:r w:rsidR="00DB6AB2">
        <w:rPr>
          <w:rStyle w:val="CommentReference"/>
          <w:rFonts w:ascii="Times New Roman" w:hAnsi="Times New Roman" w:cs="Times New Roman"/>
          <w:color w:val="auto"/>
          <w14:textOutline w14:w="0" w14:cap="rnd" w14:cmpd="sng" w14:algn="ctr">
            <w14:noFill/>
            <w14:prstDash w14:val="solid"/>
            <w14:bevel/>
          </w14:textOutline>
        </w:rPr>
        <w:commentReference w:id="1008"/>
      </w:r>
    </w:p>
    <w:p w14:paraId="58CABE07" w14:textId="1A05935E" w:rsidR="00C14C58" w:rsidRPr="005A10E8" w:rsidRDefault="00000000" w:rsidP="00917395">
      <w:pPr>
        <w:pStyle w:val="Body"/>
        <w:widowControl w:val="0"/>
        <w:spacing w:line="360" w:lineRule="auto"/>
        <w:ind w:left="720" w:hanging="720"/>
        <w:jc w:val="both"/>
        <w:rPr>
          <w:rStyle w:val="None"/>
          <w:b/>
          <w:bCs/>
        </w:rPr>
        <w:pPrChange w:id="100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Dion, K., </w:t>
      </w:r>
      <w:proofErr w:type="spellStart"/>
      <w:r w:rsidRPr="005A10E8">
        <w:rPr>
          <w:rStyle w:val="Hyperlink1"/>
        </w:rPr>
        <w:t>Berscheid</w:t>
      </w:r>
      <w:proofErr w:type="spellEnd"/>
      <w:r w:rsidRPr="005A10E8">
        <w:rPr>
          <w:rStyle w:val="Hyperlink1"/>
        </w:rPr>
        <w:t xml:space="preserve">, E., &amp; </w:t>
      </w:r>
      <w:proofErr w:type="spellStart"/>
      <w:r w:rsidRPr="005A10E8">
        <w:rPr>
          <w:rStyle w:val="Hyperlink1"/>
        </w:rPr>
        <w:t>Walster</w:t>
      </w:r>
      <w:proofErr w:type="spellEnd"/>
      <w:r w:rsidRPr="005A10E8">
        <w:rPr>
          <w:rStyle w:val="Hyperlink1"/>
        </w:rPr>
        <w:t xml:space="preserve">, E. (1972). What is </w:t>
      </w:r>
      <w:del w:id="1010" w:author="Dr. Amy R." w:date="2023-01-26T14:50:00Z">
        <w:r w:rsidRPr="005A10E8" w:rsidDel="00DB6AB2">
          <w:rPr>
            <w:rStyle w:val="Hyperlink1"/>
          </w:rPr>
          <w:delText xml:space="preserve">Beautiful </w:delText>
        </w:r>
      </w:del>
      <w:ins w:id="1011" w:author="Dr. Amy R." w:date="2023-01-26T14:50:00Z">
        <w:r w:rsidR="00DB6AB2">
          <w:rPr>
            <w:rStyle w:val="Hyperlink1"/>
          </w:rPr>
          <w:t>b</w:t>
        </w:r>
        <w:r w:rsidR="00DB6AB2" w:rsidRPr="005A10E8">
          <w:rPr>
            <w:rStyle w:val="Hyperlink1"/>
          </w:rPr>
          <w:t xml:space="preserve">eautiful </w:t>
        </w:r>
      </w:ins>
      <w:r w:rsidRPr="005A10E8">
        <w:rPr>
          <w:rStyle w:val="Hyperlink1"/>
        </w:rPr>
        <w:t xml:space="preserve">is </w:t>
      </w:r>
      <w:del w:id="1012" w:author="Dr. Amy R." w:date="2023-01-26T14:50:00Z">
        <w:r w:rsidRPr="005A10E8" w:rsidDel="00DB6AB2">
          <w:rPr>
            <w:rStyle w:val="Hyperlink1"/>
          </w:rPr>
          <w:delText>Good</w:delText>
        </w:r>
      </w:del>
      <w:ins w:id="1013" w:author="Dr. Amy R." w:date="2023-01-26T14:50:00Z">
        <w:r w:rsidR="00DB6AB2">
          <w:rPr>
            <w:rStyle w:val="Hyperlink1"/>
          </w:rPr>
          <w:t>g</w:t>
        </w:r>
        <w:r w:rsidR="00DB6AB2" w:rsidRPr="005A10E8">
          <w:rPr>
            <w:rStyle w:val="Hyperlink1"/>
          </w:rPr>
          <w:t>ood</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 xml:space="preserve">Journal of Personality </w:t>
      </w:r>
      <w:r w:rsidRPr="005A10E8">
        <w:rPr>
          <w:rStyle w:val="Hyperlink6"/>
        </w:rPr>
        <w:lastRenderedPageBreak/>
        <w:t>and Social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24</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(3), 285–290. </w:t>
      </w:r>
      <w:r>
        <w:rPr>
          <w:rStyle w:val="Hyperlink1"/>
        </w:rPr>
        <w:fldChar w:fldCharType="end"/>
      </w:r>
    </w:p>
    <w:p w14:paraId="74E904E1" w14:textId="6ED0F520" w:rsidR="00C14C58" w:rsidRPr="005A10E8" w:rsidRDefault="00000000" w:rsidP="00917395">
      <w:pPr>
        <w:pStyle w:val="Body"/>
        <w:widowControl w:val="0"/>
        <w:spacing w:line="360" w:lineRule="auto"/>
        <w:ind w:left="720" w:hanging="720"/>
        <w:jc w:val="both"/>
        <w:pPrChange w:id="1014"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Ditonto</w:t>
      </w:r>
      <w:proofErr w:type="spellEnd"/>
      <w:r w:rsidRPr="005A10E8">
        <w:rPr>
          <w:rStyle w:val="Hyperlink1"/>
        </w:rPr>
        <w:t xml:space="preserve">, T., &amp; Mattes, K. (2018). Differences in </w:t>
      </w:r>
      <w:del w:id="1015" w:author="Dr. Amy R." w:date="2023-01-26T14:50:00Z">
        <w:r w:rsidRPr="005A10E8" w:rsidDel="00DB6AB2">
          <w:rPr>
            <w:rStyle w:val="Hyperlink1"/>
          </w:rPr>
          <w:delText>Appearance</w:delText>
        </w:r>
      </w:del>
      <w:ins w:id="1016" w:author="Dr. Amy R." w:date="2023-01-26T14:50:00Z">
        <w:r w:rsidR="00DB6AB2">
          <w:rPr>
            <w:rStyle w:val="Hyperlink1"/>
          </w:rPr>
          <w:t>a</w:t>
        </w:r>
        <w:r w:rsidR="00DB6AB2" w:rsidRPr="005A10E8">
          <w:rPr>
            <w:rStyle w:val="Hyperlink1"/>
          </w:rPr>
          <w:t>ppearance</w:t>
        </w:r>
      </w:ins>
      <w:r w:rsidRPr="005A10E8">
        <w:rPr>
          <w:rStyle w:val="Hyperlink1"/>
        </w:rPr>
        <w:t>-</w:t>
      </w:r>
      <w:del w:id="1017" w:author="Dr. Amy R." w:date="2023-01-26T14:50:00Z">
        <w:r w:rsidRPr="005A10E8" w:rsidDel="00DB6AB2">
          <w:rPr>
            <w:rStyle w:val="Hyperlink1"/>
          </w:rPr>
          <w:delText xml:space="preserve">Based </w:delText>
        </w:r>
      </w:del>
      <w:ins w:id="1018" w:author="Dr. Amy R." w:date="2023-01-26T14:50:00Z">
        <w:r w:rsidR="00DB6AB2">
          <w:rPr>
            <w:rStyle w:val="Hyperlink1"/>
          </w:rPr>
          <w:t>b</w:t>
        </w:r>
        <w:r w:rsidR="00DB6AB2" w:rsidRPr="005A10E8">
          <w:rPr>
            <w:rStyle w:val="Hyperlink1"/>
          </w:rPr>
          <w:t xml:space="preserve">ased </w:t>
        </w:r>
      </w:ins>
      <w:del w:id="1019" w:author="Dr. Amy R." w:date="2023-01-26T14:50:00Z">
        <w:r w:rsidRPr="005A10E8" w:rsidDel="00DB6AB2">
          <w:rPr>
            <w:rStyle w:val="Hyperlink1"/>
          </w:rPr>
          <w:delText xml:space="preserve">Trait </w:delText>
        </w:r>
      </w:del>
      <w:ins w:id="1020" w:author="Dr. Amy R." w:date="2023-01-26T14:50:00Z">
        <w:r w:rsidR="00DB6AB2">
          <w:rPr>
            <w:rStyle w:val="Hyperlink1"/>
          </w:rPr>
          <w:t>t</w:t>
        </w:r>
        <w:r w:rsidR="00DB6AB2" w:rsidRPr="005A10E8">
          <w:rPr>
            <w:rStyle w:val="Hyperlink1"/>
          </w:rPr>
          <w:t xml:space="preserve">rait </w:t>
        </w:r>
      </w:ins>
      <w:del w:id="1021" w:author="Dr. Amy R." w:date="2023-01-26T14:50:00Z">
        <w:r w:rsidRPr="005A10E8" w:rsidDel="00DB6AB2">
          <w:rPr>
            <w:rStyle w:val="Hyperlink1"/>
          </w:rPr>
          <w:delText xml:space="preserve">Inferences </w:delText>
        </w:r>
      </w:del>
      <w:ins w:id="1022" w:author="Dr. Amy R." w:date="2023-01-26T14:50:00Z">
        <w:r w:rsidR="00DB6AB2">
          <w:rPr>
            <w:rStyle w:val="Hyperlink1"/>
          </w:rPr>
          <w:t>i</w:t>
        </w:r>
        <w:r w:rsidR="00DB6AB2" w:rsidRPr="005A10E8">
          <w:rPr>
            <w:rStyle w:val="Hyperlink1"/>
          </w:rPr>
          <w:t xml:space="preserve">nferences </w:t>
        </w:r>
      </w:ins>
      <w:r w:rsidRPr="005A10E8">
        <w:rPr>
          <w:rStyle w:val="Hyperlink1"/>
        </w:rPr>
        <w:t xml:space="preserve">for </w:t>
      </w:r>
      <w:del w:id="1023" w:author="Dr. Amy R." w:date="2023-01-26T14:50:00Z">
        <w:r w:rsidRPr="005A10E8" w:rsidDel="00DB6AB2">
          <w:rPr>
            <w:rStyle w:val="Hyperlink1"/>
          </w:rPr>
          <w:delText xml:space="preserve">Male </w:delText>
        </w:r>
      </w:del>
      <w:ins w:id="1024" w:author="Dr. Amy R." w:date="2023-01-26T14:50:00Z">
        <w:r w:rsidR="00DB6AB2">
          <w:rPr>
            <w:rStyle w:val="Hyperlink1"/>
          </w:rPr>
          <w:t>m</w:t>
        </w:r>
        <w:r w:rsidR="00DB6AB2" w:rsidRPr="005A10E8">
          <w:rPr>
            <w:rStyle w:val="Hyperlink1"/>
          </w:rPr>
          <w:t xml:space="preserve">ale </w:t>
        </w:r>
      </w:ins>
      <w:r w:rsidRPr="005A10E8">
        <w:rPr>
          <w:rStyle w:val="Hyperlink1"/>
        </w:rPr>
        <w:t xml:space="preserve">and </w:t>
      </w:r>
      <w:del w:id="1025" w:author="Dr. Amy R." w:date="2023-01-26T14:50:00Z">
        <w:r w:rsidRPr="005A10E8" w:rsidDel="00DB6AB2">
          <w:rPr>
            <w:rStyle w:val="Hyperlink1"/>
          </w:rPr>
          <w:delText xml:space="preserve">Female </w:delText>
        </w:r>
      </w:del>
      <w:ins w:id="1026" w:author="Dr. Amy R." w:date="2023-01-26T14:50:00Z">
        <w:r w:rsidR="00DB6AB2">
          <w:rPr>
            <w:rStyle w:val="Hyperlink1"/>
          </w:rPr>
          <w:t>f</w:t>
        </w:r>
        <w:r w:rsidR="00DB6AB2" w:rsidRPr="005A10E8">
          <w:rPr>
            <w:rStyle w:val="Hyperlink1"/>
          </w:rPr>
          <w:t xml:space="preserve">emale </w:t>
        </w:r>
      </w:ins>
      <w:del w:id="1027" w:author="Dr. Amy R." w:date="2023-01-26T14:50:00Z">
        <w:r w:rsidRPr="005A10E8" w:rsidDel="00DB6AB2">
          <w:rPr>
            <w:rStyle w:val="Hyperlink1"/>
          </w:rPr>
          <w:delText xml:space="preserve">Political </w:delText>
        </w:r>
      </w:del>
      <w:ins w:id="1028" w:author="Dr. Amy R." w:date="2023-01-26T14:50:00Z">
        <w:r w:rsidR="00DB6AB2">
          <w:rPr>
            <w:rStyle w:val="Hyperlink1"/>
          </w:rPr>
          <w:t>p</w:t>
        </w:r>
        <w:r w:rsidR="00DB6AB2" w:rsidRPr="005A10E8">
          <w:rPr>
            <w:rStyle w:val="Hyperlink1"/>
          </w:rPr>
          <w:t xml:space="preserve">olitical </w:t>
        </w:r>
      </w:ins>
      <w:del w:id="1029" w:author="Dr. Amy R." w:date="2023-01-26T14:51:00Z">
        <w:r w:rsidRPr="005A10E8" w:rsidDel="00DB6AB2">
          <w:rPr>
            <w:rStyle w:val="Hyperlink1"/>
          </w:rPr>
          <w:delText>Candidates</w:delText>
        </w:r>
      </w:del>
      <w:ins w:id="1030" w:author="Dr. Amy R." w:date="2023-01-26T14:51:00Z">
        <w:r w:rsidR="00DB6AB2">
          <w:rPr>
            <w:rStyle w:val="Hyperlink1"/>
          </w:rPr>
          <w:t>c</w:t>
        </w:r>
        <w:r w:rsidR="00DB6AB2" w:rsidRPr="005A10E8">
          <w:rPr>
            <w:rStyle w:val="Hyperlink1"/>
          </w:rPr>
          <w:t>andidates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Journal of Women, Politics &amp; Policy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39</w:t>
      </w:r>
      <w:r>
        <w:rPr>
          <w:rStyle w:val="Hyperlink6"/>
        </w:rPr>
        <w:fldChar w:fldCharType="end"/>
      </w:r>
      <w:r>
        <w:fldChar w:fldCharType="begin"/>
      </w:r>
      <w:r>
        <w:instrText>HYPERLINK "https://www.zotero.org/google-docs/?wEdHYe"</w:instrText>
      </w:r>
      <w:r>
        <w:fldChar w:fldCharType="separate"/>
      </w:r>
      <w:r w:rsidRPr="005A10E8">
        <w:rPr>
          <w:rStyle w:val="Hyperlink1"/>
        </w:rPr>
        <w:t>(4), 430–450.</w:t>
      </w:r>
      <w:r>
        <w:rPr>
          <w:rStyle w:val="Hyperlink1"/>
        </w:rPr>
        <w:fldChar w:fldCharType="end"/>
      </w:r>
    </w:p>
    <w:p w14:paraId="2A6D32FC" w14:textId="7CC3DF6B" w:rsidR="00C14C58" w:rsidRPr="005A10E8" w:rsidRDefault="00000000" w:rsidP="00917395">
      <w:pPr>
        <w:pStyle w:val="Body"/>
        <w:widowControl w:val="0"/>
        <w:spacing w:line="360" w:lineRule="auto"/>
        <w:ind w:left="720" w:hanging="720"/>
        <w:jc w:val="both"/>
        <w:pPrChange w:id="1031" w:author="Dr. Amy R." w:date="2023-01-28T14:04:00Z">
          <w:pPr>
            <w:pStyle w:val="Body"/>
            <w:widowControl w:val="0"/>
            <w:spacing w:line="360" w:lineRule="auto"/>
            <w:ind w:left="720" w:hanging="720"/>
            <w:jc w:val="both"/>
          </w:pPr>
        </w:pPrChange>
      </w:pPr>
      <w:r w:rsidRPr="005A10E8">
        <w:rPr>
          <w:rStyle w:val="Hyperlink1"/>
        </w:rPr>
        <w:t xml:space="preserve">Druckman, J., Gilli, M., Klar, S., &amp; Robison, J. (2015). Measuring </w:t>
      </w:r>
      <w:del w:id="1032" w:author="Dr. Amy R." w:date="2023-01-26T14:51:00Z">
        <w:r w:rsidRPr="005A10E8" w:rsidDel="00DB6AB2">
          <w:rPr>
            <w:rStyle w:val="Hyperlink1"/>
          </w:rPr>
          <w:delText xml:space="preserve">Drug </w:delText>
        </w:r>
      </w:del>
      <w:ins w:id="1033" w:author="Dr. Amy R." w:date="2023-01-26T14:51:00Z">
        <w:r w:rsidR="00DB6AB2">
          <w:rPr>
            <w:rStyle w:val="Hyperlink1"/>
          </w:rPr>
          <w:t>d</w:t>
        </w:r>
        <w:r w:rsidR="00DB6AB2" w:rsidRPr="005A10E8">
          <w:rPr>
            <w:rStyle w:val="Hyperlink1"/>
          </w:rPr>
          <w:t xml:space="preserve">rug </w:t>
        </w:r>
      </w:ins>
      <w:r w:rsidRPr="005A10E8">
        <w:rPr>
          <w:rStyle w:val="Hyperlink1"/>
        </w:rPr>
        <w:t xml:space="preserve">and </w:t>
      </w:r>
      <w:del w:id="1034" w:author="Dr. Amy R." w:date="2023-01-26T14:51:00Z">
        <w:r w:rsidRPr="005A10E8" w:rsidDel="00DB6AB2">
          <w:rPr>
            <w:rStyle w:val="Hyperlink1"/>
          </w:rPr>
          <w:delText xml:space="preserve">Alcohol </w:delText>
        </w:r>
      </w:del>
      <w:ins w:id="1035" w:author="Dr. Amy R." w:date="2023-01-26T14:51:00Z">
        <w:r w:rsidR="00DB6AB2">
          <w:rPr>
            <w:rStyle w:val="Hyperlink1"/>
          </w:rPr>
          <w:t>a</w:t>
        </w:r>
        <w:r w:rsidR="00DB6AB2" w:rsidRPr="005A10E8">
          <w:rPr>
            <w:rStyle w:val="Hyperlink1"/>
          </w:rPr>
          <w:t xml:space="preserve">lcohol </w:t>
        </w:r>
      </w:ins>
      <w:del w:id="1036" w:author="Dr. Amy R." w:date="2023-01-26T14:51:00Z">
        <w:r w:rsidRPr="005A10E8" w:rsidDel="00DB6AB2">
          <w:rPr>
            <w:rStyle w:val="Hyperlink1"/>
          </w:rPr>
          <w:delText xml:space="preserve">Use </w:delText>
        </w:r>
      </w:del>
      <w:ins w:id="1037" w:author="Dr. Amy R." w:date="2023-01-26T14:51:00Z">
        <w:r w:rsidR="00DB6AB2">
          <w:rPr>
            <w:rStyle w:val="Hyperlink1"/>
          </w:rPr>
          <w:t>u</w:t>
        </w:r>
        <w:r w:rsidR="00DB6AB2" w:rsidRPr="005A10E8">
          <w:rPr>
            <w:rStyle w:val="Hyperlink1"/>
          </w:rPr>
          <w:t xml:space="preserve">se </w:t>
        </w:r>
      </w:ins>
      <w:del w:id="1038" w:author="Dr. Amy R." w:date="2023-01-26T14:51:00Z">
        <w:r w:rsidRPr="005A10E8" w:rsidDel="00DB6AB2">
          <w:rPr>
            <w:rStyle w:val="Hyperlink1"/>
          </w:rPr>
          <w:delText xml:space="preserve">Among </w:delText>
        </w:r>
      </w:del>
      <w:ins w:id="1039" w:author="Dr. Amy R." w:date="2023-01-26T14:51:00Z">
        <w:r w:rsidR="00DB6AB2">
          <w:rPr>
            <w:rStyle w:val="Hyperlink1"/>
          </w:rPr>
          <w:t>a</w:t>
        </w:r>
        <w:r w:rsidR="00DB6AB2" w:rsidRPr="005A10E8">
          <w:rPr>
            <w:rStyle w:val="Hyperlink1"/>
          </w:rPr>
          <w:t xml:space="preserve">mong </w:t>
        </w:r>
      </w:ins>
      <w:del w:id="1040" w:author="Dr. Amy R." w:date="2023-01-26T14:51:00Z">
        <w:r w:rsidRPr="005A10E8" w:rsidDel="00DB6AB2">
          <w:rPr>
            <w:rStyle w:val="Hyperlink1"/>
          </w:rPr>
          <w:delText xml:space="preserve">College </w:delText>
        </w:r>
      </w:del>
      <w:ins w:id="1041" w:author="Dr. Amy R." w:date="2023-01-26T14:51:00Z">
        <w:r w:rsidR="00DB6AB2">
          <w:rPr>
            <w:rStyle w:val="Hyperlink1"/>
          </w:rPr>
          <w:t>c</w:t>
        </w:r>
        <w:r w:rsidR="00DB6AB2" w:rsidRPr="005A10E8">
          <w:rPr>
            <w:rStyle w:val="Hyperlink1"/>
          </w:rPr>
          <w:t xml:space="preserve">ollege </w:t>
        </w:r>
      </w:ins>
      <w:del w:id="1042" w:author="Dr. Amy R." w:date="2023-01-26T14:51:00Z">
        <w:r w:rsidRPr="005A10E8" w:rsidDel="00DB6AB2">
          <w:rPr>
            <w:rStyle w:val="Hyperlink1"/>
          </w:rPr>
          <w:delText>Student</w:delText>
        </w:r>
      </w:del>
      <w:ins w:id="1043" w:author="Dr. Amy R." w:date="2023-01-26T14:51:00Z">
        <w:r w:rsidR="00DB6AB2">
          <w:rPr>
            <w:rStyle w:val="Hyperlink1"/>
          </w:rPr>
          <w:t>s</w:t>
        </w:r>
        <w:r w:rsidR="00DB6AB2" w:rsidRPr="005A10E8">
          <w:rPr>
            <w:rStyle w:val="Hyperlink1"/>
          </w:rPr>
          <w:t>tudent</w:t>
        </w:r>
      </w:ins>
      <w:r w:rsidRPr="005A10E8">
        <w:rPr>
          <w:rStyle w:val="Hyperlink1"/>
        </w:rPr>
        <w:t>-</w:t>
      </w:r>
      <w:del w:id="1044" w:author="Dr. Amy R." w:date="2023-01-26T14:51:00Z">
        <w:r w:rsidRPr="005A10E8" w:rsidDel="00DB6AB2">
          <w:rPr>
            <w:rStyle w:val="Hyperlink1"/>
          </w:rPr>
          <w:delText>Athletes</w:delText>
        </w:r>
      </w:del>
      <w:ins w:id="1045" w:author="Dr. Amy R." w:date="2023-01-26T14:51:00Z">
        <w:r w:rsidR="00DB6AB2">
          <w:rPr>
            <w:rStyle w:val="Hyperlink1"/>
          </w:rPr>
          <w:t>a</w:t>
        </w:r>
        <w:r w:rsidR="00DB6AB2" w:rsidRPr="005A10E8">
          <w:rPr>
            <w:rStyle w:val="Hyperlink1"/>
          </w:rPr>
          <w:t>thletes</w:t>
        </w:r>
      </w:ins>
      <w:r w:rsidRPr="005A10E8">
        <w:rPr>
          <w:rStyle w:val="Hyperlink1"/>
        </w:rPr>
        <w:t xml:space="preserve">. </w:t>
      </w:r>
      <w:r w:rsidRPr="00DB6AB2">
        <w:rPr>
          <w:rStyle w:val="Hyperlink1"/>
          <w:i/>
          <w:iCs/>
          <w:rPrChange w:id="1046" w:author="Dr. Amy R." w:date="2023-01-26T14:51:00Z">
            <w:rPr>
              <w:rStyle w:val="Hyperlink1"/>
            </w:rPr>
          </w:rPrChange>
        </w:rPr>
        <w:t>Social Science Quarterly, 96</w:t>
      </w:r>
      <w:r w:rsidRPr="005A10E8">
        <w:rPr>
          <w:rStyle w:val="Hyperlink1"/>
        </w:rPr>
        <w:t>(2), 369–380.</w:t>
      </w:r>
    </w:p>
    <w:p w14:paraId="3A49C224" w14:textId="75D75DE2" w:rsidR="00C14C58" w:rsidRPr="005A10E8" w:rsidRDefault="00000000" w:rsidP="00917395">
      <w:pPr>
        <w:pStyle w:val="Body"/>
        <w:widowControl w:val="0"/>
        <w:spacing w:line="360" w:lineRule="auto"/>
        <w:ind w:left="720" w:hanging="720"/>
        <w:jc w:val="both"/>
        <w:rPr>
          <w:rStyle w:val="None"/>
          <w:b/>
          <w:bCs/>
        </w:rPr>
        <w:pPrChange w:id="104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Efrain, M., &amp; Patterson, E. (1974). Voters </w:t>
      </w:r>
      <w:del w:id="1048" w:author="Dr. Amy R." w:date="2023-01-26T14:52:00Z">
        <w:r w:rsidRPr="005A10E8" w:rsidDel="00DB6AB2">
          <w:rPr>
            <w:rStyle w:val="Hyperlink1"/>
          </w:rPr>
          <w:delText xml:space="preserve">Vote </w:delText>
        </w:r>
      </w:del>
      <w:ins w:id="1049" w:author="Dr. Amy R." w:date="2023-01-26T14:52:00Z">
        <w:r w:rsidR="00DB6AB2">
          <w:rPr>
            <w:rStyle w:val="Hyperlink1"/>
          </w:rPr>
          <w:t>v</w:t>
        </w:r>
        <w:r w:rsidR="00DB6AB2" w:rsidRPr="005A10E8">
          <w:rPr>
            <w:rStyle w:val="Hyperlink1"/>
          </w:rPr>
          <w:t xml:space="preserve">ote </w:t>
        </w:r>
      </w:ins>
      <w:del w:id="1050" w:author="Dr. Amy R." w:date="2023-01-26T14:52:00Z">
        <w:r w:rsidRPr="005A10E8" w:rsidDel="00DB6AB2">
          <w:rPr>
            <w:rStyle w:val="Hyperlink1"/>
          </w:rPr>
          <w:delText>Beautiful</w:delText>
        </w:r>
      </w:del>
      <w:ins w:id="1051" w:author="Dr. Amy R." w:date="2023-01-26T14:52:00Z">
        <w:r w:rsidR="00DB6AB2">
          <w:rPr>
            <w:rStyle w:val="Hyperlink1"/>
          </w:rPr>
          <w:t>b</w:t>
        </w:r>
        <w:r w:rsidR="00DB6AB2" w:rsidRPr="005A10E8">
          <w:rPr>
            <w:rStyle w:val="Hyperlink1"/>
          </w:rPr>
          <w:t>eautiful</w:t>
        </w:r>
      </w:ins>
      <w:r w:rsidRPr="005A10E8">
        <w:rPr>
          <w:rStyle w:val="Hyperlink1"/>
        </w:rPr>
        <w:t xml:space="preserve">: The </w:t>
      </w:r>
      <w:del w:id="1052" w:author="Dr. Amy R." w:date="2023-01-26T14:52:00Z">
        <w:r w:rsidRPr="005A10E8" w:rsidDel="00DB6AB2">
          <w:rPr>
            <w:rStyle w:val="Hyperlink1"/>
          </w:rPr>
          <w:delText xml:space="preserve">Effect </w:delText>
        </w:r>
      </w:del>
      <w:ins w:id="1053" w:author="Dr. Amy R." w:date="2023-01-26T14:52:00Z">
        <w:r w:rsidR="00DB6AB2">
          <w:rPr>
            <w:rStyle w:val="Hyperlink1"/>
          </w:rPr>
          <w:t>e</w:t>
        </w:r>
        <w:r w:rsidR="00DB6AB2" w:rsidRPr="005A10E8">
          <w:rPr>
            <w:rStyle w:val="Hyperlink1"/>
          </w:rPr>
          <w:t xml:space="preserve">ffect </w:t>
        </w:r>
      </w:ins>
      <w:r w:rsidRPr="005A10E8">
        <w:rPr>
          <w:rStyle w:val="Hyperlink1"/>
        </w:rPr>
        <w:t xml:space="preserve">of </w:t>
      </w:r>
      <w:del w:id="1054" w:author="Dr. Amy R." w:date="2023-01-26T14:52:00Z">
        <w:r w:rsidRPr="005A10E8" w:rsidDel="00DB6AB2">
          <w:rPr>
            <w:rStyle w:val="Hyperlink1"/>
          </w:rPr>
          <w:delText xml:space="preserve">Physical </w:delText>
        </w:r>
      </w:del>
      <w:ins w:id="1055" w:author="Dr. Amy R." w:date="2023-01-26T14:52:00Z">
        <w:r w:rsidR="00DB6AB2">
          <w:rPr>
            <w:rStyle w:val="Hyperlink1"/>
          </w:rPr>
          <w:t>p</w:t>
        </w:r>
        <w:r w:rsidR="00DB6AB2" w:rsidRPr="005A10E8">
          <w:rPr>
            <w:rStyle w:val="Hyperlink1"/>
          </w:rPr>
          <w:t xml:space="preserve">hysical </w:t>
        </w:r>
      </w:ins>
      <w:del w:id="1056" w:author="Dr. Amy R." w:date="2023-01-26T14:52:00Z">
        <w:r w:rsidRPr="005A10E8" w:rsidDel="00DB6AB2">
          <w:rPr>
            <w:rStyle w:val="Hyperlink1"/>
          </w:rPr>
          <w:delText xml:space="preserve">Appearance </w:delText>
        </w:r>
      </w:del>
      <w:ins w:id="1057" w:author="Dr. Amy R." w:date="2023-01-26T14:52:00Z">
        <w:r w:rsidR="00DB6AB2">
          <w:rPr>
            <w:rStyle w:val="Hyperlink1"/>
          </w:rPr>
          <w:t>a</w:t>
        </w:r>
        <w:r w:rsidR="00DB6AB2" w:rsidRPr="005A10E8">
          <w:rPr>
            <w:rStyle w:val="Hyperlink1"/>
          </w:rPr>
          <w:t xml:space="preserve">ppearance </w:t>
        </w:r>
      </w:ins>
      <w:r w:rsidRPr="005A10E8">
        <w:rPr>
          <w:rStyle w:val="Hyperlink1"/>
        </w:rPr>
        <w:t xml:space="preserve">on a </w:t>
      </w:r>
      <w:del w:id="1058" w:author="Dr. Amy R." w:date="2023-01-26T14:52:00Z">
        <w:r w:rsidRPr="005A10E8" w:rsidDel="00DB6AB2">
          <w:rPr>
            <w:rStyle w:val="Hyperlink1"/>
          </w:rPr>
          <w:delText xml:space="preserve">National </w:delText>
        </w:r>
      </w:del>
      <w:ins w:id="1059" w:author="Dr. Amy R." w:date="2023-01-26T14:52:00Z">
        <w:r w:rsidR="00DB6AB2">
          <w:rPr>
            <w:rStyle w:val="Hyperlink1"/>
          </w:rPr>
          <w:t>n</w:t>
        </w:r>
        <w:r w:rsidR="00DB6AB2" w:rsidRPr="005A10E8">
          <w:rPr>
            <w:rStyle w:val="Hyperlink1"/>
          </w:rPr>
          <w:t xml:space="preserve">ational </w:t>
        </w:r>
      </w:ins>
      <w:del w:id="1060" w:author="Dr. Amy R." w:date="2023-01-26T14:53:00Z">
        <w:r w:rsidRPr="005A10E8" w:rsidDel="00DB6AB2">
          <w:rPr>
            <w:rStyle w:val="Hyperlink1"/>
          </w:rPr>
          <w:delText>Election</w:delText>
        </w:r>
      </w:del>
      <w:ins w:id="1061" w:author="Dr. Amy R." w:date="2023-01-26T14:53:00Z">
        <w:r w:rsidR="00DB6AB2">
          <w:rPr>
            <w:rStyle w:val="Hyperlink1"/>
          </w:rPr>
          <w:t>e</w:t>
        </w:r>
        <w:r w:rsidR="00DB6AB2" w:rsidRPr="005A10E8">
          <w:rPr>
            <w:rStyle w:val="Hyperlink1"/>
          </w:rPr>
          <w:t>lection</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Canadian Journal of Behavioural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6</w:t>
      </w:r>
      <w:r>
        <w:rPr>
          <w:rStyle w:val="Hyperlink6"/>
        </w:rPr>
        <w:fldChar w:fldCharType="end"/>
      </w:r>
      <w:r>
        <w:fldChar w:fldCharType="begin"/>
      </w:r>
      <w:r>
        <w:instrText>HYPERLINK "https://www.zotero.org/google-docs/?wEdHYe"</w:instrText>
      </w:r>
      <w:r>
        <w:fldChar w:fldCharType="separate"/>
      </w:r>
      <w:r w:rsidRPr="005A10E8">
        <w:rPr>
          <w:rStyle w:val="Hyperlink1"/>
        </w:rPr>
        <w:t>(4), 352–356.</w:t>
      </w:r>
      <w:r>
        <w:rPr>
          <w:rStyle w:val="Hyperlink1"/>
        </w:rPr>
        <w:fldChar w:fldCharType="end"/>
      </w:r>
    </w:p>
    <w:p w14:paraId="3AA9BBB1" w14:textId="18A2A8E4" w:rsidR="00C14C58" w:rsidRPr="005A10E8" w:rsidRDefault="00000000" w:rsidP="00917395">
      <w:pPr>
        <w:pStyle w:val="Body"/>
        <w:widowControl w:val="0"/>
        <w:spacing w:line="360" w:lineRule="auto"/>
        <w:ind w:left="720" w:hanging="720"/>
        <w:jc w:val="both"/>
        <w:rPr>
          <w:rStyle w:val="None"/>
          <w:b/>
          <w:bCs/>
        </w:rPr>
        <w:pPrChange w:id="1062"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Erikson, R., &amp; Goldthorpe, J. H. (1992).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The </w:t>
      </w:r>
      <w:del w:id="1063" w:author="Dr. Amy R." w:date="2023-01-26T14:53:00Z">
        <w:r w:rsidRPr="005A10E8" w:rsidDel="00DB6AB2">
          <w:rPr>
            <w:rStyle w:val="Hyperlink6"/>
          </w:rPr>
          <w:delText xml:space="preserve">Constant </w:delText>
        </w:r>
      </w:del>
      <w:ins w:id="1064" w:author="Dr. Amy R." w:date="2023-01-26T14:53:00Z">
        <w:r w:rsidR="00DB6AB2">
          <w:rPr>
            <w:rStyle w:val="Hyperlink6"/>
          </w:rPr>
          <w:t>c</w:t>
        </w:r>
        <w:r w:rsidR="00DB6AB2" w:rsidRPr="005A10E8">
          <w:rPr>
            <w:rStyle w:val="Hyperlink6"/>
          </w:rPr>
          <w:t xml:space="preserve">onstant </w:t>
        </w:r>
      </w:ins>
      <w:del w:id="1065" w:author="Dr. Amy R." w:date="2023-01-26T14:53:00Z">
        <w:r w:rsidRPr="005A10E8" w:rsidDel="00DB6AB2">
          <w:rPr>
            <w:rStyle w:val="Hyperlink6"/>
          </w:rPr>
          <w:delText>Flux</w:delText>
        </w:r>
      </w:del>
      <w:ins w:id="1066" w:author="Dr. Amy R." w:date="2023-01-26T14:53:00Z">
        <w:r w:rsidR="00DB6AB2">
          <w:rPr>
            <w:rStyle w:val="Hyperlink6"/>
          </w:rPr>
          <w:t>f</w:t>
        </w:r>
        <w:r w:rsidR="00DB6AB2" w:rsidRPr="005A10E8">
          <w:rPr>
            <w:rStyle w:val="Hyperlink6"/>
          </w:rPr>
          <w:t>lux</w:t>
        </w:r>
      </w:ins>
      <w:r w:rsidRPr="005A10E8">
        <w:rPr>
          <w:rStyle w:val="Hyperlink6"/>
        </w:rPr>
        <w:t xml:space="preserve">: A </w:t>
      </w:r>
      <w:del w:id="1067" w:author="Dr. Amy R." w:date="2023-01-26T14:53:00Z">
        <w:r w:rsidRPr="005A10E8" w:rsidDel="00DB6AB2">
          <w:rPr>
            <w:rStyle w:val="Hyperlink6"/>
          </w:rPr>
          <w:delText xml:space="preserve">Study </w:delText>
        </w:r>
      </w:del>
      <w:ins w:id="1068" w:author="Dr. Amy R." w:date="2023-01-26T14:53:00Z">
        <w:r w:rsidR="00DB6AB2">
          <w:rPr>
            <w:rStyle w:val="Hyperlink6"/>
          </w:rPr>
          <w:t>s</w:t>
        </w:r>
        <w:r w:rsidR="00DB6AB2" w:rsidRPr="005A10E8">
          <w:rPr>
            <w:rStyle w:val="Hyperlink6"/>
          </w:rPr>
          <w:t xml:space="preserve">tudy </w:t>
        </w:r>
      </w:ins>
      <w:r w:rsidRPr="005A10E8">
        <w:rPr>
          <w:rStyle w:val="Hyperlink6"/>
        </w:rPr>
        <w:t xml:space="preserve">of </w:t>
      </w:r>
      <w:del w:id="1069" w:author="Dr. Amy R." w:date="2023-01-26T14:53:00Z">
        <w:r w:rsidRPr="005A10E8" w:rsidDel="00DB6AB2">
          <w:rPr>
            <w:rStyle w:val="Hyperlink6"/>
          </w:rPr>
          <w:delText xml:space="preserve">Class </w:delText>
        </w:r>
      </w:del>
      <w:ins w:id="1070" w:author="Dr. Amy R." w:date="2023-01-26T14:53:00Z">
        <w:r w:rsidR="00DB6AB2">
          <w:rPr>
            <w:rStyle w:val="Hyperlink6"/>
          </w:rPr>
          <w:t>c</w:t>
        </w:r>
        <w:r w:rsidR="00DB6AB2" w:rsidRPr="005A10E8">
          <w:rPr>
            <w:rStyle w:val="Hyperlink6"/>
          </w:rPr>
          <w:t xml:space="preserve">lass </w:t>
        </w:r>
      </w:ins>
      <w:del w:id="1071" w:author="Dr. Amy R." w:date="2023-01-26T14:53:00Z">
        <w:r w:rsidRPr="005A10E8" w:rsidDel="00DB6AB2">
          <w:rPr>
            <w:rStyle w:val="Hyperlink6"/>
          </w:rPr>
          <w:delText xml:space="preserve">Mobility </w:delText>
        </w:r>
      </w:del>
      <w:ins w:id="1072" w:author="Dr. Amy R." w:date="2023-01-26T14:53:00Z">
        <w:r w:rsidR="00DB6AB2">
          <w:rPr>
            <w:rStyle w:val="Hyperlink6"/>
          </w:rPr>
          <w:t>m</w:t>
        </w:r>
        <w:r w:rsidR="00DB6AB2" w:rsidRPr="005A10E8">
          <w:rPr>
            <w:rStyle w:val="Hyperlink6"/>
          </w:rPr>
          <w:t xml:space="preserve">obility </w:t>
        </w:r>
      </w:ins>
      <w:r w:rsidRPr="005A10E8">
        <w:rPr>
          <w:rStyle w:val="Hyperlink6"/>
        </w:rPr>
        <w:t xml:space="preserve">in </w:t>
      </w:r>
      <w:del w:id="1073" w:author="Dr. Amy R." w:date="2023-01-26T14:53:00Z">
        <w:r w:rsidRPr="005A10E8" w:rsidDel="00DB6AB2">
          <w:rPr>
            <w:rStyle w:val="Hyperlink6"/>
          </w:rPr>
          <w:delText xml:space="preserve">Industrial </w:delText>
        </w:r>
      </w:del>
      <w:ins w:id="1074" w:author="Dr. Amy R." w:date="2023-01-26T14:53:00Z">
        <w:r w:rsidR="00DB6AB2">
          <w:rPr>
            <w:rStyle w:val="Hyperlink6"/>
          </w:rPr>
          <w:t>i</w:t>
        </w:r>
        <w:r w:rsidR="00DB6AB2" w:rsidRPr="005A10E8">
          <w:rPr>
            <w:rStyle w:val="Hyperlink6"/>
          </w:rPr>
          <w:t xml:space="preserve">ndustrial </w:t>
        </w:r>
      </w:ins>
      <w:del w:id="1075" w:author="Dr. Amy R." w:date="2023-01-26T14:53:00Z">
        <w:r w:rsidRPr="005A10E8" w:rsidDel="00DB6AB2">
          <w:rPr>
            <w:rStyle w:val="Hyperlink6"/>
          </w:rPr>
          <w:delText>S</w:delText>
        </w:r>
      </w:del>
      <w:ins w:id="1076" w:author="Dr. Amy R." w:date="2023-01-26T14:53:00Z">
        <w:r w:rsidR="00DB6AB2">
          <w:rPr>
            <w:rStyle w:val="Hyperlink6"/>
          </w:rPr>
          <w:t>s</w:t>
        </w:r>
      </w:ins>
      <w:r w:rsidRPr="005A10E8">
        <w:rPr>
          <w:rStyle w:val="Hyperlink6"/>
        </w:rPr>
        <w:t>ocieties</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Clarendon.</w:t>
      </w:r>
      <w:r>
        <w:rPr>
          <w:rStyle w:val="Hyperlink1"/>
        </w:rPr>
        <w:fldChar w:fldCharType="end"/>
      </w:r>
    </w:p>
    <w:p w14:paraId="1C923C43" w14:textId="72BB8DE6" w:rsidR="00C14C58" w:rsidRPr="005A10E8" w:rsidRDefault="00000000" w:rsidP="00917395">
      <w:pPr>
        <w:pStyle w:val="Body"/>
        <w:widowControl w:val="0"/>
        <w:spacing w:line="360" w:lineRule="auto"/>
        <w:ind w:left="720" w:hanging="720"/>
        <w:jc w:val="both"/>
        <w:rPr>
          <w:rStyle w:val="None"/>
          <w:b/>
          <w:bCs/>
        </w:rPr>
        <w:pPrChange w:id="107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Erola</w:t>
      </w:r>
      <w:proofErr w:type="spellEnd"/>
      <w:r w:rsidRPr="005A10E8">
        <w:rPr>
          <w:rStyle w:val="Hyperlink1"/>
        </w:rPr>
        <w:t xml:space="preserve">, J. (2009). Social </w:t>
      </w:r>
      <w:del w:id="1078" w:author="Dr. Amy R." w:date="2023-01-26T14:54:00Z">
        <w:r w:rsidRPr="005A10E8" w:rsidDel="00DB6AB2">
          <w:rPr>
            <w:rStyle w:val="Hyperlink1"/>
          </w:rPr>
          <w:delText xml:space="preserve">Mobility </w:delText>
        </w:r>
      </w:del>
      <w:ins w:id="1079" w:author="Dr. Amy R." w:date="2023-01-26T14:54:00Z">
        <w:r w:rsidR="00DB6AB2">
          <w:rPr>
            <w:rStyle w:val="Hyperlink1"/>
          </w:rPr>
          <w:t>m</w:t>
        </w:r>
        <w:r w:rsidR="00DB6AB2" w:rsidRPr="005A10E8">
          <w:rPr>
            <w:rStyle w:val="Hyperlink1"/>
          </w:rPr>
          <w:t xml:space="preserve">obility </w:t>
        </w:r>
      </w:ins>
      <w:r w:rsidRPr="005A10E8">
        <w:rPr>
          <w:rStyle w:val="Hyperlink1"/>
        </w:rPr>
        <w:t xml:space="preserve">and </w:t>
      </w:r>
      <w:del w:id="1080" w:author="Dr. Amy R." w:date="2023-01-26T14:54:00Z">
        <w:r w:rsidRPr="005A10E8" w:rsidDel="00DB6AB2">
          <w:rPr>
            <w:rStyle w:val="Hyperlink1"/>
          </w:rPr>
          <w:delText xml:space="preserve">Education </w:delText>
        </w:r>
      </w:del>
      <w:ins w:id="1081" w:author="Dr. Amy R." w:date="2023-01-26T14:54:00Z">
        <w:r w:rsidR="00DB6AB2">
          <w:rPr>
            <w:rStyle w:val="Hyperlink1"/>
          </w:rPr>
          <w:t>e</w:t>
        </w:r>
        <w:r w:rsidR="00DB6AB2" w:rsidRPr="005A10E8">
          <w:rPr>
            <w:rStyle w:val="Hyperlink1"/>
          </w:rPr>
          <w:t xml:space="preserve">ducation </w:t>
        </w:r>
      </w:ins>
      <w:r w:rsidRPr="005A10E8">
        <w:rPr>
          <w:rStyle w:val="Hyperlink1"/>
        </w:rPr>
        <w:t xml:space="preserve">of Finnish </w:t>
      </w:r>
      <w:del w:id="1082" w:author="Dr. Amy R." w:date="2023-01-26T14:54:00Z">
        <w:r w:rsidRPr="005A10E8" w:rsidDel="00DB6AB2">
          <w:rPr>
            <w:rStyle w:val="Hyperlink1"/>
          </w:rPr>
          <w:delText xml:space="preserve">Cohorts </w:delText>
        </w:r>
      </w:del>
      <w:ins w:id="1083" w:author="Dr. Amy R." w:date="2023-01-26T14:54:00Z">
        <w:r w:rsidR="00DB6AB2">
          <w:rPr>
            <w:rStyle w:val="Hyperlink1"/>
          </w:rPr>
          <w:t>c</w:t>
        </w:r>
        <w:r w:rsidR="00DB6AB2" w:rsidRPr="005A10E8">
          <w:rPr>
            <w:rStyle w:val="Hyperlink1"/>
          </w:rPr>
          <w:t xml:space="preserve">ohorts </w:t>
        </w:r>
      </w:ins>
      <w:del w:id="1084" w:author="Dr. Amy R." w:date="2023-01-26T14:54:00Z">
        <w:r w:rsidRPr="005A10E8" w:rsidDel="00DB6AB2">
          <w:rPr>
            <w:rStyle w:val="Hyperlink1"/>
          </w:rPr>
          <w:delText xml:space="preserve">Born </w:delText>
        </w:r>
      </w:del>
      <w:ins w:id="1085" w:author="Dr. Amy R." w:date="2023-01-26T14:54:00Z">
        <w:r w:rsidR="00DB6AB2">
          <w:rPr>
            <w:rStyle w:val="Hyperlink1"/>
          </w:rPr>
          <w:t>b</w:t>
        </w:r>
        <w:r w:rsidR="00DB6AB2" w:rsidRPr="005A10E8">
          <w:rPr>
            <w:rStyle w:val="Hyperlink1"/>
          </w:rPr>
          <w:t xml:space="preserve">orn </w:t>
        </w:r>
      </w:ins>
      <w:r w:rsidRPr="005A10E8">
        <w:rPr>
          <w:rStyle w:val="Hyperlink1"/>
        </w:rPr>
        <w:t xml:space="preserve">1936—75: Succeeding </w:t>
      </w:r>
      <w:del w:id="1086" w:author="Dr. Amy R." w:date="2023-01-26T14:54:00Z">
        <w:r w:rsidRPr="005A10E8" w:rsidDel="00DB6AB2">
          <w:rPr>
            <w:rStyle w:val="Hyperlink1"/>
          </w:rPr>
          <w:delText xml:space="preserve">While </w:delText>
        </w:r>
      </w:del>
      <w:ins w:id="1087" w:author="Dr. Amy R." w:date="2023-01-26T14:54:00Z">
        <w:r w:rsidR="00DB6AB2">
          <w:rPr>
            <w:rStyle w:val="Hyperlink1"/>
          </w:rPr>
          <w:t>w</w:t>
        </w:r>
        <w:r w:rsidR="00DB6AB2" w:rsidRPr="005A10E8">
          <w:rPr>
            <w:rStyle w:val="Hyperlink1"/>
          </w:rPr>
          <w:t xml:space="preserve">hile </w:t>
        </w:r>
      </w:ins>
      <w:del w:id="1088" w:author="Dr. Amy R." w:date="2023-01-26T14:54:00Z">
        <w:r w:rsidRPr="005A10E8" w:rsidDel="00DB6AB2">
          <w:rPr>
            <w:rStyle w:val="Hyperlink1"/>
          </w:rPr>
          <w:delText xml:space="preserve">Failing </w:delText>
        </w:r>
      </w:del>
      <w:ins w:id="1089" w:author="Dr. Amy R." w:date="2023-01-26T14:54:00Z">
        <w:r w:rsidR="00DB6AB2">
          <w:rPr>
            <w:rStyle w:val="Hyperlink1"/>
          </w:rPr>
          <w:t>f</w:t>
        </w:r>
        <w:r w:rsidR="00DB6AB2" w:rsidRPr="005A10E8">
          <w:rPr>
            <w:rStyle w:val="Hyperlink1"/>
          </w:rPr>
          <w:t xml:space="preserve">ailing </w:t>
        </w:r>
      </w:ins>
      <w:r w:rsidRPr="005A10E8">
        <w:rPr>
          <w:rStyle w:val="Hyperlink1"/>
        </w:rPr>
        <w:t xml:space="preserve">in </w:t>
      </w:r>
      <w:del w:id="1090" w:author="Dr. Amy R." w:date="2023-01-26T14:54:00Z">
        <w:r w:rsidRPr="005A10E8" w:rsidDel="00DB6AB2">
          <w:rPr>
            <w:rStyle w:val="Hyperlink1"/>
          </w:rPr>
          <w:delText xml:space="preserve">Equality </w:delText>
        </w:r>
      </w:del>
      <w:ins w:id="1091" w:author="Dr. Amy R." w:date="2023-01-26T14:54:00Z">
        <w:r w:rsidR="00DB6AB2">
          <w:rPr>
            <w:rStyle w:val="Hyperlink1"/>
          </w:rPr>
          <w:t>e</w:t>
        </w:r>
        <w:r w:rsidR="00DB6AB2" w:rsidRPr="005A10E8">
          <w:rPr>
            <w:rStyle w:val="Hyperlink1"/>
          </w:rPr>
          <w:t xml:space="preserve">quality </w:t>
        </w:r>
      </w:ins>
      <w:r w:rsidRPr="005A10E8">
        <w:rPr>
          <w:rStyle w:val="Hyperlink1"/>
        </w:rPr>
        <w:t xml:space="preserve">of </w:t>
      </w:r>
      <w:del w:id="1092" w:author="Dr. Amy R." w:date="2023-01-26T14:54:00Z">
        <w:r w:rsidRPr="005A10E8" w:rsidDel="00DB6AB2">
          <w:rPr>
            <w:rStyle w:val="Hyperlink1"/>
          </w:rPr>
          <w:delText>Opportunity</w:delText>
        </w:r>
      </w:del>
      <w:ins w:id="1093" w:author="Dr. Amy R." w:date="2023-01-26T14:54:00Z">
        <w:r w:rsidR="00DB6AB2">
          <w:rPr>
            <w:rStyle w:val="Hyperlink1"/>
          </w:rPr>
          <w:t>o</w:t>
        </w:r>
        <w:r w:rsidR="00DB6AB2" w:rsidRPr="005A10E8">
          <w:rPr>
            <w:rStyle w:val="Hyperlink1"/>
          </w:rPr>
          <w:t>pportunity</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 xml:space="preserve">Acta </w:t>
      </w:r>
      <w:proofErr w:type="spellStart"/>
      <w:r w:rsidRPr="005A10E8">
        <w:rPr>
          <w:rStyle w:val="Hyperlink6"/>
        </w:rPr>
        <w:t>Sociologica</w:t>
      </w:r>
      <w:proofErr w:type="spellEnd"/>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52</w:t>
      </w:r>
      <w:r>
        <w:rPr>
          <w:rStyle w:val="Hyperlink6"/>
        </w:rPr>
        <w:fldChar w:fldCharType="end"/>
      </w:r>
      <w:r>
        <w:fldChar w:fldCharType="begin"/>
      </w:r>
      <w:r>
        <w:instrText>HYPERLINK "https://www.zotero.org/google-docs/?wEdHYe"</w:instrText>
      </w:r>
      <w:r>
        <w:fldChar w:fldCharType="separate"/>
      </w:r>
      <w:r w:rsidRPr="005A10E8">
        <w:rPr>
          <w:rStyle w:val="Hyperlink1"/>
        </w:rPr>
        <w:t>(4), 307–327.</w:t>
      </w:r>
      <w:r>
        <w:rPr>
          <w:rStyle w:val="Hyperlink1"/>
        </w:rPr>
        <w:fldChar w:fldCharType="end"/>
      </w:r>
    </w:p>
    <w:p w14:paraId="311E8A57" w14:textId="77777777" w:rsidR="00C14C58" w:rsidRPr="005A10E8" w:rsidRDefault="00000000" w:rsidP="00917395">
      <w:pPr>
        <w:pStyle w:val="Body"/>
        <w:widowControl w:val="0"/>
        <w:spacing w:line="360" w:lineRule="auto"/>
        <w:ind w:left="720" w:hanging="720"/>
        <w:jc w:val="both"/>
        <w:rPr>
          <w:rStyle w:val="None"/>
          <w:b/>
          <w:bCs/>
        </w:rPr>
        <w:pPrChange w:id="1094"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Evans, G. (2000). The continued significance of class voting. </w:t>
      </w:r>
      <w:r>
        <w:rPr>
          <w:rStyle w:val="Hyperlink1"/>
        </w:rPr>
        <w:fldChar w:fldCharType="end"/>
      </w:r>
      <w:r>
        <w:fldChar w:fldCharType="begin"/>
      </w:r>
      <w:r>
        <w:instrText>HYPERLINK "https://www.zotero.org/google-docs/?wEdHYe"</w:instrText>
      </w:r>
      <w:r>
        <w:fldChar w:fldCharType="separate"/>
      </w:r>
      <w:r w:rsidRPr="005A10E8">
        <w:rPr>
          <w:rStyle w:val="Hyperlink6"/>
        </w:rPr>
        <w:t>Annual Review of Political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w:t>
      </w:r>
      <w:r>
        <w:rPr>
          <w:rStyle w:val="Hyperlink6"/>
        </w:rPr>
        <w:fldChar w:fldCharType="end"/>
      </w:r>
      <w:r>
        <w:fldChar w:fldCharType="begin"/>
      </w:r>
      <w:r>
        <w:instrText>HYPERLINK "https://www.zotero.org/google-docs/?wEdHYe"</w:instrText>
      </w:r>
      <w:r>
        <w:fldChar w:fldCharType="separate"/>
      </w:r>
      <w:r w:rsidRPr="005A10E8">
        <w:rPr>
          <w:rStyle w:val="Hyperlink1"/>
        </w:rPr>
        <w:t>(1), 401–417.</w:t>
      </w:r>
      <w:r>
        <w:rPr>
          <w:rStyle w:val="Hyperlink1"/>
        </w:rPr>
        <w:fldChar w:fldCharType="end"/>
      </w:r>
    </w:p>
    <w:p w14:paraId="7BAE07B0" w14:textId="79A965AC" w:rsidR="00C14C58" w:rsidRPr="005A10E8" w:rsidRDefault="00000000" w:rsidP="00917395">
      <w:pPr>
        <w:pStyle w:val="Body"/>
        <w:widowControl w:val="0"/>
        <w:spacing w:line="360" w:lineRule="auto"/>
        <w:ind w:left="720" w:hanging="720"/>
        <w:jc w:val="both"/>
        <w:rPr>
          <w:rStyle w:val="None"/>
          <w:b/>
          <w:bCs/>
        </w:rPr>
        <w:pPrChange w:id="1095"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Fox, J., &amp; Weisberg, S. (2011).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An R </w:t>
      </w:r>
      <w:del w:id="1096" w:author="Dr. Amy R." w:date="2023-01-26T14:55:00Z">
        <w:r w:rsidRPr="005A10E8" w:rsidDel="00DB6AB2">
          <w:rPr>
            <w:rStyle w:val="Hyperlink6"/>
          </w:rPr>
          <w:delText xml:space="preserve">Companion </w:delText>
        </w:r>
      </w:del>
      <w:ins w:id="1097" w:author="Dr. Amy R." w:date="2023-01-26T14:55:00Z">
        <w:r w:rsidR="00DB6AB2">
          <w:rPr>
            <w:rStyle w:val="Hyperlink6"/>
          </w:rPr>
          <w:t>c</w:t>
        </w:r>
        <w:r w:rsidR="00DB6AB2" w:rsidRPr="005A10E8">
          <w:rPr>
            <w:rStyle w:val="Hyperlink6"/>
          </w:rPr>
          <w:t xml:space="preserve">ompanion </w:t>
        </w:r>
      </w:ins>
      <w:r w:rsidRPr="005A10E8">
        <w:rPr>
          <w:rStyle w:val="Hyperlink6"/>
        </w:rPr>
        <w:t xml:space="preserve">to </w:t>
      </w:r>
      <w:del w:id="1098" w:author="Dr. Amy R." w:date="2023-01-26T14:55:00Z">
        <w:r w:rsidRPr="005A10E8" w:rsidDel="00DB6AB2">
          <w:rPr>
            <w:rStyle w:val="Hyperlink6"/>
          </w:rPr>
          <w:delText xml:space="preserve">Applied </w:delText>
        </w:r>
      </w:del>
      <w:ins w:id="1099" w:author="Dr. Amy R." w:date="2023-01-26T14:55:00Z">
        <w:r w:rsidR="00DB6AB2">
          <w:rPr>
            <w:rStyle w:val="Hyperlink6"/>
          </w:rPr>
          <w:t>a</w:t>
        </w:r>
        <w:r w:rsidR="00DB6AB2" w:rsidRPr="005A10E8">
          <w:rPr>
            <w:rStyle w:val="Hyperlink6"/>
          </w:rPr>
          <w:t xml:space="preserve">pplied </w:t>
        </w:r>
      </w:ins>
      <w:del w:id="1100" w:author="Dr. Amy R." w:date="2023-01-26T14:55:00Z">
        <w:r w:rsidRPr="005A10E8" w:rsidDel="00DB6AB2">
          <w:rPr>
            <w:rStyle w:val="Hyperlink6"/>
          </w:rPr>
          <w:delText>R</w:delText>
        </w:r>
      </w:del>
      <w:ins w:id="1101" w:author="Dr. Amy R." w:date="2023-01-26T14:55:00Z">
        <w:r w:rsidR="00DB6AB2">
          <w:rPr>
            <w:rStyle w:val="Hyperlink6"/>
          </w:rPr>
          <w:t>r</w:t>
        </w:r>
      </w:ins>
      <w:r w:rsidRPr="005A10E8">
        <w:rPr>
          <w:rStyle w:val="Hyperlink6"/>
        </w:rPr>
        <w:t>egression</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xml:space="preserve"> (2nd ed.). Sage.</w:t>
      </w:r>
      <w:r>
        <w:rPr>
          <w:rStyle w:val="Hyperlink1"/>
        </w:rPr>
        <w:fldChar w:fldCharType="end"/>
      </w:r>
    </w:p>
    <w:p w14:paraId="5E69F434" w14:textId="77777777" w:rsidR="00C14C58" w:rsidRPr="005A10E8" w:rsidRDefault="00000000" w:rsidP="00917395">
      <w:pPr>
        <w:pStyle w:val="Body"/>
        <w:widowControl w:val="0"/>
        <w:spacing w:line="360" w:lineRule="auto"/>
        <w:ind w:left="720" w:hanging="720"/>
        <w:jc w:val="both"/>
        <w:rPr>
          <w:rStyle w:val="None"/>
          <w:b/>
          <w:bCs/>
        </w:rPr>
        <w:pPrChange w:id="1102"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Frevert, T. K., &amp; Walker, L. S. (2014). Physical attractiveness and social status. </w:t>
      </w:r>
      <w:r>
        <w:rPr>
          <w:rStyle w:val="Hyperlink1"/>
        </w:rPr>
        <w:fldChar w:fldCharType="end"/>
      </w:r>
      <w:r>
        <w:fldChar w:fldCharType="begin"/>
      </w:r>
      <w:r>
        <w:instrText>HYPERLINK "https://www.zotero.org/google-docs/?wEdHYe"</w:instrText>
      </w:r>
      <w:r>
        <w:fldChar w:fldCharType="separate"/>
      </w:r>
      <w:r w:rsidRPr="005A10E8">
        <w:rPr>
          <w:rStyle w:val="Hyperlink6"/>
        </w:rPr>
        <w:t>Sociology Compass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w:t>
      </w:r>
      <w:r>
        <w:rPr>
          <w:rStyle w:val="Hyperlink6"/>
        </w:rPr>
        <w:fldChar w:fldCharType="end"/>
      </w:r>
      <w:r>
        <w:fldChar w:fldCharType="begin"/>
      </w:r>
      <w:r>
        <w:instrText>HYPERLINK "https://www.zotero.org/google-docs/?wEdHYe"</w:instrText>
      </w:r>
      <w:r>
        <w:fldChar w:fldCharType="separate"/>
      </w:r>
      <w:r w:rsidRPr="005A10E8">
        <w:rPr>
          <w:rStyle w:val="Hyperlink1"/>
        </w:rPr>
        <w:t>(3), 313–323.</w:t>
      </w:r>
      <w:r>
        <w:rPr>
          <w:rStyle w:val="Hyperlink1"/>
        </w:rPr>
        <w:fldChar w:fldCharType="end"/>
      </w:r>
    </w:p>
    <w:p w14:paraId="21CA661B" w14:textId="77777777" w:rsidR="00C14C58" w:rsidRPr="005A10E8" w:rsidRDefault="00000000" w:rsidP="00917395">
      <w:pPr>
        <w:pStyle w:val="Body"/>
        <w:widowControl w:val="0"/>
        <w:spacing w:line="360" w:lineRule="auto"/>
        <w:ind w:left="720" w:hanging="720"/>
        <w:jc w:val="both"/>
        <w:rPr>
          <w:rStyle w:val="None"/>
          <w:b/>
          <w:bCs/>
        </w:rPr>
        <w:pPrChange w:id="1103"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Friedman, S., &amp; Laurison, D. (2020). </w:t>
      </w:r>
      <w:r>
        <w:rPr>
          <w:rStyle w:val="Hyperlink1"/>
        </w:rPr>
        <w:fldChar w:fldCharType="end"/>
      </w:r>
      <w:r>
        <w:fldChar w:fldCharType="begin"/>
      </w:r>
      <w:r>
        <w:instrText>HYPERLINK "https://www.zotero.org/google-docs/?wEdHYe"</w:instrText>
      </w:r>
      <w:r>
        <w:fldChar w:fldCharType="separate"/>
      </w:r>
      <w:r w:rsidRPr="005A10E8">
        <w:rPr>
          <w:rStyle w:val="Hyperlink6"/>
        </w:rPr>
        <w:t>The class ceiling: Why it pays to be privileged</w:t>
      </w:r>
      <w:r>
        <w:rPr>
          <w:rStyle w:val="Hyperlink6"/>
        </w:rPr>
        <w:fldChar w:fldCharType="end"/>
      </w:r>
      <w:r>
        <w:fldChar w:fldCharType="begin"/>
      </w:r>
      <w:r>
        <w:instrText>HYPERLINK "https://www.zotero.org/google-docs/?wEdHYe"</w:instrText>
      </w:r>
      <w:r>
        <w:fldChar w:fldCharType="separate"/>
      </w:r>
      <w:r w:rsidRPr="005A10E8">
        <w:rPr>
          <w:rStyle w:val="Hyperlink1"/>
        </w:rPr>
        <w:t>.</w:t>
      </w:r>
      <w:r>
        <w:rPr>
          <w:rStyle w:val="Hyperlink1"/>
        </w:rPr>
        <w:fldChar w:fldCharType="end"/>
      </w:r>
      <w:r w:rsidRPr="005A10E8">
        <w:rPr>
          <w:rStyle w:val="Hyperlink1"/>
        </w:rPr>
        <w:t xml:space="preserve"> Policy Press.</w:t>
      </w:r>
    </w:p>
    <w:commentRangeStart w:id="1104"/>
    <w:p w14:paraId="6CBBCCE8" w14:textId="77777777" w:rsidR="00C14C58" w:rsidRPr="005A10E8" w:rsidRDefault="00000000" w:rsidP="00917395">
      <w:pPr>
        <w:pStyle w:val="Body"/>
        <w:widowControl w:val="0"/>
        <w:spacing w:line="360" w:lineRule="auto"/>
        <w:ind w:left="720" w:hanging="720"/>
        <w:jc w:val="both"/>
        <w:rPr>
          <w:rStyle w:val="None"/>
          <w:b/>
          <w:bCs/>
        </w:rPr>
        <w:pPrChange w:id="1105"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proofErr w:type="spellStart"/>
      <w:r w:rsidRPr="005A10E8">
        <w:rPr>
          <w:rStyle w:val="Hyperlink1"/>
        </w:rPr>
        <w:t>Ganzeboom</w:t>
      </w:r>
      <w:proofErr w:type="spellEnd"/>
      <w:r w:rsidRPr="005A10E8">
        <w:rPr>
          <w:rStyle w:val="Hyperlink1"/>
        </w:rPr>
        <w:t xml:space="preserve">, H. B. (2010). </w:t>
      </w:r>
      <w:r>
        <w:rPr>
          <w:rStyle w:val="Hyperlink1"/>
        </w:rPr>
        <w:fldChar w:fldCharType="end"/>
      </w:r>
      <w:commentRangeEnd w:id="1104"/>
      <w:r w:rsidR="00E563BB">
        <w:rPr>
          <w:rStyle w:val="CommentReference"/>
          <w:rFonts w:ascii="Times New Roman" w:hAnsi="Times New Roman" w:cs="Times New Roman"/>
          <w:color w:val="auto"/>
          <w14:textOutline w14:w="0" w14:cap="rnd" w14:cmpd="sng" w14:algn="ctr">
            <w14:noFill/>
            <w14:prstDash w14:val="solid"/>
            <w14:bevel/>
          </w14:textOutline>
        </w:rPr>
        <w:commentReference w:id="1104"/>
      </w:r>
      <w:r>
        <w:fldChar w:fldCharType="begin"/>
      </w:r>
      <w:r>
        <w:instrText>HYPERLINK "https://www.zotero.org/google-docs/?wEdHYe"</w:instrText>
      </w:r>
      <w:r>
        <w:fldChar w:fldCharType="separate"/>
      </w:r>
      <w:r w:rsidRPr="005A10E8">
        <w:rPr>
          <w:rStyle w:val="Hyperlink6"/>
        </w:rPr>
        <w:t>A new International Socio-Economic Index (ISEI) of occupational status for the International Standard Classification of Occupation 2008 (ISCO-08) constructed with data from the ISSP 2002–2007</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rsidRPr="005A10E8">
        <w:rPr>
          <w:rStyle w:val="Hyperlink1"/>
        </w:rPr>
        <w:t xml:space="preserve">Annual International Conference of Social Survey Programme, </w:t>
      </w:r>
      <w:commentRangeStart w:id="1106"/>
      <w:r w:rsidRPr="005A10E8">
        <w:rPr>
          <w:rStyle w:val="Hyperlink1"/>
        </w:rPr>
        <w:t>Lisbon</w:t>
      </w:r>
      <w:commentRangeEnd w:id="1106"/>
      <w:r w:rsidR="00DB6AB2">
        <w:rPr>
          <w:rStyle w:val="CommentReference"/>
          <w:rFonts w:ascii="Times New Roman" w:hAnsi="Times New Roman" w:cs="Times New Roman"/>
          <w:color w:val="auto"/>
          <w14:textOutline w14:w="0" w14:cap="rnd" w14:cmpd="sng" w14:algn="ctr">
            <w14:noFill/>
            <w14:prstDash w14:val="solid"/>
            <w14:bevel/>
          </w14:textOutline>
        </w:rPr>
        <w:commentReference w:id="1106"/>
      </w:r>
    </w:p>
    <w:p w14:paraId="7BB0DBD6" w14:textId="77777777" w:rsidR="00C14C58" w:rsidRPr="005A10E8" w:rsidRDefault="00000000" w:rsidP="00917395">
      <w:pPr>
        <w:pStyle w:val="Body"/>
        <w:widowControl w:val="0"/>
        <w:spacing w:line="360" w:lineRule="auto"/>
        <w:ind w:left="720" w:hanging="720"/>
        <w:jc w:val="both"/>
        <w:rPr>
          <w:rStyle w:val="None"/>
          <w:b/>
          <w:bCs/>
        </w:rPr>
        <w:pPrChange w:id="110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Ganzeboom, H. B., De Graaf, P. M., &amp; Treiman, D. J. (1992). A standard international socio-economic index of occupational status. </w:t>
      </w:r>
      <w:r>
        <w:rPr>
          <w:rStyle w:val="Hyperlink1"/>
        </w:rPr>
        <w:fldChar w:fldCharType="end"/>
      </w:r>
      <w:r>
        <w:fldChar w:fldCharType="begin"/>
      </w:r>
      <w:r>
        <w:instrText>HYPERLINK "https://www.zotero.org/google-docs/?wEdHYe"</w:instrText>
      </w:r>
      <w:r>
        <w:fldChar w:fldCharType="separate"/>
      </w:r>
      <w:r w:rsidRPr="005A10E8">
        <w:rPr>
          <w:rStyle w:val="Hyperlink6"/>
        </w:rPr>
        <w:t>Social Science Research</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21</w:t>
      </w:r>
      <w:r>
        <w:rPr>
          <w:rStyle w:val="Hyperlink6"/>
        </w:rPr>
        <w:fldChar w:fldCharType="end"/>
      </w:r>
      <w:r>
        <w:fldChar w:fldCharType="begin"/>
      </w:r>
      <w:r>
        <w:instrText>HYPERLINK "https://www.zotero.org/google-docs/?wEdHYe"</w:instrText>
      </w:r>
      <w:r>
        <w:fldChar w:fldCharType="separate"/>
      </w:r>
      <w:r w:rsidRPr="005A10E8">
        <w:rPr>
          <w:rStyle w:val="Hyperlink1"/>
        </w:rPr>
        <w:t>(1), 1–56.</w:t>
      </w:r>
      <w:r>
        <w:rPr>
          <w:rStyle w:val="Hyperlink1"/>
        </w:rPr>
        <w:fldChar w:fldCharType="end"/>
      </w:r>
    </w:p>
    <w:p w14:paraId="4AEE8ED0" w14:textId="6BD0C7F0" w:rsidR="00C14C58" w:rsidRPr="005A10E8" w:rsidRDefault="00000000" w:rsidP="00917395">
      <w:pPr>
        <w:pStyle w:val="Body"/>
        <w:widowControl w:val="0"/>
        <w:spacing w:line="360" w:lineRule="auto"/>
        <w:ind w:left="720" w:hanging="720"/>
        <w:jc w:val="both"/>
        <w:rPr>
          <w:rStyle w:val="None"/>
          <w:b/>
          <w:bCs/>
        </w:rPr>
        <w:pPrChange w:id="1108"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Ganzeboom</w:t>
      </w:r>
      <w:proofErr w:type="spellEnd"/>
      <w:r w:rsidRPr="005A10E8">
        <w:rPr>
          <w:rStyle w:val="Hyperlink1"/>
        </w:rPr>
        <w:t xml:space="preserve">, H. B. G., &amp; </w:t>
      </w:r>
      <w:proofErr w:type="spellStart"/>
      <w:r w:rsidRPr="005A10E8">
        <w:rPr>
          <w:rStyle w:val="Hyperlink1"/>
        </w:rPr>
        <w:t>Treiman</w:t>
      </w:r>
      <w:proofErr w:type="spellEnd"/>
      <w:r w:rsidRPr="005A10E8">
        <w:rPr>
          <w:rStyle w:val="Hyperlink1"/>
        </w:rPr>
        <w:t xml:space="preserve">, D. J. (1996). Internationally </w:t>
      </w:r>
      <w:del w:id="1109" w:author="Dr. Amy R." w:date="2023-01-26T14:57:00Z">
        <w:r w:rsidRPr="005A10E8" w:rsidDel="00BF4D27">
          <w:rPr>
            <w:rStyle w:val="Hyperlink1"/>
          </w:rPr>
          <w:delText xml:space="preserve">Comparable </w:delText>
        </w:r>
      </w:del>
      <w:ins w:id="1110" w:author="Dr. Amy R." w:date="2023-01-26T14:57:00Z">
        <w:r w:rsidR="00BF4D27">
          <w:rPr>
            <w:rStyle w:val="Hyperlink1"/>
          </w:rPr>
          <w:t>c</w:t>
        </w:r>
        <w:r w:rsidR="00BF4D27" w:rsidRPr="005A10E8">
          <w:rPr>
            <w:rStyle w:val="Hyperlink1"/>
          </w:rPr>
          <w:t xml:space="preserve">omparable </w:t>
        </w:r>
      </w:ins>
      <w:del w:id="1111" w:author="Dr. Amy R." w:date="2023-01-26T14:57:00Z">
        <w:r w:rsidRPr="005A10E8" w:rsidDel="00BF4D27">
          <w:rPr>
            <w:rStyle w:val="Hyperlink1"/>
          </w:rPr>
          <w:delText xml:space="preserve">Measures </w:delText>
        </w:r>
      </w:del>
      <w:ins w:id="1112" w:author="Dr. Amy R." w:date="2023-01-26T14:57:00Z">
        <w:r w:rsidR="00BF4D27">
          <w:rPr>
            <w:rStyle w:val="Hyperlink1"/>
          </w:rPr>
          <w:t>m</w:t>
        </w:r>
        <w:r w:rsidR="00BF4D27" w:rsidRPr="005A10E8">
          <w:rPr>
            <w:rStyle w:val="Hyperlink1"/>
          </w:rPr>
          <w:t xml:space="preserve">easures </w:t>
        </w:r>
      </w:ins>
      <w:r w:rsidRPr="005A10E8">
        <w:rPr>
          <w:rStyle w:val="Hyperlink1"/>
        </w:rPr>
        <w:t xml:space="preserve">of </w:t>
      </w:r>
      <w:del w:id="1113" w:author="Dr. Amy R." w:date="2023-01-26T14:57:00Z">
        <w:r w:rsidRPr="005A10E8" w:rsidDel="00BF4D27">
          <w:rPr>
            <w:rStyle w:val="Hyperlink1"/>
          </w:rPr>
          <w:delText xml:space="preserve">Occupational </w:delText>
        </w:r>
      </w:del>
      <w:ins w:id="1114" w:author="Dr. Amy R." w:date="2023-01-26T14:57:00Z">
        <w:r w:rsidR="00BF4D27">
          <w:rPr>
            <w:rStyle w:val="Hyperlink1"/>
          </w:rPr>
          <w:t>o</w:t>
        </w:r>
        <w:r w:rsidR="00BF4D27" w:rsidRPr="005A10E8">
          <w:rPr>
            <w:rStyle w:val="Hyperlink1"/>
          </w:rPr>
          <w:t xml:space="preserve">ccupational </w:t>
        </w:r>
      </w:ins>
      <w:del w:id="1115" w:author="Dr. Amy R." w:date="2023-01-26T14:57:00Z">
        <w:r w:rsidRPr="005A10E8" w:rsidDel="00BF4D27">
          <w:rPr>
            <w:rStyle w:val="Hyperlink1"/>
          </w:rPr>
          <w:delText xml:space="preserve">Status </w:delText>
        </w:r>
      </w:del>
      <w:ins w:id="1116" w:author="Dr. Amy R." w:date="2023-01-26T14:57:00Z">
        <w:r w:rsidR="00BF4D27">
          <w:rPr>
            <w:rStyle w:val="Hyperlink1"/>
          </w:rPr>
          <w:t>s</w:t>
        </w:r>
        <w:r w:rsidR="00BF4D27" w:rsidRPr="005A10E8">
          <w:rPr>
            <w:rStyle w:val="Hyperlink1"/>
          </w:rPr>
          <w:t xml:space="preserve">tatus </w:t>
        </w:r>
      </w:ins>
      <w:r w:rsidRPr="005A10E8">
        <w:rPr>
          <w:rStyle w:val="Hyperlink1"/>
        </w:rPr>
        <w:t xml:space="preserve">for the 1988 International Standard Classification of Occupations.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Social Science Research</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25</w:t>
      </w:r>
      <w:r>
        <w:rPr>
          <w:rStyle w:val="Hyperlink6"/>
        </w:rPr>
        <w:fldChar w:fldCharType="end"/>
      </w:r>
      <w:r>
        <w:fldChar w:fldCharType="begin"/>
      </w:r>
      <w:r>
        <w:instrText>HYPERLINK "https://www.zotero.org/google-docs/?wEdHYe"</w:instrText>
      </w:r>
      <w:r>
        <w:fldChar w:fldCharType="separate"/>
      </w:r>
      <w:r w:rsidRPr="005A10E8">
        <w:rPr>
          <w:rStyle w:val="Hyperlink1"/>
        </w:rPr>
        <w:t>(3), 201–239.</w:t>
      </w:r>
      <w:r>
        <w:rPr>
          <w:rStyle w:val="Hyperlink1"/>
        </w:rPr>
        <w:fldChar w:fldCharType="end"/>
      </w:r>
    </w:p>
    <w:p w14:paraId="3CE994F5" w14:textId="77777777" w:rsidR="00C14C58" w:rsidRPr="005A10E8" w:rsidRDefault="00000000" w:rsidP="00917395">
      <w:pPr>
        <w:pStyle w:val="Body"/>
        <w:widowControl w:val="0"/>
        <w:spacing w:line="360" w:lineRule="auto"/>
        <w:ind w:left="720" w:hanging="720"/>
        <w:jc w:val="both"/>
        <w:pPrChange w:id="111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Goffman, E. (1951). Symbols of class status. </w:t>
      </w:r>
      <w:r>
        <w:rPr>
          <w:rStyle w:val="Hyperlink1"/>
        </w:rPr>
        <w:fldChar w:fldCharType="end"/>
      </w:r>
      <w:r>
        <w:fldChar w:fldCharType="begin"/>
      </w:r>
      <w:r>
        <w:instrText>HYPERLINK "https://www.zotero.org/google-docs/?wEdHYe"</w:instrText>
      </w:r>
      <w:r>
        <w:fldChar w:fldCharType="separate"/>
      </w:r>
      <w:r w:rsidRPr="005A10E8">
        <w:rPr>
          <w:rStyle w:val="Hyperlink6"/>
        </w:rPr>
        <w:t>The British Journal of Sociology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w:t>
      </w:r>
      <w:r>
        <w:rPr>
          <w:rStyle w:val="Hyperlink6"/>
        </w:rPr>
        <w:fldChar w:fldCharType="end"/>
      </w:r>
      <w:r>
        <w:fldChar w:fldCharType="begin"/>
      </w:r>
      <w:r>
        <w:instrText>HYPERLINK "https://www.zotero.org/google-docs/?wEdHYe"</w:instrText>
      </w:r>
      <w:r>
        <w:fldChar w:fldCharType="separate"/>
      </w:r>
      <w:r w:rsidRPr="005A10E8">
        <w:rPr>
          <w:rStyle w:val="Hyperlink1"/>
        </w:rPr>
        <w:t>(4), 294–304.</w:t>
      </w:r>
      <w:r>
        <w:rPr>
          <w:rStyle w:val="Hyperlink1"/>
        </w:rPr>
        <w:fldChar w:fldCharType="end"/>
      </w:r>
    </w:p>
    <w:p w14:paraId="68045B36" w14:textId="26150126" w:rsidR="00C14C58" w:rsidRPr="005A10E8" w:rsidRDefault="00000000" w:rsidP="00917395">
      <w:pPr>
        <w:pStyle w:val="Body"/>
        <w:widowControl w:val="0"/>
        <w:spacing w:line="360" w:lineRule="auto"/>
        <w:ind w:left="720" w:hanging="720"/>
        <w:jc w:val="both"/>
        <w:pPrChange w:id="1118" w:author="Dr. Amy R." w:date="2023-01-28T14:04:00Z">
          <w:pPr>
            <w:pStyle w:val="Body"/>
            <w:widowControl w:val="0"/>
            <w:spacing w:line="360" w:lineRule="auto"/>
            <w:ind w:left="720" w:hanging="720"/>
            <w:jc w:val="both"/>
          </w:pPr>
        </w:pPrChange>
      </w:pPr>
      <w:r w:rsidRPr="005A10E8">
        <w:rPr>
          <w:rStyle w:val="Hyperlink1"/>
        </w:rPr>
        <w:t xml:space="preserve">González-Ocantos, E., de Jonge, C., Meléndez, C., Osorio, J., &amp; Nickerson, D. (2012). Vote </w:t>
      </w:r>
      <w:del w:id="1119" w:author="Dr. Amy R." w:date="2023-01-26T14:58:00Z">
        <w:r w:rsidRPr="005A10E8" w:rsidDel="00BF4D27">
          <w:rPr>
            <w:rStyle w:val="Hyperlink1"/>
          </w:rPr>
          <w:delText xml:space="preserve">Buying </w:delText>
        </w:r>
      </w:del>
      <w:ins w:id="1120" w:author="Dr. Amy R." w:date="2023-01-26T14:58:00Z">
        <w:r w:rsidR="00BF4D27">
          <w:rPr>
            <w:rStyle w:val="Hyperlink1"/>
          </w:rPr>
          <w:t>b</w:t>
        </w:r>
        <w:r w:rsidR="00BF4D27" w:rsidRPr="005A10E8">
          <w:rPr>
            <w:rStyle w:val="Hyperlink1"/>
          </w:rPr>
          <w:t xml:space="preserve">uying </w:t>
        </w:r>
      </w:ins>
      <w:r w:rsidRPr="005A10E8">
        <w:rPr>
          <w:rStyle w:val="Hyperlink1"/>
        </w:rPr>
        <w:t xml:space="preserve">and </w:t>
      </w:r>
      <w:del w:id="1121" w:author="Dr. Amy R." w:date="2023-01-26T14:58:00Z">
        <w:r w:rsidRPr="005A10E8" w:rsidDel="00BF4D27">
          <w:rPr>
            <w:rStyle w:val="Hyperlink1"/>
          </w:rPr>
          <w:delText xml:space="preserve">Social </w:delText>
        </w:r>
      </w:del>
      <w:ins w:id="1122" w:author="Dr. Amy R." w:date="2023-01-26T14:58:00Z">
        <w:r w:rsidR="00BF4D27">
          <w:rPr>
            <w:rStyle w:val="Hyperlink1"/>
          </w:rPr>
          <w:t>s</w:t>
        </w:r>
        <w:r w:rsidR="00BF4D27" w:rsidRPr="005A10E8">
          <w:rPr>
            <w:rStyle w:val="Hyperlink1"/>
          </w:rPr>
          <w:t xml:space="preserve">ocial </w:t>
        </w:r>
      </w:ins>
      <w:del w:id="1123" w:author="Dr. Amy R." w:date="2023-01-26T14:58:00Z">
        <w:r w:rsidRPr="005A10E8" w:rsidDel="00BF4D27">
          <w:rPr>
            <w:rStyle w:val="Hyperlink1"/>
          </w:rPr>
          <w:delText xml:space="preserve">Desirability </w:delText>
        </w:r>
      </w:del>
      <w:ins w:id="1124" w:author="Dr. Amy R." w:date="2023-01-26T14:58:00Z">
        <w:r w:rsidR="00BF4D27">
          <w:rPr>
            <w:rStyle w:val="Hyperlink1"/>
          </w:rPr>
          <w:t>d</w:t>
        </w:r>
        <w:r w:rsidR="00BF4D27" w:rsidRPr="005A10E8">
          <w:rPr>
            <w:rStyle w:val="Hyperlink1"/>
          </w:rPr>
          <w:t xml:space="preserve">esirability </w:t>
        </w:r>
      </w:ins>
      <w:del w:id="1125" w:author="Dr. Amy R." w:date="2023-01-26T14:58:00Z">
        <w:r w:rsidRPr="005A10E8" w:rsidDel="00BF4D27">
          <w:rPr>
            <w:rStyle w:val="Hyperlink1"/>
          </w:rPr>
          <w:delText>Bias</w:delText>
        </w:r>
      </w:del>
      <w:ins w:id="1126" w:author="Dr. Amy R." w:date="2023-01-26T14:58:00Z">
        <w:r w:rsidR="00BF4D27">
          <w:rPr>
            <w:rStyle w:val="Hyperlink1"/>
          </w:rPr>
          <w:t>b</w:t>
        </w:r>
        <w:r w:rsidR="00BF4D27" w:rsidRPr="005A10E8">
          <w:rPr>
            <w:rStyle w:val="Hyperlink1"/>
          </w:rPr>
          <w:t>ias</w:t>
        </w:r>
      </w:ins>
      <w:r w:rsidRPr="005A10E8">
        <w:rPr>
          <w:rStyle w:val="Hyperlink1"/>
        </w:rPr>
        <w:t xml:space="preserve">: Experimental </w:t>
      </w:r>
      <w:del w:id="1127" w:author="Dr. Amy R." w:date="2023-01-26T14:58:00Z">
        <w:r w:rsidRPr="005A10E8" w:rsidDel="00BF4D27">
          <w:rPr>
            <w:rStyle w:val="Hyperlink1"/>
          </w:rPr>
          <w:delText xml:space="preserve">Evidence </w:delText>
        </w:r>
      </w:del>
      <w:ins w:id="1128" w:author="Dr. Amy R." w:date="2023-01-26T14:58:00Z">
        <w:r w:rsidR="00BF4D27">
          <w:rPr>
            <w:rStyle w:val="Hyperlink1"/>
          </w:rPr>
          <w:t>e</w:t>
        </w:r>
        <w:r w:rsidR="00BF4D27" w:rsidRPr="005A10E8">
          <w:rPr>
            <w:rStyle w:val="Hyperlink1"/>
          </w:rPr>
          <w:t xml:space="preserve">vidence </w:t>
        </w:r>
      </w:ins>
      <w:r w:rsidRPr="005A10E8">
        <w:rPr>
          <w:rStyle w:val="Hyperlink1"/>
        </w:rPr>
        <w:t xml:space="preserve">from Nicaragua. </w:t>
      </w:r>
      <w:r w:rsidRPr="00BF4D27">
        <w:rPr>
          <w:rStyle w:val="Hyperlink1"/>
          <w:i/>
          <w:iCs/>
          <w:rPrChange w:id="1129" w:author="Dr. Amy R." w:date="2023-01-26T14:58:00Z">
            <w:rPr>
              <w:rStyle w:val="Hyperlink1"/>
            </w:rPr>
          </w:rPrChange>
        </w:rPr>
        <w:t>American Journal of Political Science, 56</w:t>
      </w:r>
      <w:r w:rsidRPr="005A10E8">
        <w:rPr>
          <w:rStyle w:val="Hyperlink1"/>
        </w:rPr>
        <w:t>(1), 202–217.</w:t>
      </w:r>
    </w:p>
    <w:p w14:paraId="0A2C0927" w14:textId="77777777" w:rsidR="00C14C58" w:rsidRPr="005A10E8" w:rsidRDefault="00000000" w:rsidP="00917395">
      <w:pPr>
        <w:pStyle w:val="Body"/>
        <w:widowControl w:val="0"/>
        <w:spacing w:line="360" w:lineRule="auto"/>
        <w:ind w:left="720" w:hanging="720"/>
        <w:jc w:val="both"/>
        <w:rPr>
          <w:rStyle w:val="None"/>
          <w:b/>
          <w:bCs/>
        </w:rPr>
        <w:pPrChange w:id="1130"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Griffin, A. M., &amp; Langlois, J. H. (2006). Stereotype directionality and attractiveness stereotyping: Is beauty good or is ugly bad? </w:t>
      </w:r>
      <w:r>
        <w:rPr>
          <w:rStyle w:val="Hyperlink1"/>
        </w:rPr>
        <w:fldChar w:fldCharType="end"/>
      </w:r>
      <w:r>
        <w:fldChar w:fldCharType="begin"/>
      </w:r>
      <w:r>
        <w:instrText>HYPERLINK "https://www.zotero.org/google-docs/?wEdHYe"</w:instrText>
      </w:r>
      <w:r>
        <w:fldChar w:fldCharType="separate"/>
      </w:r>
      <w:r w:rsidRPr="005A10E8">
        <w:rPr>
          <w:rStyle w:val="Hyperlink6"/>
        </w:rPr>
        <w:t>Social Cognition</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24</w:t>
      </w:r>
      <w:r>
        <w:rPr>
          <w:rStyle w:val="Hyperlink6"/>
        </w:rPr>
        <w:fldChar w:fldCharType="end"/>
      </w:r>
      <w:r>
        <w:fldChar w:fldCharType="begin"/>
      </w:r>
      <w:r>
        <w:instrText>HYPERLINK "https://www.zotero.org/google-docs/?wEdHYe"</w:instrText>
      </w:r>
      <w:r>
        <w:fldChar w:fldCharType="separate"/>
      </w:r>
      <w:r w:rsidRPr="005A10E8">
        <w:rPr>
          <w:rStyle w:val="Hyperlink1"/>
        </w:rPr>
        <w:t>(2), 187–206.</w:t>
      </w:r>
      <w:r>
        <w:rPr>
          <w:rStyle w:val="Hyperlink1"/>
        </w:rPr>
        <w:fldChar w:fldCharType="end"/>
      </w:r>
    </w:p>
    <w:commentRangeStart w:id="1131"/>
    <w:p w14:paraId="5667CB2C" w14:textId="4B9A8003" w:rsidR="00C14C58" w:rsidRPr="005A10E8" w:rsidRDefault="00000000" w:rsidP="00917395">
      <w:pPr>
        <w:pStyle w:val="Body"/>
        <w:widowControl w:val="0"/>
        <w:spacing w:line="360" w:lineRule="auto"/>
        <w:ind w:left="720" w:hanging="720"/>
        <w:jc w:val="both"/>
        <w:rPr>
          <w:rStyle w:val="None"/>
          <w:b/>
          <w:bCs/>
        </w:rPr>
        <w:pPrChange w:id="113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Hamermesh, D., &amp; Biddle, J. (1994). Beauty and the </w:t>
      </w:r>
      <w:del w:id="1133" w:author="Dr. Amy R." w:date="2023-01-26T15:00:00Z">
        <w:r w:rsidRPr="005A10E8" w:rsidDel="00BF4D27">
          <w:rPr>
            <w:rStyle w:val="Hyperlink1"/>
          </w:rPr>
          <w:delText xml:space="preserve">Labor </w:delText>
        </w:r>
      </w:del>
      <w:ins w:id="1134" w:author="Dr. Amy R." w:date="2023-01-26T15:00:00Z">
        <w:r w:rsidR="00BF4D27">
          <w:rPr>
            <w:rStyle w:val="Hyperlink1"/>
          </w:rPr>
          <w:t>l</w:t>
        </w:r>
        <w:r w:rsidR="00BF4D27" w:rsidRPr="005A10E8">
          <w:rPr>
            <w:rStyle w:val="Hyperlink1"/>
          </w:rPr>
          <w:t xml:space="preserve">abor </w:t>
        </w:r>
      </w:ins>
      <w:del w:id="1135" w:author="Dr. Amy R." w:date="2023-01-26T15:00:00Z">
        <w:r w:rsidRPr="005A10E8" w:rsidDel="00BF4D27">
          <w:rPr>
            <w:rStyle w:val="Hyperlink1"/>
          </w:rPr>
          <w:delText>Market</w:delText>
        </w:r>
      </w:del>
      <w:ins w:id="1136" w:author="Dr. Amy R." w:date="2023-01-26T15:00:00Z">
        <w:r w:rsidR="00BF4D27">
          <w:rPr>
            <w:rStyle w:val="Hyperlink1"/>
          </w:rPr>
          <w:t>m</w:t>
        </w:r>
        <w:r w:rsidR="00BF4D27" w:rsidRPr="005A10E8">
          <w:rPr>
            <w:rStyle w:val="Hyperlink1"/>
          </w:rPr>
          <w:t>arket</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Economic Review</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84</w:t>
      </w:r>
      <w:r>
        <w:rPr>
          <w:rStyle w:val="Hyperlink6"/>
        </w:rPr>
        <w:fldChar w:fldCharType="end"/>
      </w:r>
      <w:r>
        <w:fldChar w:fldCharType="begin"/>
      </w:r>
      <w:r>
        <w:instrText>HYPERLINK "https://www.zotero.org/google-docs/?wEdHYe"</w:instrText>
      </w:r>
      <w:r>
        <w:fldChar w:fldCharType="separate"/>
      </w:r>
      <w:r w:rsidRPr="005A10E8">
        <w:rPr>
          <w:rStyle w:val="Hyperlink1"/>
        </w:rPr>
        <w:t>(5), 1174–1194.</w:t>
      </w:r>
      <w:r>
        <w:rPr>
          <w:rStyle w:val="Hyperlink1"/>
        </w:rPr>
        <w:fldChar w:fldCharType="end"/>
      </w:r>
    </w:p>
    <w:commentRangeStart w:id="1137"/>
    <w:p w14:paraId="66EA450D" w14:textId="64B000CF" w:rsidR="00C14C58" w:rsidRPr="005A10E8" w:rsidRDefault="00000000" w:rsidP="00917395">
      <w:pPr>
        <w:pStyle w:val="Body"/>
        <w:widowControl w:val="0"/>
        <w:spacing w:line="360" w:lineRule="auto"/>
        <w:ind w:left="720" w:hanging="720"/>
        <w:jc w:val="both"/>
        <w:rPr>
          <w:rStyle w:val="None"/>
          <w:b/>
          <w:bCs/>
        </w:rPr>
        <w:pPrChange w:id="1138"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Hamermesh, D. (2011). Beauty </w:t>
      </w:r>
      <w:del w:id="1139" w:author="Dr. Amy R." w:date="2023-01-26T15:00:00Z">
        <w:r w:rsidRPr="005A10E8" w:rsidDel="00BF4D27">
          <w:rPr>
            <w:rStyle w:val="Hyperlink1"/>
          </w:rPr>
          <w:delText>Pays</w:delText>
        </w:r>
      </w:del>
      <w:ins w:id="1140" w:author="Dr. Amy R." w:date="2023-01-26T15:00:00Z">
        <w:r w:rsidR="00BF4D27">
          <w:rPr>
            <w:rStyle w:val="Hyperlink1"/>
          </w:rPr>
          <w:t>p</w:t>
        </w:r>
        <w:r w:rsidR="00BF4D27" w:rsidRPr="005A10E8">
          <w:rPr>
            <w:rStyle w:val="Hyperlink1"/>
          </w:rPr>
          <w:t>ays</w:t>
        </w:r>
      </w:ins>
      <w:r w:rsidRPr="005A10E8">
        <w:rPr>
          <w:rStyle w:val="Hyperlink1"/>
        </w:rPr>
        <w:t xml:space="preserve">: Why </w:t>
      </w:r>
      <w:del w:id="1141" w:author="Dr. Amy R." w:date="2023-01-26T15:00:00Z">
        <w:r w:rsidRPr="005A10E8" w:rsidDel="00BF4D27">
          <w:rPr>
            <w:rStyle w:val="Hyperlink1"/>
          </w:rPr>
          <w:delText xml:space="preserve">Attractive </w:delText>
        </w:r>
      </w:del>
      <w:ins w:id="1142" w:author="Dr. Amy R." w:date="2023-01-26T15:00:00Z">
        <w:r w:rsidR="00BF4D27">
          <w:rPr>
            <w:rStyle w:val="Hyperlink1"/>
          </w:rPr>
          <w:t>a</w:t>
        </w:r>
        <w:r w:rsidR="00BF4D27" w:rsidRPr="005A10E8">
          <w:rPr>
            <w:rStyle w:val="Hyperlink1"/>
          </w:rPr>
          <w:t xml:space="preserve">ttractive </w:t>
        </w:r>
      </w:ins>
      <w:del w:id="1143" w:author="Dr. Amy R." w:date="2023-01-26T15:01:00Z">
        <w:r w:rsidRPr="005A10E8" w:rsidDel="00BF4D27">
          <w:rPr>
            <w:rStyle w:val="Hyperlink1"/>
          </w:rPr>
          <w:delText xml:space="preserve">People </w:delText>
        </w:r>
      </w:del>
      <w:ins w:id="1144" w:author="Dr. Amy R." w:date="2023-01-26T15:01:00Z">
        <w:r w:rsidR="00BF4D27">
          <w:rPr>
            <w:rStyle w:val="Hyperlink1"/>
          </w:rPr>
          <w:t>p</w:t>
        </w:r>
        <w:r w:rsidR="00BF4D27" w:rsidRPr="005A10E8">
          <w:rPr>
            <w:rStyle w:val="Hyperlink1"/>
          </w:rPr>
          <w:t xml:space="preserve">eople </w:t>
        </w:r>
      </w:ins>
      <w:del w:id="1145" w:author="Dr. Amy R." w:date="2023-01-26T15:01:00Z">
        <w:r w:rsidRPr="005A10E8" w:rsidDel="00BF4D27">
          <w:rPr>
            <w:rStyle w:val="Hyperlink1"/>
          </w:rPr>
          <w:delText xml:space="preserve">Are </w:delText>
        </w:r>
      </w:del>
      <w:ins w:id="1146" w:author="Dr. Amy R." w:date="2023-01-26T15:01:00Z">
        <w:r w:rsidR="00BF4D27">
          <w:rPr>
            <w:rStyle w:val="Hyperlink1"/>
          </w:rPr>
          <w:t>a</w:t>
        </w:r>
        <w:r w:rsidR="00BF4D27" w:rsidRPr="005A10E8">
          <w:rPr>
            <w:rStyle w:val="Hyperlink1"/>
          </w:rPr>
          <w:t xml:space="preserve">re </w:t>
        </w:r>
      </w:ins>
      <w:del w:id="1147" w:author="Dr. Amy R." w:date="2023-01-26T15:01:00Z">
        <w:r w:rsidRPr="005A10E8" w:rsidDel="00BF4D27">
          <w:rPr>
            <w:rStyle w:val="Hyperlink1"/>
          </w:rPr>
          <w:delText xml:space="preserve">More </w:delText>
        </w:r>
      </w:del>
      <w:ins w:id="1148" w:author="Dr. Amy R." w:date="2023-01-26T15:01:00Z">
        <w:r w:rsidR="00BF4D27">
          <w:rPr>
            <w:rStyle w:val="Hyperlink1"/>
          </w:rPr>
          <w:t>m</w:t>
        </w:r>
        <w:r w:rsidR="00BF4D27" w:rsidRPr="005A10E8">
          <w:rPr>
            <w:rStyle w:val="Hyperlink1"/>
          </w:rPr>
          <w:t xml:space="preserve">ore </w:t>
        </w:r>
      </w:ins>
      <w:del w:id="1149" w:author="Dr. Amy R." w:date="2023-01-26T15:01:00Z">
        <w:r w:rsidRPr="005A10E8" w:rsidDel="00BF4D27">
          <w:rPr>
            <w:rStyle w:val="Hyperlink1"/>
          </w:rPr>
          <w:delText>Successful</w:delText>
        </w:r>
      </w:del>
      <w:ins w:id="1150" w:author="Dr. Amy R." w:date="2023-01-26T15:01:00Z">
        <w:r w:rsidR="00BF4D27">
          <w:rPr>
            <w:rStyle w:val="Hyperlink1"/>
          </w:rPr>
          <w:t>s</w:t>
        </w:r>
        <w:r w:rsidR="00BF4D27" w:rsidRPr="005A10E8">
          <w:rPr>
            <w:rStyle w:val="Hyperlink1"/>
          </w:rPr>
          <w:t>uccessful</w:t>
        </w:r>
      </w:ins>
      <w:r w:rsidRPr="005A10E8">
        <w:rPr>
          <w:rStyle w:val="Hyperlink1"/>
        </w:rPr>
        <w:t xml:space="preserve">. In </w:t>
      </w:r>
      <w:r w:rsidRPr="005A10E8">
        <w:rPr>
          <w:rStyle w:val="Hyperlink1"/>
        </w:rPr>
        <w:fldChar w:fldCharType="end"/>
      </w:r>
      <w:commentRangeEnd w:id="1137"/>
      <w:r w:rsidR="00BF4D27">
        <w:rPr>
          <w:rStyle w:val="CommentReference"/>
          <w:rFonts w:ascii="Times New Roman" w:hAnsi="Times New Roman" w:cs="Times New Roman"/>
          <w:color w:val="auto"/>
          <w14:textOutline w14:w="0" w14:cap="rnd" w14:cmpd="sng" w14:algn="ctr">
            <w14:noFill/>
            <w14:prstDash w14:val="solid"/>
            <w14:bevel/>
          </w14:textOutline>
        </w:rPr>
        <w:commentReference w:id="1137"/>
      </w:r>
      <w:r>
        <w:fldChar w:fldCharType="begin"/>
      </w:r>
      <w:r>
        <w:instrText>HYPERLINK "https://www.zotero.org/google-docs/?wEdHYe"</w:instrText>
      </w:r>
      <w:r>
        <w:fldChar w:fldCharType="separate"/>
      </w:r>
      <w:r w:rsidRPr="005A10E8">
        <w:rPr>
          <w:rStyle w:val="Hyperlink6"/>
        </w:rPr>
        <w:t>Beauty Pays</w:t>
      </w:r>
      <w:r>
        <w:rPr>
          <w:rStyle w:val="Hyperlink6"/>
        </w:rPr>
        <w:fldChar w:fldCharType="end"/>
      </w:r>
      <w:r>
        <w:fldChar w:fldCharType="begin"/>
      </w:r>
      <w:r>
        <w:instrText>HYPERLINK "https://www.zotero.org/google-docs/?wEdHYe"</w:instrText>
      </w:r>
      <w:r>
        <w:fldChar w:fldCharType="separate"/>
      </w:r>
      <w:r w:rsidRPr="005A10E8">
        <w:rPr>
          <w:rStyle w:val="Hyperlink1"/>
        </w:rPr>
        <w:t>. Princeton University Press.</w:t>
      </w:r>
      <w:r>
        <w:rPr>
          <w:rStyle w:val="Hyperlink1"/>
        </w:rPr>
        <w:fldChar w:fldCharType="end"/>
      </w:r>
      <w:commentRangeEnd w:id="1131"/>
      <w:r w:rsidR="00BF4D27">
        <w:rPr>
          <w:rStyle w:val="CommentReference"/>
          <w:rFonts w:ascii="Times New Roman" w:hAnsi="Times New Roman" w:cs="Times New Roman"/>
          <w:color w:val="auto"/>
          <w14:textOutline w14:w="0" w14:cap="rnd" w14:cmpd="sng" w14:algn="ctr">
            <w14:noFill/>
            <w14:prstDash w14:val="solid"/>
            <w14:bevel/>
          </w14:textOutline>
        </w:rPr>
        <w:commentReference w:id="1131"/>
      </w:r>
    </w:p>
    <w:p w14:paraId="4467FD68" w14:textId="77777777" w:rsidR="00C14C58" w:rsidRPr="005A10E8" w:rsidRDefault="00000000" w:rsidP="00917395">
      <w:pPr>
        <w:pStyle w:val="Body"/>
        <w:widowControl w:val="0"/>
        <w:spacing w:line="360" w:lineRule="auto"/>
        <w:ind w:left="720" w:hanging="720"/>
        <w:jc w:val="both"/>
        <w:rPr>
          <w:rStyle w:val="None"/>
          <w:b/>
          <w:bCs/>
        </w:rPr>
        <w:pPrChange w:id="1151" w:author="Dr. Amy R." w:date="2023-01-28T14:04:00Z">
          <w:pPr>
            <w:pStyle w:val="Body"/>
            <w:widowControl w:val="0"/>
            <w:spacing w:line="360" w:lineRule="auto"/>
            <w:ind w:left="720" w:hanging="720"/>
            <w:jc w:val="both"/>
          </w:pPr>
        </w:pPrChange>
      </w:pPr>
      <w:r w:rsidRPr="005A10E8">
        <w:lastRenderedPageBreak/>
        <w:fldChar w:fldCharType="begin"/>
      </w:r>
      <w:r w:rsidRPr="005A10E8">
        <w:instrText>HYPERLINK "https://www.zotero.org/google-docs/?wEdHYe"</w:instrText>
      </w:r>
      <w:r w:rsidRPr="005A10E8">
        <w:fldChar w:fldCharType="separate"/>
      </w:r>
      <w:r w:rsidRPr="00863C8C">
        <w:rPr>
          <w:rStyle w:val="Hyperlink1"/>
        </w:rPr>
        <w:t>Harrison, E., &amp; Rose, D. (2006).</w:t>
      </w:r>
      <w:r w:rsidRPr="00863C8C">
        <w:rPr>
          <w:rStyle w:val="Hyperlink1"/>
          <w:i/>
          <w:iCs/>
          <w:rPrChange w:id="1152" w:author="Dr. Amy R." w:date="2023-01-26T15:10:00Z">
            <w:rPr>
              <w:rStyle w:val="Hyperlink1"/>
            </w:rPr>
          </w:rPrChange>
        </w:rPr>
        <w:t xml:space="preserve"> The European socio-economic classification (</w:t>
      </w:r>
      <w:proofErr w:type="spellStart"/>
      <w:r w:rsidRPr="00863C8C">
        <w:rPr>
          <w:rStyle w:val="Hyperlink1"/>
          <w:i/>
          <w:iCs/>
          <w:rPrChange w:id="1153" w:author="Dr. Amy R." w:date="2023-01-26T15:10:00Z">
            <w:rPr>
              <w:rStyle w:val="Hyperlink1"/>
            </w:rPr>
          </w:rPrChange>
        </w:rPr>
        <w:t>ESeC</w:t>
      </w:r>
      <w:proofErr w:type="spellEnd"/>
      <w:r w:rsidRPr="00863C8C">
        <w:rPr>
          <w:rStyle w:val="Hyperlink1"/>
          <w:i/>
          <w:iCs/>
          <w:rPrChange w:id="1154" w:author="Dr. Amy R." w:date="2023-01-26T15:10:00Z">
            <w:rPr>
              <w:rStyle w:val="Hyperlink1"/>
            </w:rPr>
          </w:rPrChange>
        </w:rPr>
        <w:t>) user guide.</w:t>
      </w:r>
      <w:r w:rsidRPr="005A10E8">
        <w:rPr>
          <w:rStyle w:val="Hyperlink1"/>
        </w:rPr>
        <w:t xml:space="preserve"> </w:t>
      </w:r>
      <w:r w:rsidRPr="005A10E8">
        <w:rPr>
          <w:rStyle w:val="Hyperlink1"/>
        </w:rPr>
        <w:fldChar w:fldCharType="end"/>
      </w:r>
      <w:r w:rsidRPr="00863C8C">
        <w:rPr>
          <w:i/>
          <w:iCs/>
          <w:rPrChange w:id="1155" w:author="Dr. Amy R." w:date="2023-01-26T15:10:00Z">
            <w:rPr/>
          </w:rPrChange>
        </w:rPr>
        <w:fldChar w:fldCharType="begin"/>
      </w:r>
      <w:r w:rsidRPr="00863C8C">
        <w:rPr>
          <w:i/>
          <w:iCs/>
          <w:rPrChange w:id="1156" w:author="Dr. Amy R." w:date="2023-01-26T15:10:00Z">
            <w:rPr/>
          </w:rPrChange>
        </w:rPr>
        <w:instrText>HYPERLINK "https://www.zotero.org/google-docs/?wEdHYe"</w:instrText>
      </w:r>
      <w:r w:rsidRPr="0077696B">
        <w:rPr>
          <w:i/>
          <w:iCs/>
        </w:rPr>
      </w:r>
      <w:r w:rsidRPr="00863C8C">
        <w:rPr>
          <w:rPrChange w:id="1157" w:author="Dr. Amy R." w:date="2023-01-26T15:10:00Z">
            <w:rPr>
              <w:rStyle w:val="Hyperlink6"/>
            </w:rPr>
          </w:rPrChange>
        </w:rPr>
        <w:fldChar w:fldCharType="separate"/>
      </w:r>
      <w:r w:rsidRPr="00863C8C">
        <w:rPr>
          <w:rStyle w:val="Hyperlink6"/>
          <w:i w:val="0"/>
          <w:rPrChange w:id="1158" w:author="Dr. Amy R." w:date="2023-01-26T15:10:00Z">
            <w:rPr>
              <w:rStyle w:val="Hyperlink6"/>
            </w:rPr>
          </w:rPrChange>
        </w:rPr>
        <w:t>Colchester: Institute for Social and Economic Research, University of Essex</w:t>
      </w:r>
      <w:r w:rsidRPr="00863C8C">
        <w:rPr>
          <w:rStyle w:val="Hyperlink6"/>
          <w:i w:val="0"/>
          <w:rPrChange w:id="1159" w:author="Dr. Amy R." w:date="2023-01-26T15:10:00Z">
            <w:rPr>
              <w:rStyle w:val="Hyperlink6"/>
            </w:rPr>
          </w:rPrChange>
        </w:rPr>
        <w:fldChar w:fldCharType="end"/>
      </w:r>
      <w:r w:rsidRPr="00863C8C">
        <w:rPr>
          <w:i/>
          <w:iCs/>
          <w:rPrChange w:id="1160" w:author="Dr. Amy R." w:date="2023-01-26T15:10:00Z">
            <w:rPr/>
          </w:rPrChange>
        </w:rPr>
        <w:fldChar w:fldCharType="begin"/>
      </w:r>
      <w:r w:rsidRPr="00863C8C">
        <w:rPr>
          <w:i/>
          <w:iCs/>
          <w:rPrChange w:id="1161" w:author="Dr. Amy R." w:date="2023-01-26T15:10:00Z">
            <w:rPr/>
          </w:rPrChange>
        </w:rPr>
        <w:instrText>HYPERLINK "https://www.zotero.org/google-docs/?wEdHYe"</w:instrText>
      </w:r>
      <w:r w:rsidRPr="0077696B">
        <w:rPr>
          <w:i/>
          <w:iCs/>
        </w:rPr>
      </w:r>
      <w:r w:rsidRPr="00863C8C">
        <w:rPr>
          <w:i/>
          <w:iCs/>
          <w:rPrChange w:id="1162" w:author="Dr. Amy R." w:date="2023-01-26T15:10:00Z">
            <w:rPr>
              <w:rStyle w:val="Hyperlink1"/>
            </w:rPr>
          </w:rPrChange>
        </w:rPr>
        <w:fldChar w:fldCharType="separate"/>
      </w:r>
      <w:r w:rsidRPr="00863C8C">
        <w:rPr>
          <w:rStyle w:val="Hyperlink1"/>
          <w:i/>
          <w:iCs/>
          <w:rPrChange w:id="1163" w:author="Dr. Amy R." w:date="2023-01-26T15:10:00Z">
            <w:rPr>
              <w:rStyle w:val="Hyperlink1"/>
            </w:rPr>
          </w:rPrChange>
        </w:rPr>
        <w:t>.</w:t>
      </w:r>
      <w:r w:rsidRPr="00863C8C">
        <w:rPr>
          <w:rStyle w:val="Hyperlink1"/>
          <w:i/>
          <w:iCs/>
          <w:rPrChange w:id="1164" w:author="Dr. Amy R." w:date="2023-01-26T15:10:00Z">
            <w:rPr>
              <w:rStyle w:val="Hyperlink1"/>
            </w:rPr>
          </w:rPrChange>
        </w:rPr>
        <w:fldChar w:fldCharType="end"/>
      </w:r>
    </w:p>
    <w:p w14:paraId="64715805" w14:textId="22455423" w:rsidR="00C14C58" w:rsidRPr="005A10E8" w:rsidRDefault="00000000" w:rsidP="00917395">
      <w:pPr>
        <w:pStyle w:val="Body"/>
        <w:widowControl w:val="0"/>
        <w:spacing w:line="360" w:lineRule="auto"/>
        <w:ind w:left="720" w:hanging="720"/>
        <w:jc w:val="both"/>
        <w:rPr>
          <w:rStyle w:val="None"/>
          <w:b/>
          <w:bCs/>
        </w:rPr>
        <w:pPrChange w:id="1165"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Hart, W., </w:t>
      </w:r>
      <w:proofErr w:type="spellStart"/>
      <w:r w:rsidRPr="005A10E8">
        <w:rPr>
          <w:rStyle w:val="Hyperlink1"/>
        </w:rPr>
        <w:t>Ottati</w:t>
      </w:r>
      <w:proofErr w:type="spellEnd"/>
      <w:r w:rsidRPr="005A10E8">
        <w:rPr>
          <w:rStyle w:val="Hyperlink1"/>
        </w:rPr>
        <w:t xml:space="preserve">, V., &amp; </w:t>
      </w:r>
      <w:proofErr w:type="spellStart"/>
      <w:r w:rsidRPr="005A10E8">
        <w:rPr>
          <w:rStyle w:val="Hyperlink1"/>
        </w:rPr>
        <w:t>Krumdick</w:t>
      </w:r>
      <w:proofErr w:type="spellEnd"/>
      <w:r w:rsidRPr="005A10E8">
        <w:rPr>
          <w:rStyle w:val="Hyperlink1"/>
        </w:rPr>
        <w:t xml:space="preserve">, N. (2011). Physical </w:t>
      </w:r>
      <w:del w:id="1166" w:author="Dr. Amy R." w:date="2023-01-26T15:11:00Z">
        <w:r w:rsidRPr="005A10E8" w:rsidDel="00863C8C">
          <w:rPr>
            <w:rStyle w:val="Hyperlink1"/>
          </w:rPr>
          <w:delText xml:space="preserve">Attractiveness </w:delText>
        </w:r>
      </w:del>
      <w:ins w:id="1167" w:author="Dr. Amy R." w:date="2023-01-26T15:11:00Z">
        <w:r w:rsidR="00863C8C">
          <w:rPr>
            <w:rStyle w:val="Hyperlink1"/>
          </w:rPr>
          <w:t>a</w:t>
        </w:r>
        <w:r w:rsidR="00863C8C" w:rsidRPr="005A10E8">
          <w:rPr>
            <w:rStyle w:val="Hyperlink1"/>
          </w:rPr>
          <w:t xml:space="preserve">ttractiveness </w:t>
        </w:r>
      </w:ins>
      <w:r w:rsidRPr="005A10E8">
        <w:rPr>
          <w:rStyle w:val="Hyperlink1"/>
        </w:rPr>
        <w:t xml:space="preserve">and </w:t>
      </w:r>
      <w:del w:id="1168" w:author="Dr. Amy R." w:date="2023-01-26T15:11:00Z">
        <w:r w:rsidRPr="005A10E8" w:rsidDel="00863C8C">
          <w:rPr>
            <w:rStyle w:val="Hyperlink1"/>
          </w:rPr>
          <w:delText xml:space="preserve">Candidate </w:delText>
        </w:r>
      </w:del>
      <w:ins w:id="1169" w:author="Dr. Amy R." w:date="2023-01-26T15:11:00Z">
        <w:r w:rsidR="00863C8C">
          <w:rPr>
            <w:rStyle w:val="Hyperlink1"/>
          </w:rPr>
          <w:t>c</w:t>
        </w:r>
        <w:r w:rsidR="00863C8C" w:rsidRPr="005A10E8">
          <w:rPr>
            <w:rStyle w:val="Hyperlink1"/>
          </w:rPr>
          <w:t xml:space="preserve">andidate </w:t>
        </w:r>
      </w:ins>
      <w:del w:id="1170" w:author="Dr. Amy R." w:date="2023-01-26T15:11:00Z">
        <w:r w:rsidRPr="005A10E8" w:rsidDel="00863C8C">
          <w:rPr>
            <w:rStyle w:val="Hyperlink1"/>
          </w:rPr>
          <w:delText>Evaluation</w:delText>
        </w:r>
      </w:del>
      <w:ins w:id="1171" w:author="Dr. Amy R." w:date="2023-01-26T15:11:00Z">
        <w:r w:rsidR="00863C8C">
          <w:rPr>
            <w:rStyle w:val="Hyperlink1"/>
          </w:rPr>
          <w:t>e</w:t>
        </w:r>
        <w:r w:rsidR="00863C8C" w:rsidRPr="005A10E8">
          <w:rPr>
            <w:rStyle w:val="Hyperlink1"/>
          </w:rPr>
          <w:t>valuation</w:t>
        </w:r>
      </w:ins>
      <w:r w:rsidRPr="005A10E8">
        <w:rPr>
          <w:rStyle w:val="Hyperlink1"/>
        </w:rPr>
        <w:t xml:space="preserve">: A </w:t>
      </w:r>
      <w:del w:id="1172" w:author="Dr. Amy R." w:date="2023-01-26T15:11:00Z">
        <w:r w:rsidRPr="005A10E8" w:rsidDel="00863C8C">
          <w:rPr>
            <w:rStyle w:val="Hyperlink1"/>
          </w:rPr>
          <w:delText xml:space="preserve">Model </w:delText>
        </w:r>
      </w:del>
      <w:ins w:id="1173" w:author="Dr. Amy R." w:date="2023-01-26T15:11:00Z">
        <w:r w:rsidR="00863C8C">
          <w:rPr>
            <w:rStyle w:val="Hyperlink1"/>
          </w:rPr>
          <w:t>m</w:t>
        </w:r>
        <w:r w:rsidR="00863C8C" w:rsidRPr="005A10E8">
          <w:rPr>
            <w:rStyle w:val="Hyperlink1"/>
          </w:rPr>
          <w:t xml:space="preserve">odel </w:t>
        </w:r>
      </w:ins>
      <w:r w:rsidRPr="005A10E8">
        <w:rPr>
          <w:rStyle w:val="Hyperlink1"/>
        </w:rPr>
        <w:t xml:space="preserve">of </w:t>
      </w:r>
      <w:del w:id="1174" w:author="Dr. Amy R." w:date="2023-01-26T15:11:00Z">
        <w:r w:rsidRPr="005A10E8" w:rsidDel="00863C8C">
          <w:rPr>
            <w:rStyle w:val="Hyperlink1"/>
          </w:rPr>
          <w:delText>Correction</w:delText>
        </w:r>
      </w:del>
      <w:ins w:id="1175" w:author="Dr. Amy R." w:date="2023-01-26T15:11:00Z">
        <w:r w:rsidR="00863C8C">
          <w:rPr>
            <w:rStyle w:val="Hyperlink1"/>
          </w:rPr>
          <w:t>c</w:t>
        </w:r>
        <w:r w:rsidR="00863C8C" w:rsidRPr="005A10E8">
          <w:rPr>
            <w:rStyle w:val="Hyperlink1"/>
          </w:rPr>
          <w:t>orrection</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32</w:t>
      </w:r>
      <w:r>
        <w:rPr>
          <w:rStyle w:val="Hyperlink6"/>
        </w:rPr>
        <w:fldChar w:fldCharType="end"/>
      </w:r>
      <w:r>
        <w:fldChar w:fldCharType="begin"/>
      </w:r>
      <w:r>
        <w:instrText>HYPERLINK "https://www.zotero.org/google-docs/?wEdHYe"</w:instrText>
      </w:r>
      <w:r>
        <w:fldChar w:fldCharType="separate"/>
      </w:r>
      <w:r w:rsidRPr="005A10E8">
        <w:rPr>
          <w:rStyle w:val="Hyperlink1"/>
        </w:rPr>
        <w:t>(2), 181–203.</w:t>
      </w:r>
      <w:r>
        <w:rPr>
          <w:rStyle w:val="Hyperlink1"/>
        </w:rPr>
        <w:fldChar w:fldCharType="end"/>
      </w:r>
    </w:p>
    <w:p w14:paraId="6B4A9E77" w14:textId="77777777" w:rsidR="00C14C58" w:rsidRPr="005A10E8" w:rsidRDefault="00000000" w:rsidP="00917395">
      <w:pPr>
        <w:pStyle w:val="Body"/>
        <w:widowControl w:val="0"/>
        <w:spacing w:line="360" w:lineRule="auto"/>
        <w:ind w:left="720" w:hanging="720"/>
        <w:jc w:val="both"/>
        <w:rPr>
          <w:rStyle w:val="None"/>
          <w:b/>
          <w:bCs/>
        </w:rPr>
        <w:pPrChange w:id="1176"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Heilman, M. E., &amp; Eagly, A. H. (2008). Gender stereotypes are alive, well, and busy producing workplace discrimination. </w:t>
      </w:r>
      <w:r>
        <w:rPr>
          <w:rStyle w:val="Hyperlink1"/>
        </w:rPr>
        <w:fldChar w:fldCharType="end"/>
      </w:r>
      <w:r>
        <w:fldChar w:fldCharType="begin"/>
      </w:r>
      <w:r>
        <w:instrText>HYPERLINK "https://www.zotero.org/google-docs/?wEdHYe"</w:instrText>
      </w:r>
      <w:r>
        <w:fldChar w:fldCharType="separate"/>
      </w:r>
      <w:r w:rsidRPr="005A10E8">
        <w:rPr>
          <w:rStyle w:val="Hyperlink6"/>
        </w:rPr>
        <w:t>Industrial and Organizational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w:t>
      </w:r>
      <w:r>
        <w:rPr>
          <w:rStyle w:val="Hyperlink6"/>
        </w:rPr>
        <w:fldChar w:fldCharType="end"/>
      </w:r>
      <w:r>
        <w:fldChar w:fldCharType="begin"/>
      </w:r>
      <w:r>
        <w:instrText>HYPERLINK "https://www.zotero.org/google-docs/?wEdHYe"</w:instrText>
      </w:r>
      <w:r>
        <w:fldChar w:fldCharType="separate"/>
      </w:r>
      <w:r w:rsidRPr="005A10E8">
        <w:rPr>
          <w:rStyle w:val="Hyperlink1"/>
        </w:rPr>
        <w:t>(4), 393–398.</w:t>
      </w:r>
      <w:r>
        <w:rPr>
          <w:rStyle w:val="Hyperlink1"/>
        </w:rPr>
        <w:fldChar w:fldCharType="end"/>
      </w:r>
    </w:p>
    <w:p w14:paraId="28AE3597" w14:textId="5C446DBB" w:rsidR="00C14C58" w:rsidRPr="005A10E8" w:rsidRDefault="00000000" w:rsidP="00917395">
      <w:pPr>
        <w:pStyle w:val="Body"/>
        <w:widowControl w:val="0"/>
        <w:spacing w:line="360" w:lineRule="auto"/>
        <w:ind w:left="720" w:hanging="720"/>
        <w:jc w:val="both"/>
        <w:rPr>
          <w:rStyle w:val="None"/>
          <w:b/>
          <w:bCs/>
        </w:rPr>
        <w:pPrChange w:id="117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Heilman, M., Wallen, A., Fuchs, D., &amp; </w:t>
      </w:r>
      <w:proofErr w:type="spellStart"/>
      <w:r w:rsidRPr="005A10E8">
        <w:rPr>
          <w:rStyle w:val="Hyperlink1"/>
        </w:rPr>
        <w:t>Tamkins</w:t>
      </w:r>
      <w:proofErr w:type="spellEnd"/>
      <w:r w:rsidRPr="005A10E8">
        <w:rPr>
          <w:rStyle w:val="Hyperlink1"/>
        </w:rPr>
        <w:t xml:space="preserve">, M. (2004). Penalties for </w:t>
      </w:r>
      <w:del w:id="1178" w:author="Dr. Amy R." w:date="2023-01-26T15:12:00Z">
        <w:r w:rsidRPr="005A10E8" w:rsidDel="00863C8C">
          <w:rPr>
            <w:rStyle w:val="Hyperlink1"/>
          </w:rPr>
          <w:delText>Success</w:delText>
        </w:r>
      </w:del>
      <w:ins w:id="1179" w:author="Dr. Amy R." w:date="2023-01-26T15:12:00Z">
        <w:r w:rsidR="00863C8C">
          <w:rPr>
            <w:rStyle w:val="Hyperlink1"/>
          </w:rPr>
          <w:t>s</w:t>
        </w:r>
        <w:r w:rsidR="00863C8C" w:rsidRPr="005A10E8">
          <w:rPr>
            <w:rStyle w:val="Hyperlink1"/>
          </w:rPr>
          <w:t>uccess</w:t>
        </w:r>
      </w:ins>
      <w:r w:rsidRPr="005A10E8">
        <w:rPr>
          <w:rStyle w:val="Hyperlink1"/>
        </w:rPr>
        <w:t xml:space="preserve">: Reactions to </w:t>
      </w:r>
      <w:del w:id="1180" w:author="Dr. Amy R." w:date="2023-01-26T15:12:00Z">
        <w:r w:rsidRPr="005A10E8" w:rsidDel="00863C8C">
          <w:rPr>
            <w:rStyle w:val="Hyperlink1"/>
          </w:rPr>
          <w:delText xml:space="preserve">Women </w:delText>
        </w:r>
      </w:del>
      <w:ins w:id="1181" w:author="Dr. Amy R." w:date="2023-01-26T15:12:00Z">
        <w:r w:rsidR="00863C8C">
          <w:rPr>
            <w:rStyle w:val="Hyperlink1"/>
          </w:rPr>
          <w:t>w</w:t>
        </w:r>
        <w:r w:rsidR="00863C8C" w:rsidRPr="005A10E8">
          <w:rPr>
            <w:rStyle w:val="Hyperlink1"/>
          </w:rPr>
          <w:t xml:space="preserve">omen </w:t>
        </w:r>
      </w:ins>
      <w:del w:id="1182" w:author="Dr. Amy R." w:date="2023-01-26T15:12:00Z">
        <w:r w:rsidRPr="005A10E8" w:rsidDel="00863C8C">
          <w:rPr>
            <w:rStyle w:val="Hyperlink1"/>
          </w:rPr>
          <w:delText xml:space="preserve">Who </w:delText>
        </w:r>
      </w:del>
      <w:ins w:id="1183" w:author="Dr. Amy R." w:date="2023-01-26T15:12:00Z">
        <w:r w:rsidR="00863C8C">
          <w:rPr>
            <w:rStyle w:val="Hyperlink1"/>
          </w:rPr>
          <w:t>w</w:t>
        </w:r>
        <w:r w:rsidR="00863C8C" w:rsidRPr="005A10E8">
          <w:rPr>
            <w:rStyle w:val="Hyperlink1"/>
          </w:rPr>
          <w:t xml:space="preserve">ho </w:t>
        </w:r>
      </w:ins>
      <w:del w:id="1184" w:author="Dr. Amy R." w:date="2023-01-26T15:12:00Z">
        <w:r w:rsidRPr="005A10E8" w:rsidDel="00863C8C">
          <w:rPr>
            <w:rStyle w:val="Hyperlink1"/>
          </w:rPr>
          <w:delText xml:space="preserve">Succeed </w:delText>
        </w:r>
      </w:del>
      <w:ins w:id="1185" w:author="Dr. Amy R." w:date="2023-01-26T15:12:00Z">
        <w:r w:rsidR="00863C8C">
          <w:rPr>
            <w:rStyle w:val="Hyperlink1"/>
          </w:rPr>
          <w:t>s</w:t>
        </w:r>
        <w:r w:rsidR="00863C8C" w:rsidRPr="005A10E8">
          <w:rPr>
            <w:rStyle w:val="Hyperlink1"/>
          </w:rPr>
          <w:t xml:space="preserve">ucceed </w:t>
        </w:r>
      </w:ins>
      <w:r w:rsidRPr="005A10E8">
        <w:rPr>
          <w:rStyle w:val="Hyperlink1"/>
        </w:rPr>
        <w:t xml:space="preserve">at </w:t>
      </w:r>
      <w:del w:id="1186" w:author="Dr. Amy R." w:date="2023-01-26T15:12:00Z">
        <w:r w:rsidRPr="005A10E8" w:rsidDel="00863C8C">
          <w:rPr>
            <w:rStyle w:val="Hyperlink1"/>
          </w:rPr>
          <w:delText xml:space="preserve">Male </w:delText>
        </w:r>
      </w:del>
      <w:ins w:id="1187" w:author="Dr. Amy R." w:date="2023-01-26T15:12:00Z">
        <w:r w:rsidR="00863C8C">
          <w:rPr>
            <w:rStyle w:val="Hyperlink1"/>
          </w:rPr>
          <w:t>m</w:t>
        </w:r>
        <w:r w:rsidR="00863C8C" w:rsidRPr="005A10E8">
          <w:rPr>
            <w:rStyle w:val="Hyperlink1"/>
          </w:rPr>
          <w:t xml:space="preserve">ale </w:t>
        </w:r>
      </w:ins>
      <w:del w:id="1188" w:author="Dr. Amy R." w:date="2023-01-26T15:12:00Z">
        <w:r w:rsidRPr="005A10E8" w:rsidDel="00863C8C">
          <w:rPr>
            <w:rStyle w:val="Hyperlink1"/>
          </w:rPr>
          <w:delText>Gender</w:delText>
        </w:r>
      </w:del>
      <w:ins w:id="1189" w:author="Dr. Amy R." w:date="2023-01-26T15:12:00Z">
        <w:r w:rsidR="00863C8C">
          <w:rPr>
            <w:rStyle w:val="Hyperlink1"/>
          </w:rPr>
          <w:t>g</w:t>
        </w:r>
        <w:r w:rsidR="00863C8C" w:rsidRPr="005A10E8">
          <w:rPr>
            <w:rStyle w:val="Hyperlink1"/>
          </w:rPr>
          <w:t>ender</w:t>
        </w:r>
      </w:ins>
      <w:r w:rsidRPr="005A10E8">
        <w:rPr>
          <w:rStyle w:val="Hyperlink1"/>
        </w:rPr>
        <w:t>-</w:t>
      </w:r>
      <w:del w:id="1190" w:author="Dr. Amy R." w:date="2023-01-26T15:12:00Z">
        <w:r w:rsidRPr="005A10E8" w:rsidDel="00863C8C">
          <w:rPr>
            <w:rStyle w:val="Hyperlink1"/>
          </w:rPr>
          <w:delText xml:space="preserve">Typed </w:delText>
        </w:r>
      </w:del>
      <w:ins w:id="1191" w:author="Dr. Amy R." w:date="2023-01-26T15:12:00Z">
        <w:r w:rsidR="00863C8C">
          <w:rPr>
            <w:rStyle w:val="Hyperlink1"/>
          </w:rPr>
          <w:t>t</w:t>
        </w:r>
        <w:r w:rsidR="00863C8C" w:rsidRPr="005A10E8">
          <w:rPr>
            <w:rStyle w:val="Hyperlink1"/>
          </w:rPr>
          <w:t xml:space="preserve">yped </w:t>
        </w:r>
      </w:ins>
      <w:del w:id="1192" w:author="Dr. Amy R." w:date="2023-01-26T15:12:00Z">
        <w:r w:rsidRPr="005A10E8" w:rsidDel="00863C8C">
          <w:rPr>
            <w:rStyle w:val="Hyperlink1"/>
          </w:rPr>
          <w:delText>Tasks</w:delText>
        </w:r>
      </w:del>
      <w:ins w:id="1193" w:author="Dr. Amy R." w:date="2023-01-26T15:12:00Z">
        <w:r w:rsidR="00863C8C">
          <w:rPr>
            <w:rStyle w:val="Hyperlink1"/>
          </w:rPr>
          <w:t>t</w:t>
        </w:r>
        <w:r w:rsidR="00863C8C" w:rsidRPr="005A10E8">
          <w:rPr>
            <w:rStyle w:val="Hyperlink1"/>
          </w:rPr>
          <w:t>asks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Journal of Applied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89</w:t>
      </w:r>
      <w:r>
        <w:rPr>
          <w:rStyle w:val="Hyperlink6"/>
        </w:rPr>
        <w:fldChar w:fldCharType="end"/>
      </w:r>
      <w:r>
        <w:fldChar w:fldCharType="begin"/>
      </w:r>
      <w:r>
        <w:instrText>HYPERLINK "https://www.zotero.org/google-docs/?wEdHYe"</w:instrText>
      </w:r>
      <w:r>
        <w:fldChar w:fldCharType="separate"/>
      </w:r>
      <w:r w:rsidRPr="005A10E8">
        <w:rPr>
          <w:rStyle w:val="Hyperlink1"/>
        </w:rPr>
        <w:t>(3), 416–427.</w:t>
      </w:r>
      <w:r>
        <w:rPr>
          <w:rStyle w:val="Hyperlink1"/>
        </w:rPr>
        <w:fldChar w:fldCharType="end"/>
      </w:r>
    </w:p>
    <w:p w14:paraId="3E4AAD29" w14:textId="6AA622BC" w:rsidR="00C14C58" w:rsidRPr="005A10E8" w:rsidRDefault="00000000" w:rsidP="00917395">
      <w:pPr>
        <w:pStyle w:val="Body"/>
        <w:widowControl w:val="0"/>
        <w:spacing w:line="360" w:lineRule="auto"/>
        <w:ind w:left="720" w:hanging="720"/>
        <w:jc w:val="both"/>
        <w:rPr>
          <w:rStyle w:val="None"/>
          <w:b/>
          <w:bCs/>
        </w:rPr>
        <w:pPrChange w:id="1194"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Herrmann, M., &amp; </w:t>
      </w:r>
      <w:proofErr w:type="spellStart"/>
      <w:r w:rsidRPr="005A10E8">
        <w:rPr>
          <w:rStyle w:val="Hyperlink1"/>
        </w:rPr>
        <w:t>Shikano</w:t>
      </w:r>
      <w:proofErr w:type="spellEnd"/>
      <w:r w:rsidRPr="005A10E8">
        <w:rPr>
          <w:rStyle w:val="Hyperlink1"/>
        </w:rPr>
        <w:t xml:space="preserve">, S. (2016). Attractiveness and </w:t>
      </w:r>
      <w:del w:id="1195" w:author="Dr. Amy R." w:date="2023-01-26T15:12:00Z">
        <w:r w:rsidRPr="005A10E8" w:rsidDel="00863C8C">
          <w:rPr>
            <w:rStyle w:val="Hyperlink1"/>
          </w:rPr>
          <w:delText xml:space="preserve">Facial </w:delText>
        </w:r>
      </w:del>
      <w:ins w:id="1196" w:author="Dr. Amy R." w:date="2023-01-26T15:12:00Z">
        <w:r w:rsidR="00863C8C">
          <w:rPr>
            <w:rStyle w:val="Hyperlink1"/>
          </w:rPr>
          <w:t>f</w:t>
        </w:r>
        <w:r w:rsidR="00863C8C" w:rsidRPr="005A10E8">
          <w:rPr>
            <w:rStyle w:val="Hyperlink1"/>
          </w:rPr>
          <w:t xml:space="preserve">acial </w:t>
        </w:r>
      </w:ins>
      <w:del w:id="1197" w:author="Dr. Amy R." w:date="2023-01-26T15:12:00Z">
        <w:r w:rsidRPr="005A10E8" w:rsidDel="00863C8C">
          <w:rPr>
            <w:rStyle w:val="Hyperlink1"/>
          </w:rPr>
          <w:delText xml:space="preserve">Competence </w:delText>
        </w:r>
      </w:del>
      <w:ins w:id="1198" w:author="Dr. Amy R." w:date="2023-01-26T15:12:00Z">
        <w:r w:rsidR="00863C8C">
          <w:rPr>
            <w:rStyle w:val="Hyperlink1"/>
          </w:rPr>
          <w:t>c</w:t>
        </w:r>
        <w:r w:rsidR="00863C8C" w:rsidRPr="005A10E8">
          <w:rPr>
            <w:rStyle w:val="Hyperlink1"/>
          </w:rPr>
          <w:t xml:space="preserve">ompetence </w:t>
        </w:r>
      </w:ins>
      <w:del w:id="1199" w:author="Dr. Amy R." w:date="2023-01-26T15:12:00Z">
        <w:r w:rsidRPr="005A10E8" w:rsidDel="00863C8C">
          <w:rPr>
            <w:rStyle w:val="Hyperlink1"/>
          </w:rPr>
          <w:delText xml:space="preserve">Bias </w:delText>
        </w:r>
      </w:del>
      <w:ins w:id="1200" w:author="Dr. Amy R." w:date="2023-01-26T15:12:00Z">
        <w:r w:rsidR="00863C8C">
          <w:rPr>
            <w:rStyle w:val="Hyperlink1"/>
          </w:rPr>
          <w:t>b</w:t>
        </w:r>
        <w:r w:rsidR="00863C8C" w:rsidRPr="005A10E8">
          <w:rPr>
            <w:rStyle w:val="Hyperlink1"/>
          </w:rPr>
          <w:t xml:space="preserve">ias </w:t>
        </w:r>
      </w:ins>
      <w:del w:id="1201" w:author="Dr. Amy R." w:date="2023-01-26T15:13:00Z">
        <w:r w:rsidRPr="005A10E8" w:rsidDel="00863C8C">
          <w:rPr>
            <w:rStyle w:val="Hyperlink1"/>
          </w:rPr>
          <w:delText>Face</w:delText>
        </w:r>
      </w:del>
      <w:ins w:id="1202" w:author="Dr. Amy R." w:date="2023-01-26T15:13:00Z">
        <w:r w:rsidR="00863C8C">
          <w:rPr>
            <w:rStyle w:val="Hyperlink1"/>
          </w:rPr>
          <w:t>f</w:t>
        </w:r>
        <w:r w:rsidR="00863C8C" w:rsidRPr="005A10E8">
          <w:rPr>
            <w:rStyle w:val="Hyperlink1"/>
          </w:rPr>
          <w:t>ace</w:t>
        </w:r>
      </w:ins>
      <w:r w:rsidRPr="005A10E8">
        <w:rPr>
          <w:rStyle w:val="Hyperlink1"/>
        </w:rPr>
        <w:t>-</w:t>
      </w:r>
      <w:del w:id="1203" w:author="Dr. Amy R." w:date="2023-01-26T15:13:00Z">
        <w:r w:rsidRPr="005A10E8" w:rsidDel="00863C8C">
          <w:rPr>
            <w:rStyle w:val="Hyperlink1"/>
          </w:rPr>
          <w:delText xml:space="preserve">Based </w:delText>
        </w:r>
      </w:del>
      <w:ins w:id="1204" w:author="Dr. Amy R." w:date="2023-01-26T15:13:00Z">
        <w:r w:rsidR="00863C8C">
          <w:rPr>
            <w:rStyle w:val="Hyperlink1"/>
          </w:rPr>
          <w:t>b</w:t>
        </w:r>
        <w:r w:rsidR="00863C8C" w:rsidRPr="005A10E8">
          <w:rPr>
            <w:rStyle w:val="Hyperlink1"/>
          </w:rPr>
          <w:t xml:space="preserve">ased </w:t>
        </w:r>
      </w:ins>
      <w:del w:id="1205" w:author="Dr. Amy R." w:date="2023-01-26T15:13:00Z">
        <w:r w:rsidRPr="005A10E8" w:rsidDel="00863C8C">
          <w:rPr>
            <w:rStyle w:val="Hyperlink1"/>
          </w:rPr>
          <w:delText xml:space="preserve">Inferences </w:delText>
        </w:r>
      </w:del>
      <w:ins w:id="1206" w:author="Dr. Amy R." w:date="2023-01-26T15:13:00Z">
        <w:r w:rsidR="00863C8C">
          <w:rPr>
            <w:rStyle w:val="Hyperlink1"/>
          </w:rPr>
          <w:t>i</w:t>
        </w:r>
        <w:r w:rsidR="00863C8C" w:rsidRPr="005A10E8">
          <w:rPr>
            <w:rStyle w:val="Hyperlink1"/>
          </w:rPr>
          <w:t xml:space="preserve">nferences </w:t>
        </w:r>
      </w:ins>
      <w:r w:rsidRPr="005A10E8">
        <w:rPr>
          <w:rStyle w:val="Hyperlink1"/>
        </w:rPr>
        <w:t xml:space="preserve">of </w:t>
      </w:r>
      <w:del w:id="1207" w:author="Dr. Amy R." w:date="2023-01-26T15:13:00Z">
        <w:r w:rsidRPr="005A10E8" w:rsidDel="00863C8C">
          <w:rPr>
            <w:rStyle w:val="Hyperlink1"/>
          </w:rPr>
          <w:delText xml:space="preserve">Candidate </w:delText>
        </w:r>
      </w:del>
      <w:ins w:id="1208" w:author="Dr. Amy R." w:date="2023-01-26T15:13:00Z">
        <w:r w:rsidR="00863C8C">
          <w:rPr>
            <w:rStyle w:val="Hyperlink1"/>
          </w:rPr>
          <w:t>c</w:t>
        </w:r>
        <w:r w:rsidR="00863C8C" w:rsidRPr="005A10E8">
          <w:rPr>
            <w:rStyle w:val="Hyperlink1"/>
          </w:rPr>
          <w:t xml:space="preserve">andidate </w:t>
        </w:r>
      </w:ins>
      <w:del w:id="1209" w:author="Dr. Amy R." w:date="2023-01-26T15:13:00Z">
        <w:r w:rsidRPr="005A10E8" w:rsidDel="00863C8C">
          <w:rPr>
            <w:rStyle w:val="Hyperlink1"/>
          </w:rPr>
          <w:delText>Ideology</w:delText>
        </w:r>
      </w:del>
      <w:ins w:id="1210" w:author="Dr. Amy R." w:date="2023-01-26T15:13:00Z">
        <w:r w:rsidR="00863C8C">
          <w:rPr>
            <w:rStyle w:val="Hyperlink1"/>
          </w:rPr>
          <w:t>i</w:t>
        </w:r>
        <w:r w:rsidR="00863C8C" w:rsidRPr="005A10E8">
          <w:rPr>
            <w:rStyle w:val="Hyperlink1"/>
          </w:rPr>
          <w:t>deology</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37</w:t>
      </w:r>
      <w:r>
        <w:rPr>
          <w:rStyle w:val="Hyperlink6"/>
        </w:rPr>
        <w:fldChar w:fldCharType="end"/>
      </w:r>
      <w:r>
        <w:fldChar w:fldCharType="begin"/>
      </w:r>
      <w:r>
        <w:instrText>HYPERLINK "https://www.zotero.org/google-docs/?wEdHYe"</w:instrText>
      </w:r>
      <w:r>
        <w:fldChar w:fldCharType="separate"/>
      </w:r>
      <w:r w:rsidRPr="005A10E8">
        <w:rPr>
          <w:rStyle w:val="Hyperlink1"/>
        </w:rPr>
        <w:t>(3), 401–417.</w:t>
      </w:r>
      <w:r>
        <w:rPr>
          <w:rStyle w:val="Hyperlink1"/>
        </w:rPr>
        <w:fldChar w:fldCharType="end"/>
      </w:r>
    </w:p>
    <w:p w14:paraId="51E1C66D" w14:textId="77777777" w:rsidR="00C14C58" w:rsidRPr="005A10E8" w:rsidRDefault="00000000" w:rsidP="00917395">
      <w:pPr>
        <w:pStyle w:val="Body"/>
        <w:widowControl w:val="0"/>
        <w:spacing w:line="360" w:lineRule="auto"/>
        <w:ind w:left="720" w:hanging="720"/>
        <w:jc w:val="both"/>
        <w:rPr>
          <w:rStyle w:val="None"/>
          <w:b/>
          <w:bCs/>
        </w:rPr>
        <w:pPrChange w:id="1211"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Hoss, R. A., Ramsey, J. L., Griffin, A. M., &amp; Langlois, J. H. (2005). The role of facial attractiveness and facial masculinity/femininity in sex classification of faces. </w:t>
      </w:r>
      <w:r>
        <w:rPr>
          <w:rStyle w:val="Hyperlink1"/>
        </w:rPr>
        <w:fldChar w:fldCharType="end"/>
      </w:r>
      <w:r>
        <w:fldChar w:fldCharType="begin"/>
      </w:r>
      <w:r>
        <w:instrText>HYPERLINK "https://www.zotero.org/google-docs/?wEdHYe"</w:instrText>
      </w:r>
      <w:r>
        <w:fldChar w:fldCharType="separate"/>
      </w:r>
      <w:r w:rsidRPr="005A10E8">
        <w:rPr>
          <w:rStyle w:val="Hyperlink6"/>
        </w:rPr>
        <w:t>Perception</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34</w:t>
      </w:r>
      <w:r>
        <w:rPr>
          <w:rStyle w:val="Hyperlink6"/>
        </w:rPr>
        <w:fldChar w:fldCharType="end"/>
      </w:r>
      <w:r>
        <w:fldChar w:fldCharType="begin"/>
      </w:r>
      <w:r>
        <w:instrText>HYPERLINK "https://www.zotero.org/google-docs/?wEdHYe"</w:instrText>
      </w:r>
      <w:r>
        <w:fldChar w:fldCharType="separate"/>
      </w:r>
      <w:r w:rsidRPr="005A10E8">
        <w:rPr>
          <w:rStyle w:val="Hyperlink1"/>
        </w:rPr>
        <w:t>(12), 1459–1474.</w:t>
      </w:r>
      <w:r>
        <w:rPr>
          <w:rStyle w:val="Hyperlink1"/>
        </w:rPr>
        <w:fldChar w:fldCharType="end"/>
      </w:r>
    </w:p>
    <w:p w14:paraId="5D8616D7" w14:textId="3FB7FAEC" w:rsidR="00C14C58" w:rsidRPr="005A10E8" w:rsidRDefault="00000000" w:rsidP="00917395">
      <w:pPr>
        <w:pStyle w:val="Body"/>
        <w:widowControl w:val="0"/>
        <w:spacing w:line="360" w:lineRule="auto"/>
        <w:ind w:left="720" w:hanging="720"/>
        <w:jc w:val="both"/>
        <w:rPr>
          <w:rStyle w:val="None"/>
          <w:b/>
          <w:bCs/>
        </w:rPr>
        <w:pPrChange w:id="121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Jæger</w:t>
      </w:r>
      <w:proofErr w:type="spellEnd"/>
      <w:r w:rsidRPr="005A10E8">
        <w:rPr>
          <w:rStyle w:val="Hyperlink1"/>
        </w:rPr>
        <w:t xml:space="preserve">, M. M. (2011). </w:t>
      </w:r>
      <w:r w:rsidRPr="005A10E8">
        <w:rPr>
          <w:rStyle w:val="Hyperlink1"/>
          <w:rtl/>
        </w:rPr>
        <w:t>“</w:t>
      </w:r>
      <w:r w:rsidRPr="005A10E8">
        <w:rPr>
          <w:rStyle w:val="Hyperlink1"/>
        </w:rPr>
        <w:t xml:space="preserve">A </w:t>
      </w:r>
      <w:del w:id="1213" w:author="Dr. Amy R." w:date="2023-01-26T15:13:00Z">
        <w:r w:rsidRPr="005A10E8" w:rsidDel="00550CAC">
          <w:rPr>
            <w:rStyle w:val="Hyperlink1"/>
          </w:rPr>
          <w:delText xml:space="preserve">Thing </w:delText>
        </w:r>
      </w:del>
      <w:ins w:id="1214" w:author="Dr. Amy R." w:date="2023-01-26T15:13:00Z">
        <w:r w:rsidR="00550CAC">
          <w:rPr>
            <w:rStyle w:val="Hyperlink1"/>
          </w:rPr>
          <w:t>t</w:t>
        </w:r>
        <w:r w:rsidR="00550CAC" w:rsidRPr="005A10E8">
          <w:rPr>
            <w:rStyle w:val="Hyperlink1"/>
          </w:rPr>
          <w:t xml:space="preserve">hing </w:t>
        </w:r>
      </w:ins>
      <w:r w:rsidRPr="005A10E8">
        <w:rPr>
          <w:rStyle w:val="Hyperlink1"/>
        </w:rPr>
        <w:t xml:space="preserve">of </w:t>
      </w:r>
      <w:del w:id="1215" w:author="Dr. Amy R." w:date="2023-01-26T15:14:00Z">
        <w:r w:rsidRPr="005A10E8" w:rsidDel="00550CAC">
          <w:rPr>
            <w:rStyle w:val="Hyperlink1"/>
          </w:rPr>
          <w:delText xml:space="preserve">Beauty </w:delText>
        </w:r>
      </w:del>
      <w:ins w:id="1216" w:author="Dr. Amy R." w:date="2023-01-26T15:14:00Z">
        <w:r w:rsidR="00550CAC">
          <w:rPr>
            <w:rStyle w:val="Hyperlink1"/>
          </w:rPr>
          <w:t>b</w:t>
        </w:r>
        <w:r w:rsidR="00550CAC" w:rsidRPr="005A10E8">
          <w:rPr>
            <w:rStyle w:val="Hyperlink1"/>
          </w:rPr>
          <w:t xml:space="preserve">eauty </w:t>
        </w:r>
      </w:ins>
      <w:r w:rsidRPr="005A10E8">
        <w:rPr>
          <w:rStyle w:val="Hyperlink1"/>
        </w:rPr>
        <w:t xml:space="preserve">is a </w:t>
      </w:r>
      <w:del w:id="1217" w:author="Dr. Amy R." w:date="2023-01-26T15:14:00Z">
        <w:r w:rsidRPr="005A10E8" w:rsidDel="00550CAC">
          <w:rPr>
            <w:rStyle w:val="Hyperlink1"/>
          </w:rPr>
          <w:delText xml:space="preserve">Joy </w:delText>
        </w:r>
      </w:del>
      <w:ins w:id="1218" w:author="Dr. Amy R." w:date="2023-01-26T15:14:00Z">
        <w:r w:rsidR="00550CAC">
          <w:rPr>
            <w:rStyle w:val="Hyperlink1"/>
          </w:rPr>
          <w:t>j</w:t>
        </w:r>
        <w:r w:rsidR="00550CAC" w:rsidRPr="005A10E8">
          <w:rPr>
            <w:rStyle w:val="Hyperlink1"/>
          </w:rPr>
          <w:t xml:space="preserve">oy </w:t>
        </w:r>
      </w:ins>
      <w:del w:id="1219" w:author="Dr. Amy R." w:date="2023-01-26T15:14:00Z">
        <w:r w:rsidRPr="005A10E8" w:rsidDel="00550CAC">
          <w:rPr>
            <w:rStyle w:val="Hyperlink1"/>
          </w:rPr>
          <w:delText>Forever</w:delText>
        </w:r>
      </w:del>
      <w:ins w:id="1220" w:author="Dr. Amy R." w:date="2023-01-26T15:14:00Z">
        <w:r w:rsidR="00550CAC">
          <w:rPr>
            <w:rStyle w:val="Hyperlink1"/>
          </w:rPr>
          <w:t>f</w:t>
        </w:r>
        <w:r w:rsidR="00550CAC" w:rsidRPr="005A10E8">
          <w:rPr>
            <w:rStyle w:val="Hyperlink1"/>
          </w:rPr>
          <w:t>orever</w:t>
        </w:r>
      </w:ins>
      <w:r w:rsidRPr="005A10E8">
        <w:rPr>
          <w:rStyle w:val="Hyperlink1"/>
        </w:rPr>
        <w:t xml:space="preserve">”? Returns to </w:t>
      </w:r>
      <w:del w:id="1221" w:author="Dr. Amy R." w:date="2023-01-26T15:14:00Z">
        <w:r w:rsidRPr="005A10E8" w:rsidDel="00550CAC">
          <w:rPr>
            <w:rStyle w:val="Hyperlink1"/>
          </w:rPr>
          <w:delText xml:space="preserve">Physical </w:delText>
        </w:r>
      </w:del>
      <w:ins w:id="1222" w:author="Dr. Amy R." w:date="2023-01-26T15:14:00Z">
        <w:r w:rsidR="00550CAC">
          <w:rPr>
            <w:rStyle w:val="Hyperlink1"/>
          </w:rPr>
          <w:t>p</w:t>
        </w:r>
        <w:r w:rsidR="00550CAC" w:rsidRPr="005A10E8">
          <w:rPr>
            <w:rStyle w:val="Hyperlink1"/>
          </w:rPr>
          <w:t xml:space="preserve">hysical </w:t>
        </w:r>
      </w:ins>
      <w:del w:id="1223" w:author="Dr. Amy R." w:date="2023-01-26T15:14:00Z">
        <w:r w:rsidRPr="005A10E8" w:rsidDel="00550CAC">
          <w:rPr>
            <w:rStyle w:val="Hyperlink1"/>
          </w:rPr>
          <w:delText xml:space="preserve">Attractiveness </w:delText>
        </w:r>
      </w:del>
      <w:ins w:id="1224" w:author="Dr. Amy R." w:date="2023-01-26T15:14:00Z">
        <w:r w:rsidR="00550CAC">
          <w:rPr>
            <w:rStyle w:val="Hyperlink1"/>
          </w:rPr>
          <w:t>a</w:t>
        </w:r>
        <w:r w:rsidR="00550CAC" w:rsidRPr="005A10E8">
          <w:rPr>
            <w:rStyle w:val="Hyperlink1"/>
          </w:rPr>
          <w:t xml:space="preserve">ttractiveness </w:t>
        </w:r>
      </w:ins>
      <w:r w:rsidRPr="005A10E8">
        <w:rPr>
          <w:rStyle w:val="Hyperlink1"/>
        </w:rPr>
        <w:t xml:space="preserve">over the </w:t>
      </w:r>
      <w:del w:id="1225" w:author="Dr. Amy R." w:date="2023-01-26T15:14:00Z">
        <w:r w:rsidRPr="005A10E8" w:rsidDel="00550CAC">
          <w:rPr>
            <w:rStyle w:val="Hyperlink1"/>
          </w:rPr>
          <w:delText xml:space="preserve">Life </w:delText>
        </w:r>
      </w:del>
      <w:ins w:id="1226" w:author="Dr. Amy R." w:date="2023-01-26T15:14:00Z">
        <w:r w:rsidR="00550CAC">
          <w:rPr>
            <w:rStyle w:val="Hyperlink1"/>
          </w:rPr>
          <w:t>l</w:t>
        </w:r>
        <w:r w:rsidR="00550CAC" w:rsidRPr="005A10E8">
          <w:rPr>
            <w:rStyle w:val="Hyperlink1"/>
          </w:rPr>
          <w:t xml:space="preserve">ife </w:t>
        </w:r>
      </w:ins>
      <w:del w:id="1227" w:author="Dr. Amy R." w:date="2023-01-26T15:14:00Z">
        <w:r w:rsidRPr="005A10E8" w:rsidDel="00550CAC">
          <w:rPr>
            <w:rStyle w:val="Hyperlink1"/>
          </w:rPr>
          <w:delText>Course</w:delText>
        </w:r>
      </w:del>
      <w:ins w:id="1228" w:author="Dr. Amy R." w:date="2023-01-26T15:14:00Z">
        <w:r w:rsidR="00550CAC">
          <w:rPr>
            <w:rStyle w:val="Hyperlink1"/>
          </w:rPr>
          <w:t>c</w:t>
        </w:r>
        <w:r w:rsidR="00550CAC" w:rsidRPr="005A10E8">
          <w:rPr>
            <w:rStyle w:val="Hyperlink1"/>
          </w:rPr>
          <w:t>ourse</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Social Forces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89</w:t>
      </w:r>
      <w:r>
        <w:rPr>
          <w:rStyle w:val="Hyperlink6"/>
        </w:rPr>
        <w:fldChar w:fldCharType="end"/>
      </w:r>
      <w:r>
        <w:fldChar w:fldCharType="begin"/>
      </w:r>
      <w:r>
        <w:instrText>HYPERLINK "https://www.zotero.org/google-docs/?wEdHYe"</w:instrText>
      </w:r>
      <w:r>
        <w:fldChar w:fldCharType="separate"/>
      </w:r>
      <w:r w:rsidRPr="005A10E8">
        <w:rPr>
          <w:rStyle w:val="Hyperlink1"/>
        </w:rPr>
        <w:t>(3), 983–1003.</w:t>
      </w:r>
      <w:r>
        <w:rPr>
          <w:rStyle w:val="Hyperlink1"/>
        </w:rPr>
        <w:fldChar w:fldCharType="end"/>
      </w:r>
    </w:p>
    <w:p w14:paraId="7C272EBD" w14:textId="4A44D0A6" w:rsidR="00C14C58" w:rsidRPr="005A10E8" w:rsidRDefault="00000000" w:rsidP="00917395">
      <w:pPr>
        <w:pStyle w:val="Body"/>
        <w:widowControl w:val="0"/>
        <w:spacing w:line="360" w:lineRule="auto"/>
        <w:ind w:left="720" w:hanging="720"/>
        <w:jc w:val="both"/>
        <w:rPr>
          <w:rStyle w:val="None"/>
          <w:b/>
          <w:bCs/>
        </w:rPr>
        <w:pPrChange w:id="122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Kalick</w:t>
      </w:r>
      <w:proofErr w:type="spellEnd"/>
      <w:r w:rsidRPr="005A10E8">
        <w:rPr>
          <w:rStyle w:val="Hyperlink1"/>
        </w:rPr>
        <w:t xml:space="preserve">, M. (1988). Physical </w:t>
      </w:r>
      <w:del w:id="1230" w:author="Dr. Amy R." w:date="2023-01-26T15:15:00Z">
        <w:r w:rsidRPr="005A10E8" w:rsidDel="00550CAC">
          <w:rPr>
            <w:rStyle w:val="Hyperlink1"/>
          </w:rPr>
          <w:delText xml:space="preserve">Attractiveness </w:delText>
        </w:r>
      </w:del>
      <w:ins w:id="1231" w:author="Dr. Amy R." w:date="2023-01-26T15:15:00Z">
        <w:r w:rsidR="00550CAC">
          <w:rPr>
            <w:rStyle w:val="Hyperlink1"/>
          </w:rPr>
          <w:t>a</w:t>
        </w:r>
        <w:r w:rsidR="00550CAC" w:rsidRPr="005A10E8">
          <w:rPr>
            <w:rStyle w:val="Hyperlink1"/>
          </w:rPr>
          <w:t xml:space="preserve">ttractiveness </w:t>
        </w:r>
      </w:ins>
      <w:r w:rsidRPr="005A10E8">
        <w:rPr>
          <w:rStyle w:val="Hyperlink1"/>
        </w:rPr>
        <w:t xml:space="preserve">as a </w:t>
      </w:r>
      <w:del w:id="1232" w:author="Dr. Amy R." w:date="2023-01-26T15:15:00Z">
        <w:r w:rsidRPr="005A10E8" w:rsidDel="00550CAC">
          <w:rPr>
            <w:rStyle w:val="Hyperlink1"/>
          </w:rPr>
          <w:delText xml:space="preserve">Status </w:delText>
        </w:r>
      </w:del>
      <w:ins w:id="1233" w:author="Dr. Amy R." w:date="2023-01-26T15:15:00Z">
        <w:r w:rsidR="00550CAC">
          <w:rPr>
            <w:rStyle w:val="Hyperlink1"/>
          </w:rPr>
          <w:t>s</w:t>
        </w:r>
        <w:r w:rsidR="00550CAC" w:rsidRPr="005A10E8">
          <w:rPr>
            <w:rStyle w:val="Hyperlink1"/>
          </w:rPr>
          <w:t xml:space="preserve">tatus </w:t>
        </w:r>
      </w:ins>
      <w:del w:id="1234" w:author="Dr. Amy R." w:date="2023-01-26T15:15:00Z">
        <w:r w:rsidRPr="005A10E8" w:rsidDel="00550CAC">
          <w:rPr>
            <w:rStyle w:val="Hyperlink1"/>
          </w:rPr>
          <w:delText>Cue</w:delText>
        </w:r>
      </w:del>
      <w:ins w:id="1235" w:author="Dr. Amy R." w:date="2023-01-26T15:15:00Z">
        <w:r w:rsidR="00550CAC">
          <w:rPr>
            <w:rStyle w:val="Hyperlink1"/>
          </w:rPr>
          <w:t>c</w:t>
        </w:r>
        <w:r w:rsidR="00550CAC" w:rsidRPr="005A10E8">
          <w:rPr>
            <w:rStyle w:val="Hyperlink1"/>
          </w:rPr>
          <w:t>ue</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Journal of Experimental Social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24</w:t>
      </w:r>
      <w:r>
        <w:rPr>
          <w:rStyle w:val="Hyperlink6"/>
        </w:rPr>
        <w:fldChar w:fldCharType="end"/>
      </w:r>
      <w:r>
        <w:fldChar w:fldCharType="begin"/>
      </w:r>
      <w:r>
        <w:instrText>HYPERLINK "https://www.zotero.org/google-docs/?wEdHYe"</w:instrText>
      </w:r>
      <w:r>
        <w:fldChar w:fldCharType="separate"/>
      </w:r>
      <w:r w:rsidRPr="005A10E8">
        <w:rPr>
          <w:rStyle w:val="Hyperlink1"/>
        </w:rPr>
        <w:t>(6), 469–489.</w:t>
      </w:r>
      <w:r>
        <w:rPr>
          <w:rStyle w:val="Hyperlink1"/>
        </w:rPr>
        <w:fldChar w:fldCharType="end"/>
      </w:r>
    </w:p>
    <w:p w14:paraId="0638F370" w14:textId="270E5CCB" w:rsidR="00C14C58" w:rsidRPr="005A10E8" w:rsidRDefault="00000000" w:rsidP="00917395">
      <w:pPr>
        <w:pStyle w:val="Body"/>
        <w:widowControl w:val="0"/>
        <w:spacing w:line="360" w:lineRule="auto"/>
        <w:ind w:left="720" w:hanging="720"/>
        <w:jc w:val="both"/>
        <w:rPr>
          <w:rStyle w:val="None"/>
          <w:b/>
          <w:bCs/>
        </w:rPr>
        <w:pPrChange w:id="1236"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Keating, C., Randall, D., &amp; Kendrick, T. (1999). Presidential </w:t>
      </w:r>
      <w:del w:id="1237" w:author="Dr. Amy R." w:date="2023-01-26T15:15:00Z">
        <w:r w:rsidRPr="005A10E8" w:rsidDel="00550CAC">
          <w:rPr>
            <w:rStyle w:val="Hyperlink1"/>
          </w:rPr>
          <w:delText>Physiognomies</w:delText>
        </w:r>
      </w:del>
      <w:ins w:id="1238" w:author="Dr. Amy R." w:date="2023-01-26T15:15:00Z">
        <w:r w:rsidR="00550CAC">
          <w:rPr>
            <w:rStyle w:val="Hyperlink1"/>
          </w:rPr>
          <w:t>p</w:t>
        </w:r>
        <w:r w:rsidR="00550CAC" w:rsidRPr="005A10E8">
          <w:rPr>
            <w:rStyle w:val="Hyperlink1"/>
          </w:rPr>
          <w:t>hysiognomies</w:t>
        </w:r>
      </w:ins>
      <w:r w:rsidRPr="005A10E8">
        <w:rPr>
          <w:rStyle w:val="Hyperlink1"/>
        </w:rPr>
        <w:t xml:space="preserve">: Altered </w:t>
      </w:r>
      <w:del w:id="1239" w:author="Dr. Amy R." w:date="2023-01-26T15:15:00Z">
        <w:r w:rsidRPr="005A10E8" w:rsidDel="00550CAC">
          <w:rPr>
            <w:rStyle w:val="Hyperlink1"/>
          </w:rPr>
          <w:delText>Images</w:delText>
        </w:r>
      </w:del>
      <w:ins w:id="1240" w:author="Dr. Amy R." w:date="2023-01-26T15:15:00Z">
        <w:r w:rsidR="00550CAC">
          <w:rPr>
            <w:rStyle w:val="Hyperlink1"/>
          </w:rPr>
          <w:t>i</w:t>
        </w:r>
        <w:r w:rsidR="00550CAC" w:rsidRPr="005A10E8">
          <w:rPr>
            <w:rStyle w:val="Hyperlink1"/>
          </w:rPr>
          <w:t>mages</w:t>
        </w:r>
      </w:ins>
      <w:r w:rsidRPr="005A10E8">
        <w:rPr>
          <w:rStyle w:val="Hyperlink1"/>
        </w:rPr>
        <w:t xml:space="preserve">, </w:t>
      </w:r>
      <w:del w:id="1241" w:author="Dr. Amy R." w:date="2023-01-26T15:15:00Z">
        <w:r w:rsidRPr="005A10E8" w:rsidDel="00550CAC">
          <w:rPr>
            <w:rStyle w:val="Hyperlink1"/>
          </w:rPr>
          <w:delText xml:space="preserve">Altered </w:delText>
        </w:r>
      </w:del>
      <w:ins w:id="1242" w:author="Dr. Amy R." w:date="2023-01-26T15:15:00Z">
        <w:r w:rsidR="00550CAC">
          <w:rPr>
            <w:rStyle w:val="Hyperlink1"/>
          </w:rPr>
          <w:t>a</w:t>
        </w:r>
        <w:r w:rsidR="00550CAC" w:rsidRPr="005A10E8">
          <w:rPr>
            <w:rStyle w:val="Hyperlink1"/>
          </w:rPr>
          <w:t xml:space="preserve">ltered </w:t>
        </w:r>
      </w:ins>
      <w:del w:id="1243" w:author="Dr. Amy R." w:date="2023-01-26T15:15:00Z">
        <w:r w:rsidRPr="005A10E8" w:rsidDel="00550CAC">
          <w:rPr>
            <w:rStyle w:val="Hyperlink1"/>
          </w:rPr>
          <w:delText>Perceptions</w:delText>
        </w:r>
      </w:del>
      <w:ins w:id="1244" w:author="Dr. Amy R." w:date="2023-01-26T15:15:00Z">
        <w:r w:rsidR="00550CAC">
          <w:rPr>
            <w:rStyle w:val="Hyperlink1"/>
          </w:rPr>
          <w:t>p</w:t>
        </w:r>
        <w:r w:rsidR="00550CAC" w:rsidRPr="005A10E8">
          <w:rPr>
            <w:rStyle w:val="Hyperlink1"/>
          </w:rPr>
          <w:t>erceptions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20</w:t>
      </w:r>
      <w:r>
        <w:rPr>
          <w:rStyle w:val="Hyperlink6"/>
        </w:rPr>
        <w:fldChar w:fldCharType="end"/>
      </w:r>
      <w:r>
        <w:fldChar w:fldCharType="begin"/>
      </w:r>
      <w:r>
        <w:instrText>HYPERLINK "https://www.zotero.org/google-docs/?wEdHYe"</w:instrText>
      </w:r>
      <w:r>
        <w:fldChar w:fldCharType="separate"/>
      </w:r>
      <w:r w:rsidRPr="005A10E8">
        <w:rPr>
          <w:rStyle w:val="Hyperlink1"/>
        </w:rPr>
        <w:t>(3), 593–610.</w:t>
      </w:r>
      <w:r>
        <w:rPr>
          <w:rStyle w:val="Hyperlink1"/>
        </w:rPr>
        <w:fldChar w:fldCharType="end"/>
      </w:r>
    </w:p>
    <w:p w14:paraId="51DFBD05" w14:textId="3FEB69BE" w:rsidR="00C14C58" w:rsidRPr="005A10E8" w:rsidRDefault="00000000" w:rsidP="00917395">
      <w:pPr>
        <w:pStyle w:val="Body"/>
        <w:widowControl w:val="0"/>
        <w:spacing w:line="360" w:lineRule="auto"/>
        <w:ind w:left="720" w:hanging="720"/>
        <w:jc w:val="both"/>
        <w:rPr>
          <w:rStyle w:val="None"/>
          <w:b/>
          <w:bCs/>
        </w:rPr>
        <w:pPrChange w:id="1245"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Krook, M. L., &amp; Restrepo Sanín, J. (2020). The </w:t>
      </w:r>
      <w:del w:id="1246" w:author="Dr. Amy R." w:date="2023-01-26T15:23:00Z">
        <w:r w:rsidRPr="005A10E8" w:rsidDel="00C631A5">
          <w:rPr>
            <w:rStyle w:val="Hyperlink1"/>
          </w:rPr>
          <w:delText xml:space="preserve">Cost </w:delText>
        </w:r>
      </w:del>
      <w:ins w:id="1247" w:author="Dr. Amy R." w:date="2023-01-26T15:23:00Z">
        <w:r w:rsidR="00C631A5">
          <w:rPr>
            <w:rStyle w:val="Hyperlink1"/>
          </w:rPr>
          <w:t>c</w:t>
        </w:r>
        <w:r w:rsidR="00C631A5" w:rsidRPr="005A10E8">
          <w:rPr>
            <w:rStyle w:val="Hyperlink1"/>
          </w:rPr>
          <w:t xml:space="preserve">ost </w:t>
        </w:r>
      </w:ins>
      <w:r w:rsidRPr="005A10E8">
        <w:rPr>
          <w:rStyle w:val="Hyperlink1"/>
        </w:rPr>
        <w:t xml:space="preserve">of </w:t>
      </w:r>
      <w:del w:id="1248" w:author="Dr. Amy R." w:date="2023-01-26T15:23:00Z">
        <w:r w:rsidRPr="005A10E8" w:rsidDel="00C631A5">
          <w:rPr>
            <w:rStyle w:val="Hyperlink1"/>
          </w:rPr>
          <w:delText xml:space="preserve">Doing </w:delText>
        </w:r>
      </w:del>
      <w:ins w:id="1249" w:author="Dr. Amy R." w:date="2023-01-26T15:23:00Z">
        <w:r w:rsidR="00C631A5">
          <w:rPr>
            <w:rStyle w:val="Hyperlink1"/>
          </w:rPr>
          <w:t>d</w:t>
        </w:r>
        <w:r w:rsidR="00C631A5" w:rsidRPr="005A10E8">
          <w:rPr>
            <w:rStyle w:val="Hyperlink1"/>
          </w:rPr>
          <w:t xml:space="preserve">oing </w:t>
        </w:r>
      </w:ins>
      <w:del w:id="1250" w:author="Dr. Amy R." w:date="2023-01-26T15:23:00Z">
        <w:r w:rsidRPr="005A10E8" w:rsidDel="00C631A5">
          <w:rPr>
            <w:rStyle w:val="Hyperlink1"/>
          </w:rPr>
          <w:delText>Politics</w:delText>
        </w:r>
      </w:del>
      <w:ins w:id="1251" w:author="Dr. Amy R." w:date="2023-01-26T15:23:00Z">
        <w:r w:rsidR="00C631A5">
          <w:rPr>
            <w:rStyle w:val="Hyperlink1"/>
          </w:rPr>
          <w:t>p</w:t>
        </w:r>
        <w:r w:rsidR="00C631A5" w:rsidRPr="005A10E8">
          <w:rPr>
            <w:rStyle w:val="Hyperlink1"/>
          </w:rPr>
          <w:t>olitics</w:t>
        </w:r>
      </w:ins>
      <w:r w:rsidRPr="005A10E8">
        <w:rPr>
          <w:rStyle w:val="Hyperlink1"/>
        </w:rPr>
        <w:t xml:space="preserve">? Analyzing </w:t>
      </w:r>
      <w:del w:id="1252" w:author="Dr. Amy R." w:date="2023-01-26T15:23:00Z">
        <w:r w:rsidRPr="005A10E8" w:rsidDel="00C631A5">
          <w:rPr>
            <w:rStyle w:val="Hyperlink1"/>
          </w:rPr>
          <w:delText xml:space="preserve">Violence </w:delText>
        </w:r>
      </w:del>
      <w:ins w:id="1253" w:author="Dr. Amy R." w:date="2023-01-26T15:23:00Z">
        <w:r w:rsidR="00C631A5">
          <w:rPr>
            <w:rStyle w:val="Hyperlink1"/>
          </w:rPr>
          <w:t>v</w:t>
        </w:r>
        <w:r w:rsidR="00C631A5" w:rsidRPr="005A10E8">
          <w:rPr>
            <w:rStyle w:val="Hyperlink1"/>
          </w:rPr>
          <w:t xml:space="preserve">iolence </w:t>
        </w:r>
      </w:ins>
      <w:r w:rsidRPr="005A10E8">
        <w:rPr>
          <w:rStyle w:val="Hyperlink1"/>
        </w:rPr>
        <w:t xml:space="preserve">and </w:t>
      </w:r>
      <w:del w:id="1254" w:author="Dr. Amy R." w:date="2023-01-26T15:23:00Z">
        <w:r w:rsidRPr="005A10E8" w:rsidDel="00C631A5">
          <w:rPr>
            <w:rStyle w:val="Hyperlink1"/>
          </w:rPr>
          <w:delText xml:space="preserve">Harassment </w:delText>
        </w:r>
      </w:del>
      <w:ins w:id="1255" w:author="Dr. Amy R." w:date="2023-01-26T15:23:00Z">
        <w:r w:rsidR="00C631A5">
          <w:rPr>
            <w:rStyle w:val="Hyperlink1"/>
          </w:rPr>
          <w:t>h</w:t>
        </w:r>
        <w:r w:rsidR="00C631A5" w:rsidRPr="005A10E8">
          <w:rPr>
            <w:rStyle w:val="Hyperlink1"/>
          </w:rPr>
          <w:t xml:space="preserve">arassment </w:t>
        </w:r>
      </w:ins>
      <w:r w:rsidRPr="005A10E8">
        <w:rPr>
          <w:rStyle w:val="Hyperlink1"/>
        </w:rPr>
        <w:t xml:space="preserve">against </w:t>
      </w:r>
      <w:del w:id="1256" w:author="Dr. Amy R." w:date="2023-01-26T15:24:00Z">
        <w:r w:rsidRPr="005A10E8" w:rsidDel="00C631A5">
          <w:rPr>
            <w:rStyle w:val="Hyperlink1"/>
          </w:rPr>
          <w:delText xml:space="preserve">Female </w:delText>
        </w:r>
      </w:del>
      <w:ins w:id="1257" w:author="Dr. Amy R." w:date="2023-01-26T15:24:00Z">
        <w:r w:rsidR="00C631A5">
          <w:rPr>
            <w:rStyle w:val="Hyperlink1"/>
          </w:rPr>
          <w:t>f</w:t>
        </w:r>
        <w:r w:rsidR="00C631A5" w:rsidRPr="005A10E8">
          <w:rPr>
            <w:rStyle w:val="Hyperlink1"/>
          </w:rPr>
          <w:t xml:space="preserve">emale </w:t>
        </w:r>
      </w:ins>
      <w:del w:id="1258" w:author="Dr. Amy R." w:date="2023-01-26T15:24:00Z">
        <w:r w:rsidRPr="005A10E8" w:rsidDel="00C631A5">
          <w:rPr>
            <w:rStyle w:val="Hyperlink1"/>
          </w:rPr>
          <w:delText>Politicians</w:delText>
        </w:r>
      </w:del>
      <w:ins w:id="1259" w:author="Dr. Amy R." w:date="2023-01-26T15:24:00Z">
        <w:r w:rsidR="00C631A5">
          <w:rPr>
            <w:rStyle w:val="Hyperlink1"/>
          </w:rPr>
          <w:t>p</w:t>
        </w:r>
        <w:r w:rsidR="00C631A5" w:rsidRPr="005A10E8">
          <w:rPr>
            <w:rStyle w:val="Hyperlink1"/>
          </w:rPr>
          <w:t>oliticians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Perspectives on Politics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18</w:t>
      </w:r>
      <w:r>
        <w:rPr>
          <w:rStyle w:val="Hyperlink6"/>
        </w:rPr>
        <w:fldChar w:fldCharType="end"/>
      </w:r>
      <w:r>
        <w:fldChar w:fldCharType="begin"/>
      </w:r>
      <w:r>
        <w:instrText>HYPERLINK "https://www.zotero.org/google-docs/?wEdHYe"</w:instrText>
      </w:r>
      <w:r>
        <w:fldChar w:fldCharType="separate"/>
      </w:r>
      <w:r w:rsidRPr="005A10E8">
        <w:rPr>
          <w:rStyle w:val="Hyperlink1"/>
        </w:rPr>
        <w:t>(3), 740–755.</w:t>
      </w:r>
      <w:r>
        <w:rPr>
          <w:rStyle w:val="Hyperlink1"/>
        </w:rPr>
        <w:fldChar w:fldCharType="end"/>
      </w:r>
    </w:p>
    <w:commentRangeStart w:id="1260"/>
    <w:p w14:paraId="0F633E8A" w14:textId="77777777" w:rsidR="00C14C58" w:rsidRPr="005A10E8" w:rsidRDefault="00000000" w:rsidP="00917395">
      <w:pPr>
        <w:pStyle w:val="Body"/>
        <w:widowControl w:val="0"/>
        <w:spacing w:line="360" w:lineRule="auto"/>
        <w:ind w:left="720" w:hanging="720"/>
        <w:jc w:val="both"/>
        <w:pPrChange w:id="1261"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Kuipers, G. (2015). Beauty and distinction? The evaluation of appearance and cultural capital in five European countries. </w:t>
      </w:r>
      <w:r>
        <w:rPr>
          <w:rStyle w:val="Hyperlink1"/>
        </w:rPr>
        <w:fldChar w:fldCharType="end"/>
      </w:r>
      <w:commentRangeEnd w:id="1260"/>
      <w:r w:rsidR="00E563BB">
        <w:rPr>
          <w:rStyle w:val="CommentReference"/>
          <w:rFonts w:ascii="Times New Roman" w:hAnsi="Times New Roman" w:cs="Times New Roman"/>
          <w:color w:val="auto"/>
          <w14:textOutline w14:w="0" w14:cap="rnd" w14:cmpd="sng" w14:algn="ctr">
            <w14:noFill/>
            <w14:prstDash w14:val="solid"/>
            <w14:bevel/>
          </w14:textOutline>
        </w:rPr>
        <w:commentReference w:id="1260"/>
      </w:r>
      <w:r>
        <w:fldChar w:fldCharType="begin"/>
      </w:r>
      <w:r>
        <w:instrText>HYPERLINK "https://www.zotero.org/google-docs/?wEdHYe"</w:instrText>
      </w:r>
      <w:r>
        <w:fldChar w:fldCharType="separate"/>
      </w:r>
      <w:r w:rsidRPr="005A10E8">
        <w:rPr>
          <w:rStyle w:val="Hyperlink6"/>
        </w:rPr>
        <w:t>Poetics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53</w:t>
      </w:r>
      <w:r>
        <w:rPr>
          <w:rStyle w:val="Hyperlink6"/>
        </w:rPr>
        <w:fldChar w:fldCharType="end"/>
      </w:r>
      <w:r>
        <w:fldChar w:fldCharType="begin"/>
      </w:r>
      <w:r>
        <w:instrText>HYPERLINK "https://www.zotero.org/google-docs/?wEdHYe"</w:instrText>
      </w:r>
      <w:r>
        <w:fldChar w:fldCharType="separate"/>
      </w:r>
      <w:r w:rsidRPr="005A10E8">
        <w:rPr>
          <w:rStyle w:val="Hyperlink1"/>
        </w:rPr>
        <w:t>, 38–51.</w:t>
      </w:r>
      <w:r>
        <w:rPr>
          <w:rStyle w:val="Hyperlink1"/>
        </w:rPr>
        <w:fldChar w:fldCharType="end"/>
      </w:r>
    </w:p>
    <w:p w14:paraId="6D62DFD0" w14:textId="32538F23" w:rsidR="00C14C58" w:rsidRPr="005A10E8" w:rsidRDefault="00000000" w:rsidP="00917395">
      <w:pPr>
        <w:pStyle w:val="Body"/>
        <w:widowControl w:val="0"/>
        <w:spacing w:line="360" w:lineRule="auto"/>
        <w:ind w:left="720" w:hanging="720"/>
        <w:jc w:val="both"/>
        <w:rPr>
          <w:rStyle w:val="None"/>
          <w:b/>
          <w:bCs/>
        </w:rPr>
        <w:pPrChange w:id="126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Kukkonen</w:t>
      </w:r>
      <w:proofErr w:type="spellEnd"/>
      <w:r w:rsidRPr="005A10E8">
        <w:rPr>
          <w:rStyle w:val="Hyperlink1"/>
        </w:rPr>
        <w:t xml:space="preserve">, I., </w:t>
      </w:r>
      <w:proofErr w:type="spellStart"/>
      <w:r w:rsidRPr="005A10E8">
        <w:rPr>
          <w:rStyle w:val="Hyperlink1"/>
        </w:rPr>
        <w:t>Åberg</w:t>
      </w:r>
      <w:proofErr w:type="spellEnd"/>
      <w:r w:rsidRPr="005A10E8">
        <w:rPr>
          <w:rStyle w:val="Hyperlink1"/>
        </w:rPr>
        <w:t xml:space="preserve">, E., </w:t>
      </w:r>
      <w:proofErr w:type="spellStart"/>
      <w:r w:rsidRPr="005A10E8">
        <w:rPr>
          <w:rStyle w:val="Hyperlink1"/>
        </w:rPr>
        <w:t>Sarpila</w:t>
      </w:r>
      <w:proofErr w:type="spellEnd"/>
      <w:r w:rsidRPr="005A10E8">
        <w:rPr>
          <w:rStyle w:val="Hyperlink1"/>
        </w:rPr>
        <w:t>, O., &amp; Pajunen, T. (2018). Exploitation of aesthetic capital</w:t>
      </w:r>
      <w:del w:id="1263" w:author="Dr. Amy R." w:date="2023-01-26T15:25:00Z">
        <w:r w:rsidRPr="005A10E8" w:rsidDel="00C631A5">
          <w:rPr>
            <w:rStyle w:val="Hyperlink1"/>
          </w:rPr>
          <w:delText>–</w:delText>
        </w:r>
      </w:del>
      <w:ins w:id="1264" w:author="Dr. Amy R." w:date="2023-01-26T15:25:00Z">
        <w:r w:rsidR="00C631A5">
          <w:rPr>
            <w:rStyle w:val="Hyperlink1"/>
          </w:rPr>
          <w:t>—</w:t>
        </w:r>
      </w:ins>
      <w:del w:id="1265" w:author="Dr. Amy R." w:date="2023-01-26T15:24:00Z">
        <w:r w:rsidRPr="005A10E8" w:rsidDel="00C631A5">
          <w:rPr>
            <w:rStyle w:val="Hyperlink1"/>
          </w:rPr>
          <w:delText xml:space="preserve">disapproved </w:delText>
        </w:r>
      </w:del>
      <w:ins w:id="1266" w:author="Dr. Amy R." w:date="2023-01-26T15:24:00Z">
        <w:r w:rsidR="00C631A5">
          <w:rPr>
            <w:rStyle w:val="Hyperlink1"/>
          </w:rPr>
          <w:t>D</w:t>
        </w:r>
        <w:r w:rsidR="00C631A5" w:rsidRPr="005A10E8">
          <w:rPr>
            <w:rStyle w:val="Hyperlink1"/>
          </w:rPr>
          <w:t xml:space="preserve">isapproved </w:t>
        </w:r>
      </w:ins>
      <w:r w:rsidRPr="005A10E8">
        <w:rPr>
          <w:rStyle w:val="Hyperlink1"/>
        </w:rPr>
        <w:t xml:space="preserve">by whom?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International Journal of Sociology and Social Policy</w:t>
      </w:r>
      <w:r>
        <w:rPr>
          <w:rStyle w:val="Hyperlink6"/>
        </w:rPr>
        <w:fldChar w:fldCharType="end"/>
      </w:r>
      <w:r w:rsidRPr="005A10E8">
        <w:rPr>
          <w:rStyle w:val="Hyperlink6"/>
        </w:rPr>
        <w:t>, 38</w:t>
      </w:r>
      <w:r w:rsidRPr="005A10E8">
        <w:rPr>
          <w:rStyle w:val="Hyperlink1"/>
        </w:rPr>
        <w:t>(3</w:t>
      </w:r>
      <w:del w:id="1267" w:author="Dr. Amy R." w:date="2023-01-26T15:24:00Z">
        <w:r w:rsidRPr="005A10E8" w:rsidDel="00C631A5">
          <w:rPr>
            <w:rStyle w:val="Hyperlink1"/>
          </w:rPr>
          <w:delText>–</w:delText>
        </w:r>
      </w:del>
      <w:ins w:id="1268" w:author="Dr. Amy R." w:date="2023-01-26T15:24:00Z">
        <w:r w:rsidR="00C631A5">
          <w:rPr>
            <w:rStyle w:val="Hyperlink1"/>
          </w:rPr>
          <w:t>–</w:t>
        </w:r>
      </w:ins>
      <w:r w:rsidRPr="005A10E8">
        <w:rPr>
          <w:rStyle w:val="Hyperlink1"/>
        </w:rPr>
        <w:t>4), 312–328</w:t>
      </w:r>
      <w:r>
        <w:fldChar w:fldCharType="begin"/>
      </w:r>
      <w:r>
        <w:instrText>HYPERLINK "https://www.zotero.org/google-docs/?wEdHYe"</w:instrText>
      </w:r>
      <w:r>
        <w:fldChar w:fldCharType="separate"/>
      </w:r>
      <w:r w:rsidRPr="005A10E8">
        <w:rPr>
          <w:rStyle w:val="Hyperlink1"/>
        </w:rPr>
        <w:t>.</w:t>
      </w:r>
      <w:r>
        <w:rPr>
          <w:rStyle w:val="Hyperlink1"/>
        </w:rPr>
        <w:fldChar w:fldCharType="end"/>
      </w:r>
    </w:p>
    <w:p w14:paraId="05312ACC" w14:textId="54F12455" w:rsidR="00C14C58" w:rsidRPr="005A10E8" w:rsidRDefault="00000000" w:rsidP="00917395">
      <w:pPr>
        <w:pStyle w:val="Body"/>
        <w:widowControl w:val="0"/>
        <w:spacing w:line="360" w:lineRule="auto"/>
        <w:ind w:left="720" w:hanging="720"/>
        <w:jc w:val="both"/>
        <w:pPrChange w:id="1269" w:author="Dr. Amy R." w:date="2023-01-28T14:04:00Z">
          <w:pPr>
            <w:pStyle w:val="Body"/>
            <w:widowControl w:val="0"/>
            <w:spacing w:line="360" w:lineRule="auto"/>
            <w:ind w:left="720" w:hanging="720"/>
            <w:jc w:val="both"/>
          </w:pPr>
        </w:pPrChange>
      </w:pPr>
      <w:r w:rsidRPr="005A10E8">
        <w:rPr>
          <w:rStyle w:val="Hyperlink1"/>
        </w:rPr>
        <w:t xml:space="preserve">Kuklinski, J., Cobb, M., &amp; Gilens, M. (1997). Racial </w:t>
      </w:r>
      <w:del w:id="1270" w:author="Dr. Amy R." w:date="2023-01-26T15:25:00Z">
        <w:r w:rsidRPr="005A10E8" w:rsidDel="00C631A5">
          <w:rPr>
            <w:rStyle w:val="Hyperlink1"/>
          </w:rPr>
          <w:delText xml:space="preserve">Attitudes </w:delText>
        </w:r>
      </w:del>
      <w:ins w:id="1271" w:author="Dr. Amy R." w:date="2023-01-26T15:25:00Z">
        <w:r w:rsidR="00C631A5">
          <w:rPr>
            <w:rStyle w:val="Hyperlink1"/>
          </w:rPr>
          <w:t>a</w:t>
        </w:r>
        <w:r w:rsidR="00C631A5" w:rsidRPr="005A10E8">
          <w:rPr>
            <w:rStyle w:val="Hyperlink1"/>
          </w:rPr>
          <w:t xml:space="preserve">ttitudes </w:t>
        </w:r>
      </w:ins>
      <w:r w:rsidRPr="005A10E8">
        <w:rPr>
          <w:rStyle w:val="Hyperlink1"/>
        </w:rPr>
        <w:t xml:space="preserve">and the </w:t>
      </w:r>
      <w:r w:rsidRPr="005A10E8">
        <w:rPr>
          <w:rStyle w:val="Hyperlink1"/>
          <w:rtl/>
        </w:rPr>
        <w:t>“</w:t>
      </w:r>
      <w:r w:rsidRPr="005A10E8">
        <w:rPr>
          <w:rStyle w:val="Hyperlink1"/>
        </w:rPr>
        <w:t xml:space="preserve">New South.” </w:t>
      </w:r>
      <w:r w:rsidRPr="00C631A5">
        <w:rPr>
          <w:rStyle w:val="Hyperlink1"/>
          <w:i/>
          <w:iCs/>
          <w:rPrChange w:id="1272" w:author="Dr. Amy R." w:date="2023-01-26T15:25:00Z">
            <w:rPr>
              <w:rStyle w:val="Hyperlink1"/>
            </w:rPr>
          </w:rPrChange>
        </w:rPr>
        <w:t>The Journal of Politics, 59</w:t>
      </w:r>
      <w:r w:rsidRPr="005A10E8">
        <w:rPr>
          <w:rStyle w:val="Hyperlink1"/>
        </w:rPr>
        <w:t>(2), 323–349.</w:t>
      </w:r>
    </w:p>
    <w:p w14:paraId="4A438DE1" w14:textId="069EA9AD" w:rsidR="00C14C58" w:rsidRPr="005A10E8" w:rsidRDefault="00000000" w:rsidP="00917395">
      <w:pPr>
        <w:pStyle w:val="Body"/>
        <w:widowControl w:val="0"/>
        <w:spacing w:line="360" w:lineRule="auto"/>
        <w:ind w:left="720" w:hanging="720"/>
        <w:jc w:val="both"/>
        <w:pPrChange w:id="1273"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Kuwabara, K., &amp; </w:t>
      </w:r>
      <w:proofErr w:type="spellStart"/>
      <w:r w:rsidRPr="005A10E8">
        <w:rPr>
          <w:rStyle w:val="Hyperlink1"/>
        </w:rPr>
        <w:t>Thébaud</w:t>
      </w:r>
      <w:proofErr w:type="spellEnd"/>
      <w:r w:rsidRPr="005A10E8">
        <w:rPr>
          <w:rStyle w:val="Hyperlink1"/>
        </w:rPr>
        <w:t xml:space="preserve">, S. (2017). When </w:t>
      </w:r>
      <w:del w:id="1274" w:author="Dr. Amy R." w:date="2023-01-26T15:25:00Z">
        <w:r w:rsidRPr="005A10E8" w:rsidDel="00C631A5">
          <w:rPr>
            <w:rStyle w:val="Hyperlink1"/>
          </w:rPr>
          <w:delText xml:space="preserve">Beauty </w:delText>
        </w:r>
      </w:del>
      <w:ins w:id="1275" w:author="Dr. Amy R." w:date="2023-01-26T15:25:00Z">
        <w:r w:rsidR="00C631A5">
          <w:rPr>
            <w:rStyle w:val="Hyperlink1"/>
          </w:rPr>
          <w:t>b</w:t>
        </w:r>
        <w:r w:rsidR="00C631A5" w:rsidRPr="005A10E8">
          <w:rPr>
            <w:rStyle w:val="Hyperlink1"/>
          </w:rPr>
          <w:t xml:space="preserve">eauty </w:t>
        </w:r>
      </w:ins>
      <w:del w:id="1276" w:author="Dr. Amy R." w:date="2023-01-26T15:25:00Z">
        <w:r w:rsidRPr="005A10E8" w:rsidDel="00C631A5">
          <w:rPr>
            <w:rStyle w:val="Hyperlink1"/>
          </w:rPr>
          <w:delText>Doesn</w:delText>
        </w:r>
        <w:r w:rsidRPr="005A10E8" w:rsidDel="00C631A5">
          <w:rPr>
            <w:rStyle w:val="Hyperlink1"/>
            <w:rtl/>
          </w:rPr>
          <w:delText>’</w:delText>
        </w:r>
        <w:r w:rsidRPr="005A10E8" w:rsidDel="00C631A5">
          <w:rPr>
            <w:rStyle w:val="Hyperlink1"/>
          </w:rPr>
          <w:delText xml:space="preserve">t </w:delText>
        </w:r>
      </w:del>
      <w:proofErr w:type="spellStart"/>
      <w:ins w:id="1277" w:author="Dr. Amy R." w:date="2023-01-26T15:25:00Z">
        <w:r w:rsidR="00C631A5">
          <w:rPr>
            <w:rStyle w:val="Hyperlink1"/>
          </w:rPr>
          <w:t>d</w:t>
        </w:r>
        <w:r w:rsidR="00C631A5" w:rsidRPr="005A10E8">
          <w:rPr>
            <w:rStyle w:val="Hyperlink1"/>
          </w:rPr>
          <w:t>oesn</w:t>
        </w:r>
        <w:proofErr w:type="spellEnd"/>
        <w:r w:rsidR="00C631A5" w:rsidRPr="005A10E8">
          <w:rPr>
            <w:rStyle w:val="Hyperlink1"/>
            <w:rtl/>
          </w:rPr>
          <w:t>’</w:t>
        </w:r>
        <w:r w:rsidR="00C631A5" w:rsidRPr="005A10E8">
          <w:rPr>
            <w:rStyle w:val="Hyperlink1"/>
          </w:rPr>
          <w:t xml:space="preserve">t </w:t>
        </w:r>
      </w:ins>
      <w:del w:id="1278" w:author="Dr. Amy R." w:date="2023-01-26T15:25:00Z">
        <w:r w:rsidRPr="005A10E8" w:rsidDel="00C631A5">
          <w:rPr>
            <w:rStyle w:val="Hyperlink1"/>
          </w:rPr>
          <w:delText>Pay</w:delText>
        </w:r>
      </w:del>
      <w:ins w:id="1279" w:author="Dr. Amy R." w:date="2023-01-26T15:25:00Z">
        <w:r w:rsidR="00C631A5">
          <w:rPr>
            <w:rStyle w:val="Hyperlink1"/>
          </w:rPr>
          <w:t>p</w:t>
        </w:r>
        <w:r w:rsidR="00C631A5" w:rsidRPr="005A10E8">
          <w:rPr>
            <w:rStyle w:val="Hyperlink1"/>
          </w:rPr>
          <w:t>ay</w:t>
        </w:r>
      </w:ins>
      <w:r w:rsidRPr="005A10E8">
        <w:rPr>
          <w:rStyle w:val="Hyperlink1"/>
        </w:rPr>
        <w:t xml:space="preserve">: Gender and </w:t>
      </w:r>
      <w:del w:id="1280" w:author="Dr. Amy R." w:date="2023-01-26T15:25:00Z">
        <w:r w:rsidRPr="005A10E8" w:rsidDel="00C631A5">
          <w:rPr>
            <w:rStyle w:val="Hyperlink1"/>
          </w:rPr>
          <w:delText xml:space="preserve">Beauty </w:delText>
        </w:r>
      </w:del>
      <w:ins w:id="1281" w:author="Dr. Amy R." w:date="2023-01-26T15:25:00Z">
        <w:r w:rsidR="00C631A5">
          <w:rPr>
            <w:rStyle w:val="Hyperlink1"/>
          </w:rPr>
          <w:t>b</w:t>
        </w:r>
        <w:r w:rsidR="00C631A5" w:rsidRPr="005A10E8">
          <w:rPr>
            <w:rStyle w:val="Hyperlink1"/>
          </w:rPr>
          <w:t xml:space="preserve">eauty </w:t>
        </w:r>
      </w:ins>
      <w:del w:id="1282" w:author="Dr. Amy R." w:date="2023-01-26T15:25:00Z">
        <w:r w:rsidRPr="005A10E8" w:rsidDel="00C631A5">
          <w:rPr>
            <w:rStyle w:val="Hyperlink1"/>
          </w:rPr>
          <w:delText xml:space="preserve">Biases </w:delText>
        </w:r>
      </w:del>
      <w:ins w:id="1283" w:author="Dr. Amy R." w:date="2023-01-26T15:25:00Z">
        <w:r w:rsidR="00C631A5">
          <w:rPr>
            <w:rStyle w:val="Hyperlink1"/>
          </w:rPr>
          <w:t>b</w:t>
        </w:r>
        <w:r w:rsidR="00C631A5" w:rsidRPr="005A10E8">
          <w:rPr>
            <w:rStyle w:val="Hyperlink1"/>
          </w:rPr>
          <w:t xml:space="preserve">iases </w:t>
        </w:r>
      </w:ins>
      <w:r w:rsidRPr="005A10E8">
        <w:rPr>
          <w:rStyle w:val="Hyperlink1"/>
        </w:rPr>
        <w:t xml:space="preserve">in a </w:t>
      </w:r>
      <w:del w:id="1284" w:author="Dr. Amy R." w:date="2023-01-26T15:25:00Z">
        <w:r w:rsidRPr="005A10E8" w:rsidDel="00C631A5">
          <w:rPr>
            <w:rStyle w:val="Hyperlink1"/>
          </w:rPr>
          <w:delText>Peer</w:delText>
        </w:r>
      </w:del>
      <w:ins w:id="1285" w:author="Dr. Amy R." w:date="2023-01-26T15:25:00Z">
        <w:r w:rsidR="00C631A5">
          <w:rPr>
            <w:rStyle w:val="Hyperlink1"/>
          </w:rPr>
          <w:t>p</w:t>
        </w:r>
        <w:r w:rsidR="00C631A5" w:rsidRPr="005A10E8">
          <w:rPr>
            <w:rStyle w:val="Hyperlink1"/>
          </w:rPr>
          <w:t>eer</w:t>
        </w:r>
      </w:ins>
      <w:r w:rsidRPr="005A10E8">
        <w:rPr>
          <w:rStyle w:val="Hyperlink1"/>
        </w:rPr>
        <w:t>-to-</w:t>
      </w:r>
      <w:del w:id="1286" w:author="Dr. Amy R." w:date="2023-01-26T15:25:00Z">
        <w:r w:rsidRPr="005A10E8" w:rsidDel="00C631A5">
          <w:rPr>
            <w:rStyle w:val="Hyperlink1"/>
          </w:rPr>
          <w:delText xml:space="preserve">Peer </w:delText>
        </w:r>
      </w:del>
      <w:ins w:id="1287" w:author="Dr. Amy R." w:date="2023-01-26T15:25:00Z">
        <w:r w:rsidR="00C631A5">
          <w:rPr>
            <w:rStyle w:val="Hyperlink1"/>
          </w:rPr>
          <w:t>p</w:t>
        </w:r>
        <w:r w:rsidR="00C631A5" w:rsidRPr="005A10E8">
          <w:rPr>
            <w:rStyle w:val="Hyperlink1"/>
          </w:rPr>
          <w:t xml:space="preserve">eer </w:t>
        </w:r>
      </w:ins>
      <w:del w:id="1288" w:author="Dr. Amy R." w:date="2023-01-26T15:26:00Z">
        <w:r w:rsidRPr="005A10E8" w:rsidDel="00C631A5">
          <w:rPr>
            <w:rStyle w:val="Hyperlink1"/>
          </w:rPr>
          <w:delText xml:space="preserve">Loan </w:delText>
        </w:r>
      </w:del>
      <w:ins w:id="1289" w:author="Dr. Amy R." w:date="2023-01-26T15:26:00Z">
        <w:r w:rsidR="00C631A5">
          <w:rPr>
            <w:rStyle w:val="Hyperlink1"/>
          </w:rPr>
          <w:t>l</w:t>
        </w:r>
        <w:r w:rsidR="00C631A5" w:rsidRPr="005A10E8">
          <w:rPr>
            <w:rStyle w:val="Hyperlink1"/>
          </w:rPr>
          <w:t xml:space="preserve">oan </w:t>
        </w:r>
      </w:ins>
      <w:del w:id="1290" w:author="Dr. Amy R." w:date="2023-01-26T15:26:00Z">
        <w:r w:rsidRPr="005A10E8" w:rsidDel="00C631A5">
          <w:rPr>
            <w:rStyle w:val="Hyperlink1"/>
          </w:rPr>
          <w:delText>Market</w:delText>
        </w:r>
      </w:del>
      <w:ins w:id="1291" w:author="Dr. Amy R." w:date="2023-01-26T15:26:00Z">
        <w:r w:rsidR="00C631A5">
          <w:rPr>
            <w:rStyle w:val="Hyperlink1"/>
          </w:rPr>
          <w:t>m</w:t>
        </w:r>
        <w:r w:rsidR="00C631A5" w:rsidRPr="005A10E8">
          <w:rPr>
            <w:rStyle w:val="Hyperlink1"/>
          </w:rPr>
          <w:t>arket</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Social Forces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95</w:t>
      </w:r>
      <w:r>
        <w:rPr>
          <w:rStyle w:val="Hyperlink6"/>
        </w:rPr>
        <w:fldChar w:fldCharType="end"/>
      </w:r>
      <w:r>
        <w:fldChar w:fldCharType="begin"/>
      </w:r>
      <w:r>
        <w:instrText>HYPERLINK "https://www.zotero.org/google-docs/?wEdHYe"</w:instrText>
      </w:r>
      <w:r>
        <w:fldChar w:fldCharType="separate"/>
      </w:r>
      <w:r w:rsidRPr="005A10E8">
        <w:rPr>
          <w:rStyle w:val="Hyperlink1"/>
        </w:rPr>
        <w:t>(4), 1371–1398.</w:t>
      </w:r>
      <w:r>
        <w:rPr>
          <w:rStyle w:val="Hyperlink1"/>
        </w:rPr>
        <w:fldChar w:fldCharType="end"/>
      </w:r>
    </w:p>
    <w:p w14:paraId="1CA6CC4E" w14:textId="5781EAF8" w:rsidR="00C14C58" w:rsidRPr="005A10E8" w:rsidRDefault="00000000" w:rsidP="00917395">
      <w:pPr>
        <w:pStyle w:val="Body"/>
        <w:widowControl w:val="0"/>
        <w:spacing w:line="360" w:lineRule="auto"/>
        <w:ind w:left="720" w:hanging="720"/>
        <w:jc w:val="both"/>
        <w:pPrChange w:id="1292" w:author="Dr. Amy R." w:date="2023-01-28T14:04:00Z">
          <w:pPr>
            <w:pStyle w:val="Body"/>
            <w:widowControl w:val="0"/>
            <w:spacing w:line="360" w:lineRule="auto"/>
            <w:ind w:left="720" w:hanging="720"/>
            <w:jc w:val="both"/>
          </w:pPr>
        </w:pPrChange>
      </w:pPr>
      <w:r w:rsidRPr="005A10E8">
        <w:rPr>
          <w:rStyle w:val="Hyperlink1"/>
        </w:rPr>
        <w:t xml:space="preserve">LaBrie, J., &amp; Earleywine, M. (2000). Sexual </w:t>
      </w:r>
      <w:del w:id="1293" w:author="Dr. Amy R." w:date="2023-01-26T15:26:00Z">
        <w:r w:rsidRPr="005A10E8" w:rsidDel="00C631A5">
          <w:rPr>
            <w:rStyle w:val="Hyperlink1"/>
          </w:rPr>
          <w:delText xml:space="preserve">Risk </w:delText>
        </w:r>
      </w:del>
      <w:ins w:id="1294" w:author="Dr. Amy R." w:date="2023-01-26T15:26:00Z">
        <w:r w:rsidR="00C631A5">
          <w:rPr>
            <w:rStyle w:val="Hyperlink1"/>
          </w:rPr>
          <w:t>r</w:t>
        </w:r>
        <w:r w:rsidR="00C631A5" w:rsidRPr="005A10E8">
          <w:rPr>
            <w:rStyle w:val="Hyperlink1"/>
          </w:rPr>
          <w:t xml:space="preserve">isk </w:t>
        </w:r>
      </w:ins>
      <w:del w:id="1295" w:author="Dr. Amy R." w:date="2023-01-26T15:26:00Z">
        <w:r w:rsidRPr="005A10E8" w:rsidDel="00C631A5">
          <w:rPr>
            <w:rStyle w:val="Hyperlink1"/>
          </w:rPr>
          <w:delText xml:space="preserve">Behaviors </w:delText>
        </w:r>
      </w:del>
      <w:ins w:id="1296" w:author="Dr. Amy R." w:date="2023-01-26T15:26:00Z">
        <w:r w:rsidR="00C631A5">
          <w:rPr>
            <w:rStyle w:val="Hyperlink1"/>
          </w:rPr>
          <w:t>b</w:t>
        </w:r>
        <w:r w:rsidR="00C631A5" w:rsidRPr="005A10E8">
          <w:rPr>
            <w:rStyle w:val="Hyperlink1"/>
          </w:rPr>
          <w:t xml:space="preserve">ehaviors </w:t>
        </w:r>
      </w:ins>
      <w:r w:rsidRPr="005A10E8">
        <w:rPr>
          <w:rStyle w:val="Hyperlink1"/>
        </w:rPr>
        <w:t xml:space="preserve">and </w:t>
      </w:r>
      <w:del w:id="1297" w:author="Dr. Amy R." w:date="2023-01-26T15:26:00Z">
        <w:r w:rsidRPr="005A10E8" w:rsidDel="00C631A5">
          <w:rPr>
            <w:rStyle w:val="Hyperlink1"/>
          </w:rPr>
          <w:delText>Alcohol</w:delText>
        </w:r>
      </w:del>
      <w:ins w:id="1298" w:author="Dr. Amy R." w:date="2023-01-26T15:26:00Z">
        <w:r w:rsidR="00C631A5">
          <w:rPr>
            <w:rStyle w:val="Hyperlink1"/>
          </w:rPr>
          <w:t>a</w:t>
        </w:r>
        <w:r w:rsidR="00C631A5" w:rsidRPr="005A10E8">
          <w:rPr>
            <w:rStyle w:val="Hyperlink1"/>
          </w:rPr>
          <w:t>lcohol</w:t>
        </w:r>
      </w:ins>
      <w:r w:rsidRPr="005A10E8">
        <w:rPr>
          <w:rStyle w:val="Hyperlink1"/>
        </w:rPr>
        <w:t xml:space="preserve">: Higher </w:t>
      </w:r>
      <w:del w:id="1299" w:author="Dr. Amy R." w:date="2023-01-26T15:26:00Z">
        <w:r w:rsidRPr="005A10E8" w:rsidDel="00C631A5">
          <w:rPr>
            <w:rStyle w:val="Hyperlink1"/>
          </w:rPr>
          <w:delText xml:space="preserve">Base </w:delText>
        </w:r>
      </w:del>
      <w:ins w:id="1300" w:author="Dr. Amy R." w:date="2023-01-26T15:26:00Z">
        <w:r w:rsidR="00C631A5">
          <w:rPr>
            <w:rStyle w:val="Hyperlink1"/>
          </w:rPr>
          <w:t>b</w:t>
        </w:r>
        <w:r w:rsidR="00C631A5" w:rsidRPr="005A10E8">
          <w:rPr>
            <w:rStyle w:val="Hyperlink1"/>
          </w:rPr>
          <w:t xml:space="preserve">ase </w:t>
        </w:r>
      </w:ins>
      <w:del w:id="1301" w:author="Dr. Amy R." w:date="2023-01-26T15:26:00Z">
        <w:r w:rsidRPr="005A10E8" w:rsidDel="00C631A5">
          <w:rPr>
            <w:rStyle w:val="Hyperlink1"/>
          </w:rPr>
          <w:delText xml:space="preserve">Rates </w:delText>
        </w:r>
      </w:del>
      <w:ins w:id="1302" w:author="Dr. Amy R." w:date="2023-01-26T15:26:00Z">
        <w:r w:rsidR="00C631A5">
          <w:rPr>
            <w:rStyle w:val="Hyperlink1"/>
          </w:rPr>
          <w:t>r</w:t>
        </w:r>
        <w:r w:rsidR="00C631A5" w:rsidRPr="005A10E8">
          <w:rPr>
            <w:rStyle w:val="Hyperlink1"/>
          </w:rPr>
          <w:t xml:space="preserve">ates </w:t>
        </w:r>
      </w:ins>
      <w:del w:id="1303" w:author="Dr. Amy R." w:date="2023-01-26T15:26:00Z">
        <w:r w:rsidRPr="005A10E8" w:rsidDel="00C631A5">
          <w:rPr>
            <w:rStyle w:val="Hyperlink1"/>
          </w:rPr>
          <w:delText xml:space="preserve">Revealed </w:delText>
        </w:r>
      </w:del>
      <w:ins w:id="1304" w:author="Dr. Amy R." w:date="2023-01-26T15:26:00Z">
        <w:r w:rsidR="00C631A5">
          <w:rPr>
            <w:rStyle w:val="Hyperlink1"/>
          </w:rPr>
          <w:t>r</w:t>
        </w:r>
        <w:r w:rsidR="00C631A5" w:rsidRPr="005A10E8">
          <w:rPr>
            <w:rStyle w:val="Hyperlink1"/>
          </w:rPr>
          <w:t xml:space="preserve">evealed </w:t>
        </w:r>
      </w:ins>
      <w:r w:rsidRPr="005A10E8">
        <w:rPr>
          <w:rStyle w:val="Hyperlink1"/>
        </w:rPr>
        <w:t xml:space="preserve">using the </w:t>
      </w:r>
      <w:del w:id="1305" w:author="Dr. Amy R." w:date="2023-01-26T15:26:00Z">
        <w:r w:rsidRPr="005A10E8" w:rsidDel="00C631A5">
          <w:rPr>
            <w:rStyle w:val="Hyperlink1"/>
          </w:rPr>
          <w:delText>Unmatched</w:delText>
        </w:r>
      </w:del>
      <w:ins w:id="1306" w:author="Dr. Amy R." w:date="2023-01-26T15:26:00Z">
        <w:r w:rsidR="00C631A5">
          <w:rPr>
            <w:rStyle w:val="Hyperlink1"/>
          </w:rPr>
          <w:t>u</w:t>
        </w:r>
        <w:r w:rsidR="00C631A5" w:rsidRPr="005A10E8">
          <w:rPr>
            <w:rStyle w:val="Hyperlink1"/>
          </w:rPr>
          <w:t>nmatched</w:t>
        </w:r>
      </w:ins>
      <w:r w:rsidRPr="005A10E8">
        <w:rPr>
          <w:rStyle w:val="Hyperlink1"/>
        </w:rPr>
        <w:t>-</w:t>
      </w:r>
      <w:del w:id="1307" w:author="Dr. Amy R." w:date="2023-01-26T15:26:00Z">
        <w:r w:rsidRPr="005A10E8" w:rsidDel="00C631A5">
          <w:rPr>
            <w:rStyle w:val="Hyperlink1"/>
          </w:rPr>
          <w:delText xml:space="preserve">Count </w:delText>
        </w:r>
      </w:del>
      <w:ins w:id="1308" w:author="Dr. Amy R." w:date="2023-01-26T15:27:00Z">
        <w:r w:rsidR="00C631A5">
          <w:rPr>
            <w:rStyle w:val="Hyperlink1"/>
          </w:rPr>
          <w:t>c</w:t>
        </w:r>
      </w:ins>
      <w:ins w:id="1309" w:author="Dr. Amy R." w:date="2023-01-26T15:26:00Z">
        <w:r w:rsidR="00C631A5" w:rsidRPr="005A10E8">
          <w:rPr>
            <w:rStyle w:val="Hyperlink1"/>
          </w:rPr>
          <w:t xml:space="preserve">ount </w:t>
        </w:r>
      </w:ins>
      <w:del w:id="1310" w:author="Dr. Amy R." w:date="2023-01-26T15:27:00Z">
        <w:r w:rsidRPr="005A10E8" w:rsidDel="00C631A5">
          <w:rPr>
            <w:rStyle w:val="Hyperlink1"/>
          </w:rPr>
          <w:delText>Technique</w:delText>
        </w:r>
      </w:del>
      <w:ins w:id="1311" w:author="Dr. Amy R." w:date="2023-01-26T15:27:00Z">
        <w:r w:rsidR="00C631A5">
          <w:rPr>
            <w:rStyle w:val="Hyperlink1"/>
          </w:rPr>
          <w:t>t</w:t>
        </w:r>
        <w:r w:rsidR="00C631A5" w:rsidRPr="005A10E8">
          <w:rPr>
            <w:rStyle w:val="Hyperlink1"/>
          </w:rPr>
          <w:t>echnique</w:t>
        </w:r>
      </w:ins>
      <w:r w:rsidRPr="005A10E8">
        <w:rPr>
          <w:rStyle w:val="Hyperlink1"/>
        </w:rPr>
        <w:t xml:space="preserve">. </w:t>
      </w:r>
      <w:r w:rsidRPr="00C631A5">
        <w:rPr>
          <w:rStyle w:val="Hyperlink1"/>
          <w:i/>
          <w:iCs/>
          <w:rPrChange w:id="1312" w:author="Dr. Amy R." w:date="2023-01-26T15:27:00Z">
            <w:rPr>
              <w:rStyle w:val="Hyperlink1"/>
            </w:rPr>
          </w:rPrChange>
        </w:rPr>
        <w:t>Journal of Sex Research, 37</w:t>
      </w:r>
      <w:r w:rsidRPr="005A10E8">
        <w:rPr>
          <w:rStyle w:val="Hyperlink1"/>
        </w:rPr>
        <w:t>(4), 321–326.</w:t>
      </w:r>
    </w:p>
    <w:p w14:paraId="45F87E77" w14:textId="5ED727EE" w:rsidR="00C14C58" w:rsidRPr="005A10E8" w:rsidRDefault="00000000" w:rsidP="00917395">
      <w:pPr>
        <w:pStyle w:val="Body"/>
        <w:widowControl w:val="0"/>
        <w:spacing w:line="360" w:lineRule="auto"/>
        <w:ind w:left="720" w:hanging="720"/>
        <w:jc w:val="both"/>
        <w:rPr>
          <w:rStyle w:val="None"/>
          <w:b/>
          <w:bCs/>
        </w:rPr>
        <w:pPrChange w:id="1313"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Lau, R., &amp; Redlawsk, D. (2001). Advantages and </w:t>
      </w:r>
      <w:del w:id="1314" w:author="Dr. Amy R." w:date="2023-01-26T15:27:00Z">
        <w:r w:rsidRPr="005A10E8" w:rsidDel="00C631A5">
          <w:rPr>
            <w:rStyle w:val="Hyperlink1"/>
          </w:rPr>
          <w:delText xml:space="preserve">Disadvantages </w:delText>
        </w:r>
      </w:del>
      <w:ins w:id="1315" w:author="Dr. Amy R." w:date="2023-01-26T15:27:00Z">
        <w:r w:rsidR="00C631A5">
          <w:rPr>
            <w:rStyle w:val="Hyperlink1"/>
          </w:rPr>
          <w:t>d</w:t>
        </w:r>
        <w:r w:rsidR="00C631A5" w:rsidRPr="005A10E8">
          <w:rPr>
            <w:rStyle w:val="Hyperlink1"/>
          </w:rPr>
          <w:t xml:space="preserve">isadvantages </w:t>
        </w:r>
      </w:ins>
      <w:r w:rsidRPr="005A10E8">
        <w:rPr>
          <w:rStyle w:val="Hyperlink1"/>
        </w:rPr>
        <w:t xml:space="preserve">of </w:t>
      </w:r>
      <w:del w:id="1316" w:author="Dr. Amy R." w:date="2023-01-26T15:27:00Z">
        <w:r w:rsidRPr="005A10E8" w:rsidDel="00C631A5">
          <w:rPr>
            <w:rStyle w:val="Hyperlink1"/>
          </w:rPr>
          <w:delText xml:space="preserve">Cognitive </w:delText>
        </w:r>
      </w:del>
      <w:ins w:id="1317" w:author="Dr. Amy R." w:date="2023-01-26T15:27:00Z">
        <w:r w:rsidR="00C631A5">
          <w:rPr>
            <w:rStyle w:val="Hyperlink1"/>
          </w:rPr>
          <w:t>c</w:t>
        </w:r>
        <w:r w:rsidR="00C631A5" w:rsidRPr="005A10E8">
          <w:rPr>
            <w:rStyle w:val="Hyperlink1"/>
          </w:rPr>
          <w:t xml:space="preserve">ognitive </w:t>
        </w:r>
      </w:ins>
      <w:del w:id="1318" w:author="Dr. Amy R." w:date="2023-01-26T15:27:00Z">
        <w:r w:rsidRPr="005A10E8" w:rsidDel="00C631A5">
          <w:rPr>
            <w:rStyle w:val="Hyperlink1"/>
          </w:rPr>
          <w:delText xml:space="preserve">Heuristics </w:delText>
        </w:r>
      </w:del>
      <w:ins w:id="1319" w:author="Dr. Amy R." w:date="2023-01-26T15:27:00Z">
        <w:r w:rsidR="00C631A5">
          <w:rPr>
            <w:rStyle w:val="Hyperlink1"/>
          </w:rPr>
          <w:t>h</w:t>
        </w:r>
        <w:r w:rsidR="00C631A5" w:rsidRPr="005A10E8">
          <w:rPr>
            <w:rStyle w:val="Hyperlink1"/>
          </w:rPr>
          <w:t xml:space="preserve">euristics </w:t>
        </w:r>
      </w:ins>
      <w:r w:rsidRPr="005A10E8">
        <w:rPr>
          <w:rStyle w:val="Hyperlink1"/>
        </w:rPr>
        <w:t xml:space="preserve">in </w:t>
      </w:r>
      <w:del w:id="1320" w:author="Dr. Amy R." w:date="2023-01-26T15:27:00Z">
        <w:r w:rsidRPr="005A10E8" w:rsidDel="00C631A5">
          <w:rPr>
            <w:rStyle w:val="Hyperlink1"/>
          </w:rPr>
          <w:delText xml:space="preserve">Political </w:delText>
        </w:r>
      </w:del>
      <w:ins w:id="1321" w:author="Dr. Amy R." w:date="2023-01-26T15:27:00Z">
        <w:r w:rsidR="00C631A5">
          <w:rPr>
            <w:rStyle w:val="Hyperlink1"/>
          </w:rPr>
          <w:t>p</w:t>
        </w:r>
        <w:r w:rsidR="00C631A5" w:rsidRPr="005A10E8">
          <w:rPr>
            <w:rStyle w:val="Hyperlink1"/>
          </w:rPr>
          <w:t xml:space="preserve">olitical </w:t>
        </w:r>
      </w:ins>
      <w:del w:id="1322" w:author="Dr. Amy R." w:date="2023-01-26T15:27:00Z">
        <w:r w:rsidRPr="005A10E8" w:rsidDel="00C631A5">
          <w:rPr>
            <w:rStyle w:val="Hyperlink1"/>
          </w:rPr>
          <w:delText xml:space="preserve">Decision </w:delText>
        </w:r>
      </w:del>
      <w:ins w:id="1323" w:author="Dr. Amy R." w:date="2023-01-26T15:27:00Z">
        <w:r w:rsidR="00C631A5">
          <w:rPr>
            <w:rStyle w:val="Hyperlink1"/>
          </w:rPr>
          <w:t>d</w:t>
        </w:r>
        <w:r w:rsidR="00C631A5" w:rsidRPr="005A10E8">
          <w:rPr>
            <w:rStyle w:val="Hyperlink1"/>
          </w:rPr>
          <w:t xml:space="preserve">ecision </w:t>
        </w:r>
      </w:ins>
      <w:del w:id="1324" w:author="Dr. Amy R." w:date="2023-01-26T15:27:00Z">
        <w:r w:rsidRPr="005A10E8" w:rsidDel="00C631A5">
          <w:rPr>
            <w:rStyle w:val="Hyperlink1"/>
          </w:rPr>
          <w:delText>Making</w:delText>
        </w:r>
      </w:del>
      <w:ins w:id="1325" w:author="Dr. Amy R." w:date="2023-01-26T15:27:00Z">
        <w:r w:rsidR="00C631A5">
          <w:rPr>
            <w:rStyle w:val="Hyperlink1"/>
          </w:rPr>
          <w:t>m</w:t>
        </w:r>
        <w:r w:rsidR="00C631A5" w:rsidRPr="005A10E8">
          <w:rPr>
            <w:rStyle w:val="Hyperlink1"/>
          </w:rPr>
          <w:t>aking</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Journal of Political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45</w:t>
      </w:r>
      <w:r>
        <w:rPr>
          <w:rStyle w:val="Hyperlink6"/>
        </w:rPr>
        <w:fldChar w:fldCharType="end"/>
      </w:r>
      <w:r>
        <w:fldChar w:fldCharType="begin"/>
      </w:r>
      <w:r>
        <w:instrText>HYPERLINK "https://www.zotero.org/google-docs/?wEdHYe"</w:instrText>
      </w:r>
      <w:r>
        <w:fldChar w:fldCharType="separate"/>
      </w:r>
      <w:r w:rsidRPr="005A10E8">
        <w:rPr>
          <w:rStyle w:val="Hyperlink1"/>
        </w:rPr>
        <w:t>(4), 951–971.</w:t>
      </w:r>
      <w:r>
        <w:rPr>
          <w:rStyle w:val="Hyperlink1"/>
        </w:rPr>
        <w:fldChar w:fldCharType="end"/>
      </w:r>
    </w:p>
    <w:p w14:paraId="6918628F" w14:textId="33225905" w:rsidR="00C14C58" w:rsidRPr="005A10E8" w:rsidRDefault="00000000" w:rsidP="00917395">
      <w:pPr>
        <w:pStyle w:val="Body"/>
        <w:widowControl w:val="0"/>
        <w:spacing w:line="360" w:lineRule="auto"/>
        <w:ind w:left="720" w:hanging="720"/>
        <w:jc w:val="both"/>
        <w:rPr>
          <w:rStyle w:val="None"/>
          <w:b/>
          <w:bCs/>
        </w:rPr>
        <w:pPrChange w:id="1326" w:author="Dr. Amy R." w:date="2023-01-28T14:04:00Z">
          <w:pPr>
            <w:pStyle w:val="Body"/>
            <w:widowControl w:val="0"/>
            <w:spacing w:line="360" w:lineRule="auto"/>
            <w:ind w:left="720" w:hanging="720"/>
            <w:jc w:val="both"/>
          </w:pPr>
        </w:pPrChange>
      </w:pPr>
      <w:r>
        <w:lastRenderedPageBreak/>
        <w:fldChar w:fldCharType="begin"/>
      </w:r>
      <w:r>
        <w:instrText>HYPERLINK "https://www.zotero.org/google-docs/?wEdHYe"</w:instrText>
      </w:r>
      <w:r>
        <w:fldChar w:fldCharType="separate"/>
      </w:r>
      <w:r w:rsidRPr="005A10E8">
        <w:rPr>
          <w:rStyle w:val="Hyperlink1"/>
        </w:rPr>
        <w:t xml:space="preserve">Lau, R., &amp; Redlawsk, D. (2006).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How </w:t>
      </w:r>
      <w:del w:id="1327" w:author="Dr. Amy R." w:date="2023-01-26T15:28:00Z">
        <w:r w:rsidRPr="005A10E8" w:rsidDel="00C631A5">
          <w:rPr>
            <w:rStyle w:val="Hyperlink6"/>
          </w:rPr>
          <w:delText xml:space="preserve">Voters </w:delText>
        </w:r>
      </w:del>
      <w:ins w:id="1328" w:author="Dr. Amy R." w:date="2023-01-26T15:28:00Z">
        <w:r w:rsidR="00C631A5">
          <w:rPr>
            <w:rStyle w:val="Hyperlink6"/>
          </w:rPr>
          <w:t>v</w:t>
        </w:r>
        <w:r w:rsidR="00C631A5" w:rsidRPr="005A10E8">
          <w:rPr>
            <w:rStyle w:val="Hyperlink6"/>
          </w:rPr>
          <w:t xml:space="preserve">oters </w:t>
        </w:r>
      </w:ins>
      <w:del w:id="1329" w:author="Dr. Amy R." w:date="2023-01-26T15:28:00Z">
        <w:r w:rsidRPr="005A10E8" w:rsidDel="00C631A5">
          <w:rPr>
            <w:rStyle w:val="Hyperlink6"/>
          </w:rPr>
          <w:delText>Decide</w:delText>
        </w:r>
      </w:del>
      <w:ins w:id="1330" w:author="Dr. Amy R." w:date="2023-01-27T06:09:00Z">
        <w:r w:rsidR="002261F2">
          <w:rPr>
            <w:rStyle w:val="Hyperlink6"/>
          </w:rPr>
          <w:t>d</w:t>
        </w:r>
        <w:r w:rsidR="002261F2" w:rsidRPr="005A10E8">
          <w:rPr>
            <w:rStyle w:val="Hyperlink6"/>
          </w:rPr>
          <w:t>ecide</w:t>
        </w:r>
      </w:ins>
      <w:r w:rsidRPr="005A10E8">
        <w:rPr>
          <w:rStyle w:val="Hyperlink6"/>
        </w:rPr>
        <w:t xml:space="preserve">, </w:t>
      </w:r>
      <w:del w:id="1331" w:author="Dr. Amy R." w:date="2023-01-26T15:28:00Z">
        <w:r w:rsidRPr="005A10E8" w:rsidDel="00C631A5">
          <w:rPr>
            <w:rStyle w:val="Hyperlink6"/>
          </w:rPr>
          <w:delText xml:space="preserve">Information </w:delText>
        </w:r>
      </w:del>
      <w:ins w:id="1332" w:author="Dr. Amy R." w:date="2023-01-26T15:28:00Z">
        <w:r w:rsidR="00C631A5">
          <w:rPr>
            <w:rStyle w:val="Hyperlink6"/>
          </w:rPr>
          <w:t>i</w:t>
        </w:r>
        <w:r w:rsidR="00C631A5" w:rsidRPr="005A10E8">
          <w:rPr>
            <w:rStyle w:val="Hyperlink6"/>
          </w:rPr>
          <w:t xml:space="preserve">nformation </w:t>
        </w:r>
      </w:ins>
      <w:del w:id="1333" w:author="Dr. Amy R." w:date="2023-01-26T15:28:00Z">
        <w:r w:rsidRPr="005A10E8" w:rsidDel="00C631A5">
          <w:rPr>
            <w:rStyle w:val="Hyperlink6"/>
          </w:rPr>
          <w:delText xml:space="preserve">Processing </w:delText>
        </w:r>
      </w:del>
      <w:ins w:id="1334" w:author="Dr. Amy R." w:date="2023-01-26T15:28:00Z">
        <w:r w:rsidR="00C631A5">
          <w:rPr>
            <w:rStyle w:val="Hyperlink6"/>
          </w:rPr>
          <w:t>p</w:t>
        </w:r>
        <w:r w:rsidR="00C631A5" w:rsidRPr="005A10E8">
          <w:rPr>
            <w:rStyle w:val="Hyperlink6"/>
          </w:rPr>
          <w:t xml:space="preserve">rocessing </w:t>
        </w:r>
      </w:ins>
      <w:r w:rsidRPr="005A10E8">
        <w:rPr>
          <w:rStyle w:val="Hyperlink6"/>
        </w:rPr>
        <w:t xml:space="preserve">in </w:t>
      </w:r>
      <w:del w:id="1335" w:author="Dr. Amy R." w:date="2023-01-26T15:28:00Z">
        <w:r w:rsidRPr="005A10E8" w:rsidDel="00C631A5">
          <w:rPr>
            <w:rStyle w:val="Hyperlink6"/>
          </w:rPr>
          <w:delText xml:space="preserve">Election </w:delText>
        </w:r>
      </w:del>
      <w:ins w:id="1336" w:author="Dr. Amy R." w:date="2023-01-26T15:28:00Z">
        <w:r w:rsidR="00C631A5">
          <w:rPr>
            <w:rStyle w:val="Hyperlink6"/>
          </w:rPr>
          <w:t>e</w:t>
        </w:r>
        <w:r w:rsidR="00C631A5" w:rsidRPr="005A10E8">
          <w:rPr>
            <w:rStyle w:val="Hyperlink6"/>
          </w:rPr>
          <w:t xml:space="preserve">lection </w:t>
        </w:r>
      </w:ins>
      <w:del w:id="1337" w:author="Dr. Amy R." w:date="2023-01-26T15:29:00Z">
        <w:r w:rsidRPr="005A10E8" w:rsidDel="00C631A5">
          <w:rPr>
            <w:rStyle w:val="Hyperlink6"/>
          </w:rPr>
          <w:delText>C</w:delText>
        </w:r>
      </w:del>
      <w:ins w:id="1338" w:author="Dr. Amy R." w:date="2023-01-26T15:29:00Z">
        <w:r w:rsidR="00C631A5">
          <w:rPr>
            <w:rStyle w:val="Hyperlink6"/>
          </w:rPr>
          <w:t>c</w:t>
        </w:r>
      </w:ins>
      <w:r w:rsidRPr="005A10E8">
        <w:rPr>
          <w:rStyle w:val="Hyperlink6"/>
        </w:rPr>
        <w:t>ampaigns</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Cambridge University Press.</w:t>
      </w:r>
      <w:r>
        <w:rPr>
          <w:rStyle w:val="Hyperlink1"/>
        </w:rPr>
        <w:fldChar w:fldCharType="end"/>
      </w:r>
    </w:p>
    <w:p w14:paraId="678A0527" w14:textId="221A91F8" w:rsidR="00C14C58" w:rsidRPr="005A10E8" w:rsidRDefault="00000000" w:rsidP="00917395">
      <w:pPr>
        <w:pStyle w:val="Body"/>
        <w:widowControl w:val="0"/>
        <w:spacing w:line="360" w:lineRule="auto"/>
        <w:ind w:left="720" w:hanging="720"/>
        <w:jc w:val="both"/>
        <w:rPr>
          <w:rStyle w:val="None"/>
          <w:b/>
          <w:bCs/>
        </w:rPr>
        <w:pPrChange w:id="133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Lawson, C., Lenz, G., Baker, A., &amp; Myers, M. (2010). Looking </w:t>
      </w:r>
      <w:del w:id="1340" w:author="Dr. Amy R." w:date="2023-01-26T15:29:00Z">
        <w:r w:rsidRPr="005A10E8" w:rsidDel="00C631A5">
          <w:rPr>
            <w:rStyle w:val="Hyperlink1"/>
          </w:rPr>
          <w:delText xml:space="preserve">Like </w:delText>
        </w:r>
      </w:del>
      <w:ins w:id="1341" w:author="Dr. Amy R." w:date="2023-01-26T15:29:00Z">
        <w:r w:rsidR="00C631A5">
          <w:rPr>
            <w:rStyle w:val="Hyperlink1"/>
          </w:rPr>
          <w:t>l</w:t>
        </w:r>
        <w:r w:rsidR="00C631A5" w:rsidRPr="005A10E8">
          <w:rPr>
            <w:rStyle w:val="Hyperlink1"/>
          </w:rPr>
          <w:t xml:space="preserve">ike </w:t>
        </w:r>
      </w:ins>
      <w:r w:rsidRPr="005A10E8">
        <w:rPr>
          <w:rStyle w:val="Hyperlink1"/>
        </w:rPr>
        <w:t xml:space="preserve">a </w:t>
      </w:r>
      <w:del w:id="1342" w:author="Dr. Amy R." w:date="2023-01-26T15:29:00Z">
        <w:r w:rsidRPr="005A10E8" w:rsidDel="00C631A5">
          <w:rPr>
            <w:rStyle w:val="Hyperlink1"/>
          </w:rPr>
          <w:delText>Winner</w:delText>
        </w:r>
      </w:del>
      <w:ins w:id="1343" w:author="Dr. Amy R." w:date="2023-01-26T15:29:00Z">
        <w:r w:rsidR="00C631A5">
          <w:rPr>
            <w:rStyle w:val="Hyperlink1"/>
          </w:rPr>
          <w:t>w</w:t>
        </w:r>
        <w:r w:rsidR="00C631A5" w:rsidRPr="005A10E8">
          <w:rPr>
            <w:rStyle w:val="Hyperlink1"/>
          </w:rPr>
          <w:t>inner</w:t>
        </w:r>
      </w:ins>
      <w:r w:rsidRPr="005A10E8">
        <w:rPr>
          <w:rStyle w:val="Hyperlink1"/>
        </w:rPr>
        <w:t xml:space="preserve">: Candidate </w:t>
      </w:r>
      <w:del w:id="1344" w:author="Dr. Amy R." w:date="2023-01-26T15:29:00Z">
        <w:r w:rsidRPr="005A10E8" w:rsidDel="00C631A5">
          <w:rPr>
            <w:rStyle w:val="Hyperlink1"/>
          </w:rPr>
          <w:delText xml:space="preserve">Appearance </w:delText>
        </w:r>
      </w:del>
      <w:ins w:id="1345" w:author="Dr. Amy R." w:date="2023-01-26T15:29:00Z">
        <w:r w:rsidR="00C631A5">
          <w:rPr>
            <w:rStyle w:val="Hyperlink1"/>
          </w:rPr>
          <w:t>a</w:t>
        </w:r>
        <w:r w:rsidR="00C631A5" w:rsidRPr="005A10E8">
          <w:rPr>
            <w:rStyle w:val="Hyperlink1"/>
          </w:rPr>
          <w:t xml:space="preserve">ppearance </w:t>
        </w:r>
      </w:ins>
      <w:r w:rsidRPr="005A10E8">
        <w:rPr>
          <w:rStyle w:val="Hyperlink1"/>
        </w:rPr>
        <w:t xml:space="preserve">and </w:t>
      </w:r>
      <w:del w:id="1346" w:author="Dr. Amy R." w:date="2023-01-26T15:29:00Z">
        <w:r w:rsidRPr="005A10E8" w:rsidDel="00C631A5">
          <w:rPr>
            <w:rStyle w:val="Hyperlink1"/>
          </w:rPr>
          <w:delText xml:space="preserve">Electoral </w:delText>
        </w:r>
      </w:del>
      <w:ins w:id="1347" w:author="Dr. Amy R." w:date="2023-01-26T15:29:00Z">
        <w:r w:rsidR="00C631A5">
          <w:rPr>
            <w:rStyle w:val="Hyperlink1"/>
          </w:rPr>
          <w:t>e</w:t>
        </w:r>
        <w:r w:rsidR="00C631A5" w:rsidRPr="005A10E8">
          <w:rPr>
            <w:rStyle w:val="Hyperlink1"/>
          </w:rPr>
          <w:t xml:space="preserve">lectoral </w:t>
        </w:r>
      </w:ins>
      <w:del w:id="1348" w:author="Dr. Amy R." w:date="2023-01-26T15:29:00Z">
        <w:r w:rsidRPr="005A10E8" w:rsidDel="00C631A5">
          <w:rPr>
            <w:rStyle w:val="Hyperlink1"/>
          </w:rPr>
          <w:delText xml:space="preserve">Success </w:delText>
        </w:r>
      </w:del>
      <w:ins w:id="1349" w:author="Dr. Amy R." w:date="2023-01-26T15:29:00Z">
        <w:r w:rsidR="00C631A5">
          <w:rPr>
            <w:rStyle w:val="Hyperlink1"/>
          </w:rPr>
          <w:t>s</w:t>
        </w:r>
        <w:r w:rsidR="00C631A5" w:rsidRPr="005A10E8">
          <w:rPr>
            <w:rStyle w:val="Hyperlink1"/>
          </w:rPr>
          <w:t xml:space="preserve">uccess </w:t>
        </w:r>
      </w:ins>
      <w:r w:rsidRPr="005A10E8">
        <w:rPr>
          <w:rStyle w:val="Hyperlink1"/>
        </w:rPr>
        <w:t xml:space="preserve">in </w:t>
      </w:r>
      <w:del w:id="1350" w:author="Dr. Amy R." w:date="2023-01-26T15:29:00Z">
        <w:r w:rsidRPr="005A10E8" w:rsidDel="00C631A5">
          <w:rPr>
            <w:rStyle w:val="Hyperlink1"/>
          </w:rPr>
          <w:delText xml:space="preserve">New </w:delText>
        </w:r>
      </w:del>
      <w:ins w:id="1351" w:author="Dr. Amy R." w:date="2023-01-26T15:29:00Z">
        <w:r w:rsidR="00C631A5">
          <w:rPr>
            <w:rStyle w:val="Hyperlink1"/>
          </w:rPr>
          <w:t>n</w:t>
        </w:r>
        <w:r w:rsidR="00C631A5" w:rsidRPr="005A10E8">
          <w:rPr>
            <w:rStyle w:val="Hyperlink1"/>
          </w:rPr>
          <w:t xml:space="preserve">ew </w:t>
        </w:r>
      </w:ins>
      <w:del w:id="1352" w:author="Dr. Amy R." w:date="2023-01-26T15:29:00Z">
        <w:r w:rsidRPr="005A10E8" w:rsidDel="00C631A5">
          <w:rPr>
            <w:rStyle w:val="Hyperlink1"/>
          </w:rPr>
          <w:delText>Democracies</w:delText>
        </w:r>
      </w:del>
      <w:ins w:id="1353" w:author="Dr. Amy R." w:date="2023-01-26T15:29:00Z">
        <w:r w:rsidR="00C631A5">
          <w:rPr>
            <w:rStyle w:val="Hyperlink1"/>
          </w:rPr>
          <w:t>d</w:t>
        </w:r>
        <w:r w:rsidR="00C631A5" w:rsidRPr="005A10E8">
          <w:rPr>
            <w:rStyle w:val="Hyperlink1"/>
          </w:rPr>
          <w:t>emocracies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World Politics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62</w:t>
      </w:r>
      <w:r>
        <w:rPr>
          <w:rStyle w:val="Hyperlink6"/>
        </w:rPr>
        <w:fldChar w:fldCharType="end"/>
      </w:r>
      <w:r>
        <w:fldChar w:fldCharType="begin"/>
      </w:r>
      <w:r>
        <w:instrText>HYPERLINK "https://www.zotero.org/google-docs/?wEdHYe"</w:instrText>
      </w:r>
      <w:r>
        <w:fldChar w:fldCharType="separate"/>
      </w:r>
      <w:r w:rsidRPr="005A10E8">
        <w:rPr>
          <w:rStyle w:val="Hyperlink1"/>
        </w:rPr>
        <w:t>(4), 561–593.</w:t>
      </w:r>
      <w:r>
        <w:rPr>
          <w:rStyle w:val="Hyperlink1"/>
        </w:rPr>
        <w:fldChar w:fldCharType="end"/>
      </w:r>
    </w:p>
    <w:p w14:paraId="34F49704" w14:textId="7D0B7D9F" w:rsidR="00C14C58" w:rsidRPr="005A10E8" w:rsidRDefault="00000000" w:rsidP="00917395">
      <w:pPr>
        <w:pStyle w:val="Body"/>
        <w:widowControl w:val="0"/>
        <w:spacing w:line="360" w:lineRule="auto"/>
        <w:ind w:left="720" w:hanging="720"/>
        <w:jc w:val="both"/>
        <w:rPr>
          <w:rStyle w:val="None"/>
          <w:b/>
          <w:bCs/>
        </w:rPr>
        <w:pPrChange w:id="1354"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Lenz, G., &amp; Lawson, C. (2011). Looking the </w:t>
      </w:r>
      <w:del w:id="1355" w:author="Dr. Amy R." w:date="2023-01-26T15:29:00Z">
        <w:r w:rsidRPr="005A10E8" w:rsidDel="00C631A5">
          <w:rPr>
            <w:rStyle w:val="Hyperlink1"/>
          </w:rPr>
          <w:delText>Part</w:delText>
        </w:r>
      </w:del>
      <w:ins w:id="1356" w:author="Dr. Amy R." w:date="2023-01-26T15:29:00Z">
        <w:r w:rsidR="00C631A5">
          <w:rPr>
            <w:rStyle w:val="Hyperlink1"/>
          </w:rPr>
          <w:t>p</w:t>
        </w:r>
        <w:r w:rsidR="00C631A5" w:rsidRPr="005A10E8">
          <w:rPr>
            <w:rStyle w:val="Hyperlink1"/>
          </w:rPr>
          <w:t>art</w:t>
        </w:r>
      </w:ins>
      <w:r w:rsidRPr="005A10E8">
        <w:rPr>
          <w:rStyle w:val="Hyperlink1"/>
        </w:rPr>
        <w:t xml:space="preserve">: Television </w:t>
      </w:r>
      <w:del w:id="1357" w:author="Dr. Amy R." w:date="2023-01-26T15:29:00Z">
        <w:r w:rsidRPr="005A10E8" w:rsidDel="00C631A5">
          <w:rPr>
            <w:rStyle w:val="Hyperlink1"/>
          </w:rPr>
          <w:delText xml:space="preserve">Leads </w:delText>
        </w:r>
      </w:del>
      <w:ins w:id="1358" w:author="Dr. Amy R." w:date="2023-01-26T15:29:00Z">
        <w:r w:rsidR="00C631A5">
          <w:rPr>
            <w:rStyle w:val="Hyperlink1"/>
          </w:rPr>
          <w:t>l</w:t>
        </w:r>
        <w:r w:rsidR="00C631A5" w:rsidRPr="005A10E8">
          <w:rPr>
            <w:rStyle w:val="Hyperlink1"/>
          </w:rPr>
          <w:t xml:space="preserve">eads </w:t>
        </w:r>
      </w:ins>
      <w:del w:id="1359" w:author="Dr. Amy R." w:date="2023-01-26T15:29:00Z">
        <w:r w:rsidRPr="005A10E8" w:rsidDel="00C631A5">
          <w:rPr>
            <w:rStyle w:val="Hyperlink1"/>
          </w:rPr>
          <w:delText xml:space="preserve">Less </w:delText>
        </w:r>
      </w:del>
      <w:ins w:id="1360" w:author="Dr. Amy R." w:date="2023-01-26T15:29:00Z">
        <w:r w:rsidR="00C631A5">
          <w:rPr>
            <w:rStyle w:val="Hyperlink1"/>
          </w:rPr>
          <w:t>l</w:t>
        </w:r>
        <w:r w:rsidR="00C631A5" w:rsidRPr="005A10E8">
          <w:rPr>
            <w:rStyle w:val="Hyperlink1"/>
          </w:rPr>
          <w:t xml:space="preserve">ess </w:t>
        </w:r>
      </w:ins>
      <w:del w:id="1361" w:author="Dr. Amy R." w:date="2023-01-26T15:30:00Z">
        <w:r w:rsidRPr="005A10E8" w:rsidDel="00C631A5">
          <w:rPr>
            <w:rStyle w:val="Hyperlink1"/>
          </w:rPr>
          <w:delText xml:space="preserve">Informed </w:delText>
        </w:r>
      </w:del>
      <w:ins w:id="1362" w:author="Dr. Amy R." w:date="2023-01-26T15:30:00Z">
        <w:r w:rsidR="00C631A5">
          <w:rPr>
            <w:rStyle w:val="Hyperlink1"/>
          </w:rPr>
          <w:t>i</w:t>
        </w:r>
        <w:r w:rsidR="00C631A5" w:rsidRPr="005A10E8">
          <w:rPr>
            <w:rStyle w:val="Hyperlink1"/>
          </w:rPr>
          <w:t xml:space="preserve">nformed </w:t>
        </w:r>
      </w:ins>
      <w:del w:id="1363" w:author="Dr. Amy R." w:date="2023-01-26T15:30:00Z">
        <w:r w:rsidRPr="005A10E8" w:rsidDel="00C631A5">
          <w:rPr>
            <w:rStyle w:val="Hyperlink1"/>
          </w:rPr>
          <w:delText xml:space="preserve">Citizens </w:delText>
        </w:r>
      </w:del>
      <w:ins w:id="1364" w:author="Dr. Amy R." w:date="2023-01-26T15:30:00Z">
        <w:r w:rsidR="00C631A5">
          <w:rPr>
            <w:rStyle w:val="Hyperlink1"/>
          </w:rPr>
          <w:t>c</w:t>
        </w:r>
        <w:r w:rsidR="00C631A5" w:rsidRPr="005A10E8">
          <w:rPr>
            <w:rStyle w:val="Hyperlink1"/>
          </w:rPr>
          <w:t xml:space="preserve">itizens </w:t>
        </w:r>
      </w:ins>
      <w:r w:rsidRPr="005A10E8">
        <w:rPr>
          <w:rStyle w:val="Hyperlink1"/>
        </w:rPr>
        <w:t xml:space="preserve">to </w:t>
      </w:r>
      <w:del w:id="1365" w:author="Dr. Amy R." w:date="2023-01-26T15:30:00Z">
        <w:r w:rsidRPr="005A10E8" w:rsidDel="00C631A5">
          <w:rPr>
            <w:rStyle w:val="Hyperlink1"/>
          </w:rPr>
          <w:delText xml:space="preserve">Vote </w:delText>
        </w:r>
      </w:del>
      <w:ins w:id="1366" w:author="Dr. Amy R." w:date="2023-01-26T15:30:00Z">
        <w:r w:rsidR="00C631A5">
          <w:rPr>
            <w:rStyle w:val="Hyperlink1"/>
          </w:rPr>
          <w:t>v</w:t>
        </w:r>
        <w:r w:rsidR="00C631A5" w:rsidRPr="005A10E8">
          <w:rPr>
            <w:rStyle w:val="Hyperlink1"/>
          </w:rPr>
          <w:t xml:space="preserve">ote </w:t>
        </w:r>
      </w:ins>
      <w:del w:id="1367" w:author="Dr. Amy R." w:date="2023-01-26T15:30:00Z">
        <w:r w:rsidRPr="005A10E8" w:rsidDel="00C631A5">
          <w:rPr>
            <w:rStyle w:val="Hyperlink1"/>
          </w:rPr>
          <w:delText xml:space="preserve">Based </w:delText>
        </w:r>
      </w:del>
      <w:ins w:id="1368" w:author="Dr. Amy R." w:date="2023-01-26T15:30:00Z">
        <w:r w:rsidR="00C631A5">
          <w:rPr>
            <w:rStyle w:val="Hyperlink1"/>
          </w:rPr>
          <w:t>b</w:t>
        </w:r>
        <w:r w:rsidR="00C631A5" w:rsidRPr="005A10E8">
          <w:rPr>
            <w:rStyle w:val="Hyperlink1"/>
          </w:rPr>
          <w:t xml:space="preserve">ased </w:t>
        </w:r>
      </w:ins>
      <w:r w:rsidRPr="005A10E8">
        <w:rPr>
          <w:rStyle w:val="Hyperlink1"/>
        </w:rPr>
        <w:t xml:space="preserve">on </w:t>
      </w:r>
      <w:del w:id="1369" w:author="Dr. Amy R." w:date="2023-01-26T15:30:00Z">
        <w:r w:rsidRPr="005A10E8" w:rsidDel="00C631A5">
          <w:rPr>
            <w:rStyle w:val="Hyperlink1"/>
          </w:rPr>
          <w:delText>Candidates</w:delText>
        </w:r>
        <w:r w:rsidRPr="005A10E8" w:rsidDel="00C631A5">
          <w:rPr>
            <w:rStyle w:val="Hyperlink1"/>
            <w:rtl/>
          </w:rPr>
          <w:delText xml:space="preserve">’ </w:delText>
        </w:r>
      </w:del>
      <w:ins w:id="1370" w:author="Dr. Amy R." w:date="2023-01-26T15:30:00Z">
        <w:r w:rsidR="00C631A5">
          <w:rPr>
            <w:rStyle w:val="Hyperlink1"/>
          </w:rPr>
          <w:t>c</w:t>
        </w:r>
        <w:r w:rsidR="00C631A5" w:rsidRPr="005A10E8">
          <w:rPr>
            <w:rStyle w:val="Hyperlink1"/>
          </w:rPr>
          <w:t>andidate</w:t>
        </w:r>
        <w:r w:rsidR="00C631A5">
          <w:rPr>
            <w:rStyle w:val="Hyperlink1"/>
          </w:rPr>
          <w:t>s’ a</w:t>
        </w:r>
      </w:ins>
      <w:del w:id="1371" w:author="Dr. Amy R." w:date="2023-01-26T15:30:00Z">
        <w:r w:rsidRPr="005A10E8" w:rsidDel="00C631A5">
          <w:rPr>
            <w:rStyle w:val="Hyperlink1"/>
          </w:rPr>
          <w:delText>Appearance</w:delText>
        </w:r>
      </w:del>
      <w:ins w:id="1372" w:author="Dr. Amy R." w:date="2023-01-26T15:30:00Z">
        <w:r w:rsidR="00C631A5" w:rsidRPr="005A10E8">
          <w:rPr>
            <w:rStyle w:val="Hyperlink1"/>
          </w:rPr>
          <w:t>ppearance</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Journal of Political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55</w:t>
      </w:r>
      <w:r>
        <w:rPr>
          <w:rStyle w:val="Hyperlink6"/>
        </w:rPr>
        <w:fldChar w:fldCharType="end"/>
      </w:r>
      <w:r>
        <w:fldChar w:fldCharType="begin"/>
      </w:r>
      <w:r>
        <w:instrText>HYPERLINK "https://www.zotero.org/google-docs/?wEdHYe"</w:instrText>
      </w:r>
      <w:r>
        <w:fldChar w:fldCharType="separate"/>
      </w:r>
      <w:r w:rsidRPr="005A10E8">
        <w:rPr>
          <w:rStyle w:val="Hyperlink1"/>
        </w:rPr>
        <w:t>(3), 574–589.</w:t>
      </w:r>
      <w:r>
        <w:rPr>
          <w:rStyle w:val="Hyperlink1"/>
        </w:rPr>
        <w:fldChar w:fldCharType="end"/>
      </w:r>
    </w:p>
    <w:p w14:paraId="265232DF" w14:textId="0ABE0AD9" w:rsidR="00C14C58" w:rsidRPr="005A10E8" w:rsidRDefault="00000000" w:rsidP="00917395">
      <w:pPr>
        <w:pStyle w:val="Body"/>
        <w:widowControl w:val="0"/>
        <w:spacing w:line="360" w:lineRule="auto"/>
        <w:ind w:left="720" w:hanging="720"/>
        <w:jc w:val="both"/>
        <w:rPr>
          <w:rStyle w:val="None"/>
          <w:b/>
          <w:bCs/>
        </w:rPr>
        <w:pPrChange w:id="1373"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Levy, J. (2008). Case </w:t>
      </w:r>
      <w:del w:id="1374" w:author="Dr. Amy R." w:date="2023-01-26T15:31:00Z">
        <w:r w:rsidRPr="005A10E8" w:rsidDel="00C631A5">
          <w:rPr>
            <w:rStyle w:val="Hyperlink1"/>
          </w:rPr>
          <w:delText>Studies</w:delText>
        </w:r>
      </w:del>
      <w:ins w:id="1375" w:author="Dr. Amy R." w:date="2023-01-26T15:31:00Z">
        <w:r w:rsidR="00C631A5">
          <w:rPr>
            <w:rStyle w:val="Hyperlink1"/>
          </w:rPr>
          <w:t>s</w:t>
        </w:r>
        <w:r w:rsidR="00C631A5" w:rsidRPr="005A10E8">
          <w:rPr>
            <w:rStyle w:val="Hyperlink1"/>
          </w:rPr>
          <w:t>tudies</w:t>
        </w:r>
      </w:ins>
      <w:r w:rsidRPr="005A10E8">
        <w:rPr>
          <w:rStyle w:val="Hyperlink1"/>
        </w:rPr>
        <w:t xml:space="preserve">: Types, </w:t>
      </w:r>
      <w:del w:id="1376" w:author="Dr. Amy R." w:date="2023-01-26T15:31:00Z">
        <w:r w:rsidRPr="005A10E8" w:rsidDel="00C631A5">
          <w:rPr>
            <w:rStyle w:val="Hyperlink1"/>
          </w:rPr>
          <w:delText>Designs</w:delText>
        </w:r>
      </w:del>
      <w:ins w:id="1377" w:author="Dr. Amy R." w:date="2023-01-26T15:31:00Z">
        <w:r w:rsidR="00C631A5">
          <w:rPr>
            <w:rStyle w:val="Hyperlink1"/>
          </w:rPr>
          <w:t>d</w:t>
        </w:r>
        <w:r w:rsidR="00C631A5" w:rsidRPr="005A10E8">
          <w:rPr>
            <w:rStyle w:val="Hyperlink1"/>
          </w:rPr>
          <w:t>esigns</w:t>
        </w:r>
      </w:ins>
      <w:r w:rsidRPr="005A10E8">
        <w:rPr>
          <w:rStyle w:val="Hyperlink1"/>
        </w:rPr>
        <w:t>, and</w:t>
      </w:r>
      <w:ins w:id="1378" w:author="Dr. Amy R." w:date="2023-01-26T15:31:00Z">
        <w:r w:rsidR="00181EB2">
          <w:rPr>
            <w:rStyle w:val="Hyperlink1"/>
          </w:rPr>
          <w:t xml:space="preserve"> </w:t>
        </w:r>
      </w:ins>
      <w:del w:id="1379" w:author="Dr. Amy R." w:date="2023-01-26T15:31:00Z">
        <w:r w:rsidRPr="005A10E8" w:rsidDel="00C631A5">
          <w:rPr>
            <w:rStyle w:val="Hyperlink1"/>
          </w:rPr>
          <w:delText xml:space="preserve"> L</w:delText>
        </w:r>
      </w:del>
      <w:ins w:id="1380" w:author="Dr. Amy R." w:date="2023-01-26T15:31:00Z">
        <w:r w:rsidR="00C631A5">
          <w:rPr>
            <w:rStyle w:val="Hyperlink1"/>
          </w:rPr>
          <w:t>l</w:t>
        </w:r>
      </w:ins>
      <w:r w:rsidRPr="005A10E8">
        <w:rPr>
          <w:rStyle w:val="Hyperlink1"/>
        </w:rPr>
        <w:t xml:space="preserve">ogics of </w:t>
      </w:r>
      <w:del w:id="1381" w:author="Dr. Amy R." w:date="2023-01-26T15:31:00Z">
        <w:r w:rsidRPr="005A10E8" w:rsidDel="00C631A5">
          <w:rPr>
            <w:rStyle w:val="Hyperlink1"/>
          </w:rPr>
          <w:delText>Inference</w:delText>
        </w:r>
      </w:del>
      <w:ins w:id="1382" w:author="Dr. Amy R." w:date="2023-01-26T15:31:00Z">
        <w:r w:rsidR="00C631A5">
          <w:rPr>
            <w:rStyle w:val="Hyperlink1"/>
          </w:rPr>
          <w:t>i</w:t>
        </w:r>
        <w:r w:rsidR="00C631A5" w:rsidRPr="005A10E8">
          <w:rPr>
            <w:rStyle w:val="Hyperlink1"/>
          </w:rPr>
          <w:t>nference</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Conflict Management and Peace 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25</w:t>
      </w:r>
      <w:r>
        <w:rPr>
          <w:rStyle w:val="Hyperlink6"/>
        </w:rPr>
        <w:fldChar w:fldCharType="end"/>
      </w:r>
      <w:r>
        <w:fldChar w:fldCharType="begin"/>
      </w:r>
      <w:r>
        <w:instrText>HYPERLINK "https://www.zotero.org/google-docs/?wEdHYe"</w:instrText>
      </w:r>
      <w:r>
        <w:fldChar w:fldCharType="separate"/>
      </w:r>
      <w:r w:rsidRPr="005A10E8">
        <w:rPr>
          <w:rStyle w:val="Hyperlink1"/>
        </w:rPr>
        <w:t>(1), 1–18.</w:t>
      </w:r>
      <w:r>
        <w:rPr>
          <w:rStyle w:val="Hyperlink1"/>
        </w:rPr>
        <w:fldChar w:fldCharType="end"/>
      </w:r>
    </w:p>
    <w:p w14:paraId="3A765440" w14:textId="77777777" w:rsidR="00C14C58" w:rsidRPr="005A10E8" w:rsidRDefault="00000000" w:rsidP="00917395">
      <w:pPr>
        <w:pStyle w:val="Body"/>
        <w:widowControl w:val="0"/>
        <w:spacing w:line="360" w:lineRule="auto"/>
        <w:ind w:left="720" w:hanging="720"/>
        <w:jc w:val="both"/>
        <w:rPr>
          <w:rStyle w:val="None"/>
          <w:b/>
          <w:bCs/>
        </w:rPr>
        <w:pPrChange w:id="1383"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Lohmann, H., &amp; Zagel, H. (2016). Family policy in comparative perspective: The concepts and measurement of familiarization and defamiliarization. </w:t>
      </w:r>
      <w:r>
        <w:rPr>
          <w:rStyle w:val="Hyperlink1"/>
        </w:rPr>
        <w:fldChar w:fldCharType="end"/>
      </w:r>
      <w:r>
        <w:fldChar w:fldCharType="begin"/>
      </w:r>
      <w:r>
        <w:instrText>HYPERLINK "https://www.zotero.org/google-docs/?wEdHYe"</w:instrText>
      </w:r>
      <w:r>
        <w:fldChar w:fldCharType="separate"/>
      </w:r>
      <w:r w:rsidRPr="005A10E8">
        <w:rPr>
          <w:rStyle w:val="Hyperlink6"/>
        </w:rPr>
        <w:t>Journal of European Social Policy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26</w:t>
      </w:r>
      <w:r>
        <w:rPr>
          <w:rStyle w:val="Hyperlink6"/>
        </w:rPr>
        <w:fldChar w:fldCharType="end"/>
      </w:r>
      <w:r>
        <w:fldChar w:fldCharType="begin"/>
      </w:r>
      <w:r>
        <w:instrText>HYPERLINK "https://www.zotero.org/google-docs/?wEdHYe"</w:instrText>
      </w:r>
      <w:r>
        <w:fldChar w:fldCharType="separate"/>
      </w:r>
      <w:r w:rsidRPr="005A10E8">
        <w:rPr>
          <w:rStyle w:val="Hyperlink1"/>
        </w:rPr>
        <w:t>(1), 48–65.</w:t>
      </w:r>
      <w:r>
        <w:rPr>
          <w:rStyle w:val="Hyperlink1"/>
        </w:rPr>
        <w:fldChar w:fldCharType="end"/>
      </w:r>
    </w:p>
    <w:p w14:paraId="688B00C7" w14:textId="25AA12D5" w:rsidR="00C14C58" w:rsidRPr="005A10E8" w:rsidRDefault="00000000" w:rsidP="00917395">
      <w:pPr>
        <w:pStyle w:val="Body"/>
        <w:widowControl w:val="0"/>
        <w:spacing w:line="360" w:lineRule="auto"/>
        <w:ind w:left="720" w:hanging="720"/>
        <w:jc w:val="both"/>
        <w:pPrChange w:id="1384"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Long, S. (1997).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Regression </w:t>
      </w:r>
      <w:del w:id="1385" w:author="Dr. Amy R." w:date="2023-01-26T15:32:00Z">
        <w:r w:rsidRPr="005A10E8" w:rsidDel="00181EB2">
          <w:rPr>
            <w:rStyle w:val="Hyperlink6"/>
          </w:rPr>
          <w:delText xml:space="preserve">Models </w:delText>
        </w:r>
      </w:del>
      <w:ins w:id="1386" w:author="Dr. Amy R." w:date="2023-01-26T15:32:00Z">
        <w:r w:rsidR="00181EB2">
          <w:rPr>
            <w:rStyle w:val="Hyperlink6"/>
          </w:rPr>
          <w:t>m</w:t>
        </w:r>
        <w:r w:rsidR="00181EB2" w:rsidRPr="005A10E8">
          <w:rPr>
            <w:rStyle w:val="Hyperlink6"/>
          </w:rPr>
          <w:t xml:space="preserve">odels </w:t>
        </w:r>
      </w:ins>
      <w:r w:rsidRPr="005A10E8">
        <w:rPr>
          <w:rStyle w:val="Hyperlink6"/>
        </w:rPr>
        <w:t xml:space="preserve">for </w:t>
      </w:r>
      <w:del w:id="1387" w:author="Dr. Amy R." w:date="2023-01-26T15:32:00Z">
        <w:r w:rsidRPr="005A10E8" w:rsidDel="00181EB2">
          <w:rPr>
            <w:rStyle w:val="Hyperlink6"/>
          </w:rPr>
          <w:delText xml:space="preserve">Categorical </w:delText>
        </w:r>
      </w:del>
      <w:ins w:id="1388" w:author="Dr. Amy R." w:date="2023-01-26T15:32:00Z">
        <w:r w:rsidR="00181EB2">
          <w:rPr>
            <w:rStyle w:val="Hyperlink6"/>
          </w:rPr>
          <w:t>c</w:t>
        </w:r>
        <w:r w:rsidR="00181EB2" w:rsidRPr="005A10E8">
          <w:rPr>
            <w:rStyle w:val="Hyperlink6"/>
          </w:rPr>
          <w:t xml:space="preserve">ategorical </w:t>
        </w:r>
      </w:ins>
      <w:r w:rsidRPr="005A10E8">
        <w:rPr>
          <w:rStyle w:val="Hyperlink6"/>
        </w:rPr>
        <w:t xml:space="preserve">and </w:t>
      </w:r>
      <w:del w:id="1389" w:author="Dr. Amy R." w:date="2023-01-26T15:32:00Z">
        <w:r w:rsidRPr="005A10E8" w:rsidDel="00181EB2">
          <w:rPr>
            <w:rStyle w:val="Hyperlink6"/>
          </w:rPr>
          <w:delText xml:space="preserve">Limited </w:delText>
        </w:r>
      </w:del>
      <w:ins w:id="1390" w:author="Dr. Amy R." w:date="2023-01-26T15:32:00Z">
        <w:r w:rsidR="00181EB2">
          <w:rPr>
            <w:rStyle w:val="Hyperlink6"/>
          </w:rPr>
          <w:t>l</w:t>
        </w:r>
        <w:r w:rsidR="00181EB2" w:rsidRPr="005A10E8">
          <w:rPr>
            <w:rStyle w:val="Hyperlink6"/>
          </w:rPr>
          <w:t xml:space="preserve">imited </w:t>
        </w:r>
      </w:ins>
      <w:del w:id="1391" w:author="Dr. Amy R." w:date="2023-01-26T15:32:00Z">
        <w:r w:rsidRPr="005A10E8" w:rsidDel="00181EB2">
          <w:rPr>
            <w:rStyle w:val="Hyperlink6"/>
          </w:rPr>
          <w:delText xml:space="preserve">Dependent </w:delText>
        </w:r>
      </w:del>
      <w:ins w:id="1392" w:author="Dr. Amy R." w:date="2023-01-26T15:32:00Z">
        <w:r w:rsidR="00181EB2">
          <w:rPr>
            <w:rStyle w:val="Hyperlink6"/>
          </w:rPr>
          <w:t>d</w:t>
        </w:r>
        <w:r w:rsidR="00181EB2" w:rsidRPr="005A10E8">
          <w:rPr>
            <w:rStyle w:val="Hyperlink6"/>
          </w:rPr>
          <w:t xml:space="preserve">ependent </w:t>
        </w:r>
      </w:ins>
      <w:del w:id="1393" w:author="Dr. Amy R." w:date="2023-01-26T15:32:00Z">
        <w:r w:rsidRPr="005A10E8" w:rsidDel="00181EB2">
          <w:rPr>
            <w:rStyle w:val="Hyperlink6"/>
          </w:rPr>
          <w:delText>V</w:delText>
        </w:r>
      </w:del>
      <w:ins w:id="1394" w:author="Dr. Amy R." w:date="2023-01-26T15:32:00Z">
        <w:r w:rsidR="00181EB2">
          <w:rPr>
            <w:rStyle w:val="Hyperlink6"/>
          </w:rPr>
          <w:t>v</w:t>
        </w:r>
      </w:ins>
      <w:r w:rsidRPr="005A10E8">
        <w:rPr>
          <w:rStyle w:val="Hyperlink6"/>
        </w:rPr>
        <w:t>ariables</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Sage.</w:t>
      </w:r>
      <w:r>
        <w:rPr>
          <w:rStyle w:val="Hyperlink1"/>
        </w:rPr>
        <w:fldChar w:fldCharType="end"/>
      </w:r>
    </w:p>
    <w:p w14:paraId="37A9B0DA" w14:textId="66621918" w:rsidR="00C14C58" w:rsidRPr="005A10E8" w:rsidRDefault="00000000" w:rsidP="00917395">
      <w:pPr>
        <w:pStyle w:val="Body"/>
        <w:widowControl w:val="0"/>
        <w:spacing w:line="360" w:lineRule="auto"/>
        <w:ind w:left="720" w:hanging="720"/>
        <w:jc w:val="both"/>
        <w:rPr>
          <w:rStyle w:val="None"/>
          <w:b/>
          <w:bCs/>
        </w:rPr>
        <w:pPrChange w:id="1395" w:author="Dr. Amy R." w:date="2023-01-28T14:04:00Z">
          <w:pPr>
            <w:pStyle w:val="Body"/>
            <w:widowControl w:val="0"/>
            <w:spacing w:line="360" w:lineRule="auto"/>
            <w:ind w:left="720" w:hanging="720"/>
            <w:jc w:val="both"/>
          </w:pPr>
        </w:pPrChange>
      </w:pPr>
      <w:r w:rsidRPr="005A10E8">
        <w:rPr>
          <w:rStyle w:val="Hyperlink1"/>
        </w:rPr>
        <w:t xml:space="preserve">Lüdecke D. (2021). </w:t>
      </w:r>
      <w:r w:rsidRPr="00181EB2">
        <w:rPr>
          <w:rStyle w:val="Hyperlink1"/>
          <w:i/>
          <w:iCs/>
          <w:rPrChange w:id="1396" w:author="Dr. Amy R." w:date="2023-01-26T15:33:00Z">
            <w:rPr>
              <w:rStyle w:val="Hyperlink1"/>
            </w:rPr>
          </w:rPrChange>
        </w:rPr>
        <w:t xml:space="preserve">sjPlot: Data </w:t>
      </w:r>
      <w:del w:id="1397" w:author="Dr. Amy R." w:date="2023-01-26T15:32:00Z">
        <w:r w:rsidRPr="00181EB2" w:rsidDel="00181EB2">
          <w:rPr>
            <w:rStyle w:val="Hyperlink1"/>
            <w:i/>
            <w:iCs/>
            <w:rPrChange w:id="1398" w:author="Dr. Amy R." w:date="2023-01-26T15:33:00Z">
              <w:rPr>
                <w:rStyle w:val="Hyperlink1"/>
              </w:rPr>
            </w:rPrChange>
          </w:rPr>
          <w:delText xml:space="preserve">Visualization </w:delText>
        </w:r>
      </w:del>
      <w:ins w:id="1399" w:author="Dr. Amy R." w:date="2023-01-26T15:32:00Z">
        <w:r w:rsidR="00181EB2" w:rsidRPr="00181EB2">
          <w:rPr>
            <w:rStyle w:val="Hyperlink1"/>
            <w:i/>
            <w:iCs/>
            <w:rPrChange w:id="1400" w:author="Dr. Amy R." w:date="2023-01-26T15:33:00Z">
              <w:rPr>
                <w:rStyle w:val="Hyperlink1"/>
              </w:rPr>
            </w:rPrChange>
          </w:rPr>
          <w:t xml:space="preserve">visualization </w:t>
        </w:r>
      </w:ins>
      <w:r w:rsidRPr="00181EB2">
        <w:rPr>
          <w:rStyle w:val="Hyperlink1"/>
          <w:i/>
          <w:iCs/>
          <w:rPrChange w:id="1401" w:author="Dr. Amy R." w:date="2023-01-26T15:33:00Z">
            <w:rPr>
              <w:rStyle w:val="Hyperlink1"/>
            </w:rPr>
          </w:rPrChange>
        </w:rPr>
        <w:t xml:space="preserve">for </w:t>
      </w:r>
      <w:del w:id="1402" w:author="Dr. Amy R." w:date="2023-01-26T15:33:00Z">
        <w:r w:rsidRPr="00181EB2" w:rsidDel="00181EB2">
          <w:rPr>
            <w:rStyle w:val="Hyperlink1"/>
            <w:i/>
            <w:iCs/>
            <w:rPrChange w:id="1403" w:author="Dr. Amy R." w:date="2023-01-26T15:33:00Z">
              <w:rPr>
                <w:rStyle w:val="Hyperlink1"/>
              </w:rPr>
            </w:rPrChange>
          </w:rPr>
          <w:delText xml:space="preserve">Statistics </w:delText>
        </w:r>
      </w:del>
      <w:ins w:id="1404" w:author="Dr. Amy R." w:date="2023-01-26T15:33:00Z">
        <w:r w:rsidR="00181EB2" w:rsidRPr="00181EB2">
          <w:rPr>
            <w:rStyle w:val="Hyperlink1"/>
            <w:i/>
            <w:iCs/>
            <w:rPrChange w:id="1405" w:author="Dr. Amy R." w:date="2023-01-26T15:33:00Z">
              <w:rPr>
                <w:rStyle w:val="Hyperlink1"/>
              </w:rPr>
            </w:rPrChange>
          </w:rPr>
          <w:t xml:space="preserve">statistics </w:t>
        </w:r>
      </w:ins>
      <w:r w:rsidRPr="00181EB2">
        <w:rPr>
          <w:rStyle w:val="Hyperlink1"/>
          <w:i/>
          <w:iCs/>
          <w:rPrChange w:id="1406" w:author="Dr. Amy R." w:date="2023-01-26T15:33:00Z">
            <w:rPr>
              <w:rStyle w:val="Hyperlink1"/>
            </w:rPr>
          </w:rPrChange>
        </w:rPr>
        <w:t xml:space="preserve">in </w:t>
      </w:r>
      <w:del w:id="1407" w:author="Dr. Amy R." w:date="2023-01-26T15:33:00Z">
        <w:r w:rsidRPr="00181EB2" w:rsidDel="00181EB2">
          <w:rPr>
            <w:rStyle w:val="Hyperlink1"/>
            <w:i/>
            <w:iCs/>
            <w:rPrChange w:id="1408" w:author="Dr. Amy R." w:date="2023-01-26T15:33:00Z">
              <w:rPr>
                <w:rStyle w:val="Hyperlink1"/>
              </w:rPr>
            </w:rPrChange>
          </w:rPr>
          <w:delText xml:space="preserve">Social </w:delText>
        </w:r>
      </w:del>
      <w:ins w:id="1409" w:author="Dr. Amy R." w:date="2023-01-26T15:33:00Z">
        <w:r w:rsidR="00181EB2" w:rsidRPr="00181EB2">
          <w:rPr>
            <w:rStyle w:val="Hyperlink1"/>
            <w:i/>
            <w:iCs/>
            <w:rPrChange w:id="1410" w:author="Dr. Amy R." w:date="2023-01-26T15:33:00Z">
              <w:rPr>
                <w:rStyle w:val="Hyperlink1"/>
              </w:rPr>
            </w:rPrChange>
          </w:rPr>
          <w:t xml:space="preserve">social </w:t>
        </w:r>
      </w:ins>
      <w:del w:id="1411" w:author="Dr. Amy R." w:date="2023-01-26T15:33:00Z">
        <w:r w:rsidRPr="00181EB2" w:rsidDel="00181EB2">
          <w:rPr>
            <w:rStyle w:val="Hyperlink1"/>
            <w:i/>
            <w:iCs/>
            <w:rPrChange w:id="1412" w:author="Dr. Amy R." w:date="2023-01-26T15:33:00Z">
              <w:rPr>
                <w:rStyle w:val="Hyperlink1"/>
              </w:rPr>
            </w:rPrChange>
          </w:rPr>
          <w:delText>Science</w:delText>
        </w:r>
      </w:del>
      <w:ins w:id="1413" w:author="Dr. Amy R." w:date="2023-01-26T15:33:00Z">
        <w:r w:rsidR="00181EB2" w:rsidRPr="00181EB2">
          <w:rPr>
            <w:rStyle w:val="Hyperlink1"/>
            <w:i/>
            <w:iCs/>
            <w:rPrChange w:id="1414" w:author="Dr. Amy R." w:date="2023-01-26T15:33:00Z">
              <w:rPr>
                <w:rStyle w:val="Hyperlink1"/>
              </w:rPr>
            </w:rPrChange>
          </w:rPr>
          <w:t>science</w:t>
        </w:r>
      </w:ins>
      <w:r w:rsidRPr="005A10E8">
        <w:rPr>
          <w:rStyle w:val="Hyperlink1"/>
        </w:rPr>
        <w:t>. R package version 2.8.9.</w:t>
      </w:r>
    </w:p>
    <w:p w14:paraId="03F27DE1" w14:textId="77777777" w:rsidR="00C14C58" w:rsidRPr="005A10E8" w:rsidRDefault="00000000" w:rsidP="00917395">
      <w:pPr>
        <w:pStyle w:val="Body"/>
        <w:widowControl w:val="0"/>
        <w:spacing w:line="360" w:lineRule="auto"/>
        <w:ind w:left="720" w:hanging="720"/>
        <w:jc w:val="both"/>
        <w:rPr>
          <w:rStyle w:val="None"/>
          <w:b/>
          <w:bCs/>
        </w:rPr>
        <w:pPrChange w:id="1415"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Maestripieri, D., Henry, A., &amp; Nickels, N. (2017). Explaining financial and prosocial biases in favor of attractive people: Interdisciplinary perspectives from economics, social psychology, and evolutionary psychology. </w:t>
      </w:r>
      <w:r>
        <w:rPr>
          <w:rStyle w:val="Hyperlink1"/>
        </w:rPr>
        <w:fldChar w:fldCharType="end"/>
      </w:r>
      <w:r>
        <w:fldChar w:fldCharType="begin"/>
      </w:r>
      <w:r>
        <w:instrText>HYPERLINK "https://www.zotero.org/google-docs/?wEdHYe"</w:instrText>
      </w:r>
      <w:r>
        <w:fldChar w:fldCharType="separate"/>
      </w:r>
      <w:r w:rsidRPr="005A10E8">
        <w:rPr>
          <w:rStyle w:val="Hyperlink6"/>
        </w:rPr>
        <w:t>Behavioral and Brain Sciences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commentRangeStart w:id="1416"/>
      <w:r w:rsidRPr="005A10E8">
        <w:fldChar w:fldCharType="begin"/>
      </w:r>
      <w:r w:rsidRPr="005A10E8">
        <w:instrText>HYPERLINK "https://www.zotero.org/google-docs/?wEdHYe"</w:instrText>
      </w:r>
      <w:r w:rsidRPr="005A10E8">
        <w:fldChar w:fldCharType="separate"/>
      </w:r>
      <w:r w:rsidRPr="005A10E8">
        <w:rPr>
          <w:rStyle w:val="Hyperlink6"/>
        </w:rPr>
        <w:t>40</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w:t>
      </w:r>
      <w:r>
        <w:rPr>
          <w:rStyle w:val="Hyperlink1"/>
        </w:rPr>
        <w:fldChar w:fldCharType="end"/>
      </w:r>
      <w:commentRangeEnd w:id="1416"/>
      <w:r w:rsidR="00ED05F6">
        <w:rPr>
          <w:rStyle w:val="CommentReference"/>
          <w:rFonts w:ascii="Times New Roman" w:hAnsi="Times New Roman" w:cs="Times New Roman"/>
          <w:color w:val="auto"/>
          <w14:textOutline w14:w="0" w14:cap="rnd" w14:cmpd="sng" w14:algn="ctr">
            <w14:noFill/>
            <w14:prstDash w14:val="solid"/>
            <w14:bevel/>
          </w14:textOutline>
        </w:rPr>
        <w:commentReference w:id="1416"/>
      </w:r>
    </w:p>
    <w:commentRangeStart w:id="1417"/>
    <w:p w14:paraId="08D3DCAF" w14:textId="0CBE6B1D" w:rsidR="00C14C58" w:rsidRPr="005A10E8" w:rsidRDefault="00000000" w:rsidP="00917395">
      <w:pPr>
        <w:pStyle w:val="Body"/>
        <w:widowControl w:val="0"/>
        <w:spacing w:line="360" w:lineRule="auto"/>
        <w:ind w:left="720" w:hanging="720"/>
        <w:jc w:val="both"/>
        <w:rPr>
          <w:rStyle w:val="None"/>
          <w:b/>
          <w:bCs/>
        </w:rPr>
        <w:pPrChange w:id="1418"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Marcus, G., &amp; </w:t>
      </w:r>
      <w:proofErr w:type="spellStart"/>
      <w:r w:rsidRPr="005A10E8">
        <w:rPr>
          <w:rStyle w:val="Hyperlink1"/>
        </w:rPr>
        <w:t>MacKuen</w:t>
      </w:r>
      <w:proofErr w:type="spellEnd"/>
      <w:r w:rsidRPr="005A10E8">
        <w:rPr>
          <w:rStyle w:val="Hyperlink1"/>
        </w:rPr>
        <w:t xml:space="preserve">, M. (1993). Anxiety, </w:t>
      </w:r>
      <w:del w:id="1419" w:author="Dr. Amy R." w:date="2023-01-26T15:43:00Z">
        <w:r w:rsidRPr="005A10E8" w:rsidDel="00ED05F6">
          <w:rPr>
            <w:rStyle w:val="Hyperlink1"/>
          </w:rPr>
          <w:delText>Enthusiasm</w:delText>
        </w:r>
      </w:del>
      <w:ins w:id="1420" w:author="Dr. Amy R." w:date="2023-01-26T15:43:00Z">
        <w:r w:rsidR="00ED05F6">
          <w:rPr>
            <w:rStyle w:val="Hyperlink1"/>
          </w:rPr>
          <w:t>e</w:t>
        </w:r>
        <w:r w:rsidR="00ED05F6" w:rsidRPr="005A10E8">
          <w:rPr>
            <w:rStyle w:val="Hyperlink1"/>
          </w:rPr>
          <w:t>nthusiasm</w:t>
        </w:r>
      </w:ins>
      <w:r w:rsidRPr="005A10E8">
        <w:rPr>
          <w:rStyle w:val="Hyperlink1"/>
        </w:rPr>
        <w:t xml:space="preserve">, and the </w:t>
      </w:r>
      <w:del w:id="1421" w:author="Dr. Amy R." w:date="2023-01-26T15:43:00Z">
        <w:r w:rsidRPr="005A10E8" w:rsidDel="00ED05F6">
          <w:rPr>
            <w:rStyle w:val="Hyperlink1"/>
          </w:rPr>
          <w:delText>Vote</w:delText>
        </w:r>
      </w:del>
      <w:ins w:id="1422" w:author="Dr. Amy R." w:date="2023-01-26T15:43:00Z">
        <w:r w:rsidR="00ED05F6">
          <w:rPr>
            <w:rStyle w:val="Hyperlink1"/>
          </w:rPr>
          <w:t>v</w:t>
        </w:r>
        <w:r w:rsidR="00ED05F6" w:rsidRPr="005A10E8">
          <w:rPr>
            <w:rStyle w:val="Hyperlink1"/>
          </w:rPr>
          <w:t>ote</w:t>
        </w:r>
      </w:ins>
      <w:r w:rsidRPr="005A10E8">
        <w:rPr>
          <w:rStyle w:val="Hyperlink1"/>
        </w:rPr>
        <w:t xml:space="preserve">: The </w:t>
      </w:r>
      <w:del w:id="1423" w:author="Dr. Amy R." w:date="2023-01-26T15:43:00Z">
        <w:r w:rsidRPr="005A10E8" w:rsidDel="00ED05F6">
          <w:rPr>
            <w:rStyle w:val="Hyperlink1"/>
          </w:rPr>
          <w:delText xml:space="preserve">Emotional </w:delText>
        </w:r>
      </w:del>
      <w:ins w:id="1424" w:author="Dr. Amy R." w:date="2023-01-26T15:43:00Z">
        <w:r w:rsidR="00ED05F6">
          <w:rPr>
            <w:rStyle w:val="Hyperlink1"/>
          </w:rPr>
          <w:t>e</w:t>
        </w:r>
        <w:r w:rsidR="00ED05F6" w:rsidRPr="005A10E8">
          <w:rPr>
            <w:rStyle w:val="Hyperlink1"/>
          </w:rPr>
          <w:t xml:space="preserve">motional </w:t>
        </w:r>
      </w:ins>
      <w:del w:id="1425" w:author="Dr. Amy R." w:date="2023-01-26T15:43:00Z">
        <w:r w:rsidRPr="005A10E8" w:rsidDel="00ED05F6">
          <w:rPr>
            <w:rStyle w:val="Hyperlink1"/>
          </w:rPr>
          <w:delText xml:space="preserve">Underpinnings </w:delText>
        </w:r>
      </w:del>
      <w:ins w:id="1426" w:author="Dr. Amy R." w:date="2023-01-26T15:43:00Z">
        <w:r w:rsidR="00ED05F6">
          <w:rPr>
            <w:rStyle w:val="Hyperlink1"/>
          </w:rPr>
          <w:t>u</w:t>
        </w:r>
        <w:r w:rsidR="00ED05F6" w:rsidRPr="005A10E8">
          <w:rPr>
            <w:rStyle w:val="Hyperlink1"/>
          </w:rPr>
          <w:t xml:space="preserve">nderpinnings </w:t>
        </w:r>
      </w:ins>
      <w:r w:rsidRPr="005A10E8">
        <w:rPr>
          <w:rStyle w:val="Hyperlink1"/>
        </w:rPr>
        <w:t xml:space="preserve">of </w:t>
      </w:r>
      <w:del w:id="1427" w:author="Dr. Amy R." w:date="2023-01-26T15:43:00Z">
        <w:r w:rsidRPr="005A10E8" w:rsidDel="00ED05F6">
          <w:rPr>
            <w:rStyle w:val="Hyperlink1"/>
          </w:rPr>
          <w:delText xml:space="preserve">Learning </w:delText>
        </w:r>
      </w:del>
      <w:ins w:id="1428" w:author="Dr. Amy R." w:date="2023-01-26T15:43:00Z">
        <w:r w:rsidR="00ED05F6">
          <w:rPr>
            <w:rStyle w:val="Hyperlink1"/>
          </w:rPr>
          <w:t>l</w:t>
        </w:r>
        <w:r w:rsidR="00ED05F6" w:rsidRPr="005A10E8">
          <w:rPr>
            <w:rStyle w:val="Hyperlink1"/>
          </w:rPr>
          <w:t xml:space="preserve">earning </w:t>
        </w:r>
      </w:ins>
      <w:r w:rsidRPr="005A10E8">
        <w:rPr>
          <w:rStyle w:val="Hyperlink1"/>
        </w:rPr>
        <w:t xml:space="preserve">and </w:t>
      </w:r>
      <w:del w:id="1429" w:author="Dr. Amy R." w:date="2023-01-26T15:43:00Z">
        <w:r w:rsidRPr="005A10E8" w:rsidDel="00ED05F6">
          <w:rPr>
            <w:rStyle w:val="Hyperlink1"/>
          </w:rPr>
          <w:delText xml:space="preserve">Involvement </w:delText>
        </w:r>
      </w:del>
      <w:ins w:id="1430" w:author="Dr. Amy R." w:date="2023-01-26T15:43:00Z">
        <w:r w:rsidR="00ED05F6">
          <w:rPr>
            <w:rStyle w:val="Hyperlink1"/>
          </w:rPr>
          <w:t>i</w:t>
        </w:r>
        <w:r w:rsidR="00ED05F6" w:rsidRPr="005A10E8">
          <w:rPr>
            <w:rStyle w:val="Hyperlink1"/>
          </w:rPr>
          <w:t xml:space="preserve">nvolvement </w:t>
        </w:r>
      </w:ins>
      <w:del w:id="1431" w:author="Dr. Amy R." w:date="2023-01-26T15:43:00Z">
        <w:r w:rsidRPr="005A10E8" w:rsidDel="00ED05F6">
          <w:rPr>
            <w:rStyle w:val="Hyperlink1"/>
          </w:rPr>
          <w:delText xml:space="preserve">During </w:delText>
        </w:r>
      </w:del>
      <w:ins w:id="1432" w:author="Dr. Amy R." w:date="2023-01-26T15:43:00Z">
        <w:r w:rsidR="00ED05F6">
          <w:rPr>
            <w:rStyle w:val="Hyperlink1"/>
          </w:rPr>
          <w:t>d</w:t>
        </w:r>
        <w:r w:rsidR="00ED05F6" w:rsidRPr="005A10E8">
          <w:rPr>
            <w:rStyle w:val="Hyperlink1"/>
          </w:rPr>
          <w:t xml:space="preserve">uring </w:t>
        </w:r>
      </w:ins>
      <w:del w:id="1433" w:author="Dr. Amy R." w:date="2023-01-26T15:43:00Z">
        <w:r w:rsidRPr="005A10E8" w:rsidDel="00ED05F6">
          <w:rPr>
            <w:rStyle w:val="Hyperlink1"/>
          </w:rPr>
          <w:delText xml:space="preserve">Presidential </w:delText>
        </w:r>
      </w:del>
      <w:ins w:id="1434" w:author="Dr. Amy R." w:date="2023-01-26T15:43:00Z">
        <w:r w:rsidR="00ED05F6">
          <w:rPr>
            <w:rStyle w:val="Hyperlink1"/>
          </w:rPr>
          <w:t>p</w:t>
        </w:r>
        <w:r w:rsidR="00ED05F6" w:rsidRPr="005A10E8">
          <w:rPr>
            <w:rStyle w:val="Hyperlink1"/>
          </w:rPr>
          <w:t xml:space="preserve">residential </w:t>
        </w:r>
      </w:ins>
      <w:del w:id="1435" w:author="Dr. Amy R." w:date="2023-01-26T15:43:00Z">
        <w:r w:rsidRPr="005A10E8" w:rsidDel="00ED05F6">
          <w:rPr>
            <w:rStyle w:val="Hyperlink1"/>
          </w:rPr>
          <w:delText>Campaigns</w:delText>
        </w:r>
      </w:del>
      <w:ins w:id="1436" w:author="Dr. Amy R." w:date="2023-01-26T15:43:00Z">
        <w:r w:rsidR="00ED05F6">
          <w:rPr>
            <w:rStyle w:val="Hyperlink1"/>
          </w:rPr>
          <w:t>c</w:t>
        </w:r>
        <w:r w:rsidR="00ED05F6" w:rsidRPr="005A10E8">
          <w:rPr>
            <w:rStyle w:val="Hyperlink1"/>
          </w:rPr>
          <w:t>ampaigns</w:t>
        </w:r>
      </w:ins>
      <w:r w:rsidRPr="005A10E8">
        <w:rPr>
          <w:rStyle w:val="Hyperlink1"/>
        </w:rPr>
        <w:t xml:space="preserve">. </w:t>
      </w:r>
      <w:r w:rsidRPr="005A10E8">
        <w:rPr>
          <w:rStyle w:val="Hyperlink1"/>
        </w:rPr>
        <w:fldChar w:fldCharType="end"/>
      </w:r>
      <w:commentRangeEnd w:id="1417"/>
      <w:r w:rsidR="00497091">
        <w:rPr>
          <w:rStyle w:val="CommentReference"/>
          <w:rFonts w:ascii="Times New Roman" w:hAnsi="Times New Roman" w:cs="Times New Roman"/>
          <w:color w:val="auto"/>
          <w14:textOutline w14:w="0" w14:cap="rnd" w14:cmpd="sng" w14:algn="ctr">
            <w14:noFill/>
            <w14:prstDash w14:val="solid"/>
            <w14:bevel/>
          </w14:textOutline>
        </w:rPr>
        <w:commentReference w:id="1417"/>
      </w:r>
      <w:r>
        <w:fldChar w:fldCharType="begin"/>
      </w:r>
      <w:r>
        <w:instrText>HYPERLINK "https://www.zotero.org/google-docs/?wEdHYe"</w:instrText>
      </w:r>
      <w:r>
        <w:fldChar w:fldCharType="separate"/>
      </w:r>
      <w:r w:rsidRPr="005A10E8">
        <w:rPr>
          <w:rStyle w:val="Hyperlink6"/>
        </w:rPr>
        <w:t>American Political Science Review</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87</w:t>
      </w:r>
      <w:r>
        <w:rPr>
          <w:rStyle w:val="Hyperlink6"/>
        </w:rPr>
        <w:fldChar w:fldCharType="end"/>
      </w:r>
      <w:r>
        <w:fldChar w:fldCharType="begin"/>
      </w:r>
      <w:r>
        <w:instrText>HYPERLINK "https://www.zotero.org/google-docs/?wEdHYe"</w:instrText>
      </w:r>
      <w:r>
        <w:fldChar w:fldCharType="separate"/>
      </w:r>
      <w:r w:rsidRPr="005A10E8">
        <w:rPr>
          <w:rStyle w:val="Hyperlink1"/>
        </w:rPr>
        <w:t>(3), 672–685.</w:t>
      </w:r>
      <w:r>
        <w:rPr>
          <w:rStyle w:val="Hyperlink1"/>
        </w:rPr>
        <w:fldChar w:fldCharType="end"/>
      </w:r>
    </w:p>
    <w:p w14:paraId="42C5E50A" w14:textId="7F1CD5B9" w:rsidR="00C14C58" w:rsidRPr="005A10E8" w:rsidRDefault="00000000" w:rsidP="00917395">
      <w:pPr>
        <w:pStyle w:val="Body"/>
        <w:widowControl w:val="0"/>
        <w:spacing w:line="360" w:lineRule="auto"/>
        <w:ind w:left="720" w:hanging="720"/>
        <w:jc w:val="both"/>
        <w:rPr>
          <w:rStyle w:val="None"/>
          <w:b/>
          <w:bCs/>
        </w:rPr>
        <w:pPrChange w:id="143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Marshall, M., &amp; Jaggers, K. (2020).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POLITY V PROJECT </w:t>
      </w:r>
      <w:del w:id="1438" w:author="Dr. Amy R." w:date="2023-01-26T15:44:00Z">
        <w:r w:rsidRPr="005A10E8" w:rsidDel="00ED05F6">
          <w:rPr>
            <w:rStyle w:val="Hyperlink6"/>
          </w:rPr>
          <w:delText xml:space="preserve">Political </w:delText>
        </w:r>
      </w:del>
      <w:ins w:id="1439" w:author="Dr. Amy R." w:date="2023-01-26T15:44:00Z">
        <w:r w:rsidR="00ED05F6">
          <w:rPr>
            <w:rStyle w:val="Hyperlink6"/>
          </w:rPr>
          <w:t>p</w:t>
        </w:r>
        <w:r w:rsidR="00ED05F6" w:rsidRPr="005A10E8">
          <w:rPr>
            <w:rStyle w:val="Hyperlink6"/>
          </w:rPr>
          <w:t xml:space="preserve">olitical </w:t>
        </w:r>
      </w:ins>
      <w:del w:id="1440" w:author="Dr. Amy R." w:date="2023-01-26T15:44:00Z">
        <w:r w:rsidRPr="005A10E8" w:rsidDel="00ED05F6">
          <w:rPr>
            <w:rStyle w:val="Hyperlink6"/>
          </w:rPr>
          <w:delText xml:space="preserve">Regime </w:delText>
        </w:r>
      </w:del>
      <w:ins w:id="1441" w:author="Dr. Amy R." w:date="2023-01-26T15:44:00Z">
        <w:r w:rsidR="00ED05F6">
          <w:rPr>
            <w:rStyle w:val="Hyperlink6"/>
          </w:rPr>
          <w:t>r</w:t>
        </w:r>
        <w:r w:rsidR="00ED05F6" w:rsidRPr="005A10E8">
          <w:rPr>
            <w:rStyle w:val="Hyperlink6"/>
          </w:rPr>
          <w:t xml:space="preserve">egime </w:t>
        </w:r>
      </w:ins>
      <w:del w:id="1442" w:author="Dr. Amy R." w:date="2023-01-26T15:44:00Z">
        <w:r w:rsidRPr="005A10E8" w:rsidDel="00ED05F6">
          <w:rPr>
            <w:rStyle w:val="Hyperlink6"/>
          </w:rPr>
          <w:delText xml:space="preserve">Characteristics </w:delText>
        </w:r>
      </w:del>
      <w:ins w:id="1443" w:author="Dr. Amy R." w:date="2023-01-26T15:44:00Z">
        <w:r w:rsidR="00ED05F6">
          <w:rPr>
            <w:rStyle w:val="Hyperlink6"/>
          </w:rPr>
          <w:t>c</w:t>
        </w:r>
        <w:r w:rsidR="00ED05F6" w:rsidRPr="005A10E8">
          <w:rPr>
            <w:rStyle w:val="Hyperlink6"/>
          </w:rPr>
          <w:t xml:space="preserve">haracteristics </w:t>
        </w:r>
      </w:ins>
      <w:r w:rsidRPr="005A10E8">
        <w:rPr>
          <w:rStyle w:val="Hyperlink6"/>
        </w:rPr>
        <w:t xml:space="preserve">and </w:t>
      </w:r>
      <w:del w:id="1444" w:author="Dr. Amy R." w:date="2023-01-26T15:44:00Z">
        <w:r w:rsidRPr="005A10E8" w:rsidDel="00ED05F6">
          <w:rPr>
            <w:rStyle w:val="Hyperlink6"/>
          </w:rPr>
          <w:delText>Transitions</w:delText>
        </w:r>
      </w:del>
      <w:ins w:id="1445" w:author="Dr. Amy R." w:date="2023-01-26T15:44:00Z">
        <w:r w:rsidR="00ED05F6">
          <w:rPr>
            <w:rStyle w:val="Hyperlink6"/>
          </w:rPr>
          <w:t>t</w:t>
        </w:r>
        <w:r w:rsidR="00ED05F6" w:rsidRPr="005A10E8">
          <w:rPr>
            <w:rStyle w:val="Hyperlink6"/>
          </w:rPr>
          <w:t>ransitions</w:t>
        </w:r>
      </w:ins>
      <w:r w:rsidRPr="005A10E8">
        <w:rPr>
          <w:rStyle w:val="Hyperlink6"/>
        </w:rPr>
        <w:t xml:space="preserve">, 1800-2018 </w:t>
      </w:r>
      <w:del w:id="1446" w:author="Dr. Amy R." w:date="2023-01-26T15:44:00Z">
        <w:r w:rsidRPr="005A10E8" w:rsidDel="00ED05F6">
          <w:rPr>
            <w:rStyle w:val="Hyperlink6"/>
          </w:rPr>
          <w:delText xml:space="preserve">Dataset </w:delText>
        </w:r>
      </w:del>
      <w:ins w:id="1447" w:author="Dr. Amy R." w:date="2023-01-26T15:44:00Z">
        <w:r w:rsidR="00ED05F6">
          <w:rPr>
            <w:rStyle w:val="Hyperlink6"/>
          </w:rPr>
          <w:t>d</w:t>
        </w:r>
        <w:r w:rsidR="00ED05F6" w:rsidRPr="005A10E8">
          <w:rPr>
            <w:rStyle w:val="Hyperlink6"/>
          </w:rPr>
          <w:t xml:space="preserve">ataset </w:t>
        </w:r>
      </w:ins>
      <w:del w:id="1448" w:author="Dr. Amy R." w:date="2023-01-26T15:44:00Z">
        <w:r w:rsidRPr="005A10E8" w:rsidDel="00ED05F6">
          <w:rPr>
            <w:rStyle w:val="Hyperlink6"/>
          </w:rPr>
          <w:delText>Users</w:delText>
        </w:r>
        <w:r w:rsidRPr="005A10E8" w:rsidDel="00ED05F6">
          <w:rPr>
            <w:rStyle w:val="Hyperlink6"/>
            <w:rtl/>
          </w:rPr>
          <w:delText xml:space="preserve">’ </w:delText>
        </w:r>
      </w:del>
      <w:ins w:id="1449" w:author="Dr. Amy R." w:date="2023-01-26T15:44:00Z">
        <w:r w:rsidR="00ED05F6">
          <w:rPr>
            <w:rStyle w:val="Hyperlink6"/>
          </w:rPr>
          <w:t>u</w:t>
        </w:r>
        <w:r w:rsidR="00ED05F6" w:rsidRPr="005A10E8">
          <w:rPr>
            <w:rStyle w:val="Hyperlink6"/>
          </w:rPr>
          <w:t>sers</w:t>
        </w:r>
        <w:r w:rsidR="00ED05F6" w:rsidRPr="005A10E8">
          <w:rPr>
            <w:rStyle w:val="Hyperlink6"/>
            <w:rtl/>
          </w:rPr>
          <w:t xml:space="preserve">’ </w:t>
        </w:r>
      </w:ins>
      <w:del w:id="1450" w:author="Dr. Amy R." w:date="2023-01-26T15:44:00Z">
        <w:r w:rsidRPr="005A10E8" w:rsidDel="00ED05F6">
          <w:rPr>
            <w:rStyle w:val="Hyperlink6"/>
          </w:rPr>
          <w:delText>M</w:delText>
        </w:r>
      </w:del>
      <w:ins w:id="1451" w:author="Dr. Amy R." w:date="2023-01-26T15:44:00Z">
        <w:r w:rsidR="00ED05F6">
          <w:rPr>
            <w:rStyle w:val="Hyperlink6"/>
          </w:rPr>
          <w:t>m</w:t>
        </w:r>
      </w:ins>
      <w:r w:rsidRPr="005A10E8">
        <w:rPr>
          <w:rStyle w:val="Hyperlink6"/>
        </w:rPr>
        <w:t>anual</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Center for Systemic Peace. http://www.systemicpeace.org/inscr/p5manualv2018.pdf</w:t>
      </w:r>
      <w:r>
        <w:rPr>
          <w:rStyle w:val="Hyperlink1"/>
        </w:rPr>
        <w:fldChar w:fldCharType="end"/>
      </w:r>
    </w:p>
    <w:p w14:paraId="3CF084B4" w14:textId="25821337" w:rsidR="00C14C58" w:rsidRPr="005A10E8" w:rsidRDefault="00000000" w:rsidP="00917395">
      <w:pPr>
        <w:pStyle w:val="Body"/>
        <w:widowControl w:val="0"/>
        <w:spacing w:line="360" w:lineRule="auto"/>
        <w:ind w:left="720" w:hanging="720"/>
        <w:jc w:val="both"/>
        <w:rPr>
          <w:rStyle w:val="None"/>
          <w:b/>
          <w:bCs/>
        </w:rPr>
        <w:pPrChange w:id="145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Mattes, K., </w:t>
      </w:r>
      <w:proofErr w:type="spellStart"/>
      <w:r w:rsidRPr="005A10E8">
        <w:rPr>
          <w:rStyle w:val="Hyperlink1"/>
        </w:rPr>
        <w:t>Spezio</w:t>
      </w:r>
      <w:proofErr w:type="spellEnd"/>
      <w:r w:rsidRPr="005A10E8">
        <w:rPr>
          <w:rStyle w:val="Hyperlink1"/>
        </w:rPr>
        <w:t xml:space="preserve">, M., Kim, H., Todorov, A., Adolphs, R., &amp; Alvarez, </w:t>
      </w:r>
      <w:r w:rsidRPr="005A10E8">
        <w:rPr>
          <w:rStyle w:val="Hyperlink1"/>
        </w:rPr>
        <w:t>M</w:t>
      </w:r>
      <w:r w:rsidRPr="005A10E8">
        <w:rPr>
          <w:rStyle w:val="Hyperlink1"/>
        </w:rPr>
        <w:t xml:space="preserve">. (2010). Predicting </w:t>
      </w:r>
      <w:del w:id="1453" w:author="Dr. Amy R." w:date="2023-01-26T15:45:00Z">
        <w:r w:rsidRPr="005A10E8" w:rsidDel="00ED05F6">
          <w:rPr>
            <w:rStyle w:val="Hyperlink1"/>
          </w:rPr>
          <w:delText xml:space="preserve">Election </w:delText>
        </w:r>
      </w:del>
      <w:ins w:id="1454" w:author="Dr. Amy R." w:date="2023-01-26T15:45:00Z">
        <w:r w:rsidR="00ED05F6">
          <w:rPr>
            <w:rStyle w:val="Hyperlink1"/>
          </w:rPr>
          <w:t>e</w:t>
        </w:r>
        <w:r w:rsidR="00ED05F6" w:rsidRPr="005A10E8">
          <w:rPr>
            <w:rStyle w:val="Hyperlink1"/>
          </w:rPr>
          <w:t xml:space="preserve">lection </w:t>
        </w:r>
      </w:ins>
      <w:del w:id="1455" w:author="Dr. Amy R." w:date="2023-01-26T15:45:00Z">
        <w:r w:rsidRPr="005A10E8" w:rsidDel="00ED05F6">
          <w:rPr>
            <w:rStyle w:val="Hyperlink1"/>
          </w:rPr>
          <w:delText xml:space="preserve">Outcomes </w:delText>
        </w:r>
      </w:del>
      <w:ins w:id="1456" w:author="Dr. Amy R." w:date="2023-01-26T15:45:00Z">
        <w:r w:rsidR="00ED05F6">
          <w:rPr>
            <w:rStyle w:val="Hyperlink1"/>
          </w:rPr>
          <w:t>o</w:t>
        </w:r>
        <w:r w:rsidR="00ED05F6" w:rsidRPr="005A10E8">
          <w:rPr>
            <w:rStyle w:val="Hyperlink1"/>
          </w:rPr>
          <w:t xml:space="preserve">utcomes </w:t>
        </w:r>
      </w:ins>
      <w:r w:rsidRPr="005A10E8">
        <w:rPr>
          <w:rStyle w:val="Hyperlink1"/>
        </w:rPr>
        <w:t xml:space="preserve">from </w:t>
      </w:r>
      <w:del w:id="1457" w:author="Dr. Amy R." w:date="2023-01-26T15:45:00Z">
        <w:r w:rsidRPr="005A10E8" w:rsidDel="00ED05F6">
          <w:rPr>
            <w:rStyle w:val="Hyperlink1"/>
          </w:rPr>
          <w:delText xml:space="preserve">Positive </w:delText>
        </w:r>
      </w:del>
      <w:ins w:id="1458" w:author="Dr. Amy R." w:date="2023-01-26T15:45:00Z">
        <w:r w:rsidR="00ED05F6">
          <w:rPr>
            <w:rStyle w:val="Hyperlink1"/>
          </w:rPr>
          <w:t>p</w:t>
        </w:r>
        <w:r w:rsidR="00ED05F6" w:rsidRPr="005A10E8">
          <w:rPr>
            <w:rStyle w:val="Hyperlink1"/>
          </w:rPr>
          <w:t xml:space="preserve">ositive </w:t>
        </w:r>
      </w:ins>
      <w:r w:rsidRPr="005A10E8">
        <w:rPr>
          <w:rStyle w:val="Hyperlink1"/>
        </w:rPr>
        <w:t xml:space="preserve">and </w:t>
      </w:r>
      <w:del w:id="1459" w:author="Dr. Amy R." w:date="2023-01-26T15:45:00Z">
        <w:r w:rsidRPr="005A10E8" w:rsidDel="00ED05F6">
          <w:rPr>
            <w:rStyle w:val="Hyperlink1"/>
          </w:rPr>
          <w:delText xml:space="preserve">Negative </w:delText>
        </w:r>
      </w:del>
      <w:ins w:id="1460" w:author="Dr. Amy R." w:date="2023-01-26T15:45:00Z">
        <w:r w:rsidR="00ED05F6">
          <w:rPr>
            <w:rStyle w:val="Hyperlink1"/>
          </w:rPr>
          <w:t>n</w:t>
        </w:r>
        <w:r w:rsidR="00ED05F6" w:rsidRPr="005A10E8">
          <w:rPr>
            <w:rStyle w:val="Hyperlink1"/>
          </w:rPr>
          <w:t xml:space="preserve">egative </w:t>
        </w:r>
      </w:ins>
      <w:del w:id="1461" w:author="Dr. Amy R." w:date="2023-01-26T15:45:00Z">
        <w:r w:rsidRPr="005A10E8" w:rsidDel="00ED05F6">
          <w:rPr>
            <w:rStyle w:val="Hyperlink1"/>
          </w:rPr>
          <w:delText xml:space="preserve">Trait </w:delText>
        </w:r>
      </w:del>
      <w:ins w:id="1462" w:author="Dr. Amy R." w:date="2023-01-26T15:45:00Z">
        <w:r w:rsidR="00ED05F6">
          <w:rPr>
            <w:rStyle w:val="Hyperlink1"/>
          </w:rPr>
          <w:t>t</w:t>
        </w:r>
        <w:r w:rsidR="00ED05F6" w:rsidRPr="005A10E8">
          <w:rPr>
            <w:rStyle w:val="Hyperlink1"/>
          </w:rPr>
          <w:t xml:space="preserve">rait </w:t>
        </w:r>
      </w:ins>
      <w:del w:id="1463" w:author="Dr. Amy R." w:date="2023-01-26T15:45:00Z">
        <w:r w:rsidRPr="005A10E8" w:rsidDel="00ED05F6">
          <w:rPr>
            <w:rStyle w:val="Hyperlink1"/>
          </w:rPr>
          <w:delText xml:space="preserve">Assessments </w:delText>
        </w:r>
      </w:del>
      <w:ins w:id="1464" w:author="Dr. Amy R." w:date="2023-01-26T15:45:00Z">
        <w:r w:rsidR="00ED05F6">
          <w:rPr>
            <w:rStyle w:val="Hyperlink1"/>
          </w:rPr>
          <w:t>a</w:t>
        </w:r>
        <w:r w:rsidR="00ED05F6" w:rsidRPr="005A10E8">
          <w:rPr>
            <w:rStyle w:val="Hyperlink1"/>
          </w:rPr>
          <w:t xml:space="preserve">ssessments </w:t>
        </w:r>
      </w:ins>
      <w:r w:rsidRPr="005A10E8">
        <w:rPr>
          <w:rStyle w:val="Hyperlink1"/>
        </w:rPr>
        <w:t xml:space="preserve">of </w:t>
      </w:r>
      <w:del w:id="1465" w:author="Dr. Amy R." w:date="2023-01-26T15:45:00Z">
        <w:r w:rsidRPr="005A10E8" w:rsidDel="00ED05F6">
          <w:rPr>
            <w:rStyle w:val="Hyperlink1"/>
          </w:rPr>
          <w:delText xml:space="preserve">Candidate </w:delText>
        </w:r>
      </w:del>
      <w:ins w:id="1466" w:author="Dr. Amy R." w:date="2023-01-26T15:45:00Z">
        <w:r w:rsidR="00ED05F6">
          <w:rPr>
            <w:rStyle w:val="Hyperlink1"/>
          </w:rPr>
          <w:t>c</w:t>
        </w:r>
        <w:r w:rsidR="00ED05F6" w:rsidRPr="005A10E8">
          <w:rPr>
            <w:rStyle w:val="Hyperlink1"/>
          </w:rPr>
          <w:t xml:space="preserve">andidate </w:t>
        </w:r>
      </w:ins>
      <w:del w:id="1467" w:author="Dr. Amy R." w:date="2023-01-26T15:45:00Z">
        <w:r w:rsidRPr="005A10E8" w:rsidDel="00ED05F6">
          <w:rPr>
            <w:rStyle w:val="Hyperlink1"/>
          </w:rPr>
          <w:delText>Images</w:delText>
        </w:r>
      </w:del>
      <w:ins w:id="1468" w:author="Dr. Amy R." w:date="2023-01-26T15:45:00Z">
        <w:r w:rsidR="00ED05F6">
          <w:rPr>
            <w:rStyle w:val="Hyperlink1"/>
          </w:rPr>
          <w:t>i</w:t>
        </w:r>
        <w:r w:rsidR="00ED05F6" w:rsidRPr="005A10E8">
          <w:rPr>
            <w:rStyle w:val="Hyperlink1"/>
          </w:rPr>
          <w:t>mages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31</w:t>
      </w:r>
      <w:r>
        <w:rPr>
          <w:rStyle w:val="Hyperlink6"/>
        </w:rPr>
        <w:fldChar w:fldCharType="end"/>
      </w:r>
      <w:r>
        <w:fldChar w:fldCharType="begin"/>
      </w:r>
      <w:r>
        <w:instrText>HYPERLINK "https://www.zotero.org/google-docs/?wEdHYe"</w:instrText>
      </w:r>
      <w:r>
        <w:fldChar w:fldCharType="separate"/>
      </w:r>
      <w:r w:rsidRPr="005A10E8">
        <w:rPr>
          <w:rStyle w:val="Hyperlink1"/>
        </w:rPr>
        <w:t>(1), 41–58.</w:t>
      </w:r>
      <w:r>
        <w:rPr>
          <w:rStyle w:val="Hyperlink1"/>
        </w:rPr>
        <w:fldChar w:fldCharType="end"/>
      </w:r>
    </w:p>
    <w:p w14:paraId="721FBF96" w14:textId="32CD9D91" w:rsidR="00C14C58" w:rsidRPr="005A10E8" w:rsidRDefault="00000000" w:rsidP="00917395">
      <w:pPr>
        <w:pStyle w:val="Body"/>
        <w:widowControl w:val="0"/>
        <w:spacing w:line="360" w:lineRule="auto"/>
        <w:ind w:left="720" w:hanging="720"/>
        <w:jc w:val="both"/>
        <w:rPr>
          <w:rStyle w:val="None"/>
          <w:b/>
          <w:bCs/>
        </w:rPr>
        <w:pPrChange w:id="146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McClintock, E. A. (2014). Beauty and </w:t>
      </w:r>
      <w:del w:id="1470" w:author="Dr. Amy R." w:date="2023-01-26T15:45:00Z">
        <w:r w:rsidRPr="005A10E8" w:rsidDel="00ED05F6">
          <w:rPr>
            <w:rStyle w:val="Hyperlink1"/>
          </w:rPr>
          <w:delText>Status</w:delText>
        </w:r>
      </w:del>
      <w:ins w:id="1471" w:author="Dr. Amy R." w:date="2023-01-26T15:45:00Z">
        <w:r w:rsidR="00ED05F6">
          <w:rPr>
            <w:rStyle w:val="Hyperlink1"/>
          </w:rPr>
          <w:t>s</w:t>
        </w:r>
        <w:r w:rsidR="00ED05F6" w:rsidRPr="005A10E8">
          <w:rPr>
            <w:rStyle w:val="Hyperlink1"/>
          </w:rPr>
          <w:t>tatus</w:t>
        </w:r>
      </w:ins>
      <w:r w:rsidRPr="005A10E8">
        <w:rPr>
          <w:rStyle w:val="Hyperlink1"/>
        </w:rPr>
        <w:t xml:space="preserve">: The </w:t>
      </w:r>
      <w:del w:id="1472" w:author="Dr. Amy R." w:date="2023-01-26T15:45:00Z">
        <w:r w:rsidRPr="005A10E8" w:rsidDel="00ED05F6">
          <w:rPr>
            <w:rStyle w:val="Hyperlink1"/>
          </w:rPr>
          <w:delText xml:space="preserve">Illusion </w:delText>
        </w:r>
      </w:del>
      <w:ins w:id="1473" w:author="Dr. Amy R." w:date="2023-01-26T15:45:00Z">
        <w:r w:rsidR="00ED05F6">
          <w:rPr>
            <w:rStyle w:val="Hyperlink1"/>
          </w:rPr>
          <w:t>i</w:t>
        </w:r>
        <w:r w:rsidR="00ED05F6" w:rsidRPr="005A10E8">
          <w:rPr>
            <w:rStyle w:val="Hyperlink1"/>
          </w:rPr>
          <w:t xml:space="preserve">llusion </w:t>
        </w:r>
      </w:ins>
      <w:r w:rsidRPr="005A10E8">
        <w:rPr>
          <w:rStyle w:val="Hyperlink1"/>
        </w:rPr>
        <w:t xml:space="preserve">of </w:t>
      </w:r>
      <w:del w:id="1474" w:author="Dr. Amy R." w:date="2023-01-26T15:45:00Z">
        <w:r w:rsidRPr="005A10E8" w:rsidDel="00ED05F6">
          <w:rPr>
            <w:rStyle w:val="Hyperlink1"/>
          </w:rPr>
          <w:delText xml:space="preserve">Exchange </w:delText>
        </w:r>
      </w:del>
      <w:ins w:id="1475" w:author="Dr. Amy R." w:date="2023-01-26T15:45:00Z">
        <w:r w:rsidR="00ED05F6">
          <w:rPr>
            <w:rStyle w:val="Hyperlink1"/>
          </w:rPr>
          <w:t>e</w:t>
        </w:r>
        <w:r w:rsidR="00ED05F6" w:rsidRPr="005A10E8">
          <w:rPr>
            <w:rStyle w:val="Hyperlink1"/>
          </w:rPr>
          <w:t xml:space="preserve">xchange </w:t>
        </w:r>
      </w:ins>
      <w:r w:rsidRPr="005A10E8">
        <w:rPr>
          <w:rStyle w:val="Hyperlink1"/>
        </w:rPr>
        <w:t xml:space="preserve">in </w:t>
      </w:r>
      <w:del w:id="1476" w:author="Dr. Amy R." w:date="2023-01-26T15:45:00Z">
        <w:r w:rsidRPr="005A10E8" w:rsidDel="00ED05F6">
          <w:rPr>
            <w:rStyle w:val="Hyperlink1"/>
          </w:rPr>
          <w:delText xml:space="preserve">Partner </w:delText>
        </w:r>
      </w:del>
      <w:ins w:id="1477" w:author="Dr. Amy R." w:date="2023-01-26T15:45:00Z">
        <w:r w:rsidR="00ED05F6">
          <w:rPr>
            <w:rStyle w:val="Hyperlink1"/>
          </w:rPr>
          <w:t>p</w:t>
        </w:r>
        <w:r w:rsidR="00ED05F6" w:rsidRPr="005A10E8">
          <w:rPr>
            <w:rStyle w:val="Hyperlink1"/>
          </w:rPr>
          <w:t xml:space="preserve">artner </w:t>
        </w:r>
      </w:ins>
      <w:del w:id="1478" w:author="Dr. Amy R." w:date="2023-01-26T15:45:00Z">
        <w:r w:rsidRPr="005A10E8" w:rsidDel="00ED05F6">
          <w:rPr>
            <w:rStyle w:val="Hyperlink1"/>
          </w:rPr>
          <w:delText>Selection</w:delText>
        </w:r>
      </w:del>
      <w:ins w:id="1479" w:author="Dr. Amy R." w:date="2023-01-26T15:45:00Z">
        <w:r w:rsidR="00ED05F6">
          <w:rPr>
            <w:rStyle w:val="Hyperlink1"/>
          </w:rPr>
          <w:t>s</w:t>
        </w:r>
        <w:r w:rsidR="00ED05F6" w:rsidRPr="005A10E8">
          <w:rPr>
            <w:rStyle w:val="Hyperlink1"/>
          </w:rPr>
          <w:t>election</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Sociological Review</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79</w:t>
      </w:r>
      <w:r>
        <w:rPr>
          <w:rStyle w:val="Hyperlink6"/>
        </w:rPr>
        <w:fldChar w:fldCharType="end"/>
      </w:r>
      <w:r>
        <w:fldChar w:fldCharType="begin"/>
      </w:r>
      <w:r>
        <w:instrText>HYPERLINK "https://www.zotero.org/google-docs/?wEdHYe"</w:instrText>
      </w:r>
      <w:r>
        <w:fldChar w:fldCharType="separate"/>
      </w:r>
      <w:r w:rsidRPr="005A10E8">
        <w:rPr>
          <w:rStyle w:val="Hyperlink1"/>
        </w:rPr>
        <w:t>(4), 575–604.</w:t>
      </w:r>
      <w:r>
        <w:rPr>
          <w:rStyle w:val="Hyperlink1"/>
        </w:rPr>
        <w:fldChar w:fldCharType="end"/>
      </w:r>
    </w:p>
    <w:p w14:paraId="4705C14C" w14:textId="472AADCF" w:rsidR="00C14C58" w:rsidRPr="005A10E8" w:rsidRDefault="00000000" w:rsidP="00917395">
      <w:pPr>
        <w:pStyle w:val="Body"/>
        <w:widowControl w:val="0"/>
        <w:spacing w:line="360" w:lineRule="auto"/>
        <w:ind w:left="720" w:hanging="720"/>
        <w:jc w:val="both"/>
        <w:rPr>
          <w:rStyle w:val="None"/>
          <w:b/>
          <w:bCs/>
        </w:rPr>
        <w:pPrChange w:id="1480"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Mears, A. (2011). </w:t>
      </w:r>
      <w:r>
        <w:rPr>
          <w:rStyle w:val="Hyperlink1"/>
        </w:rPr>
        <w:fldChar w:fldCharType="end"/>
      </w:r>
      <w:del w:id="1481" w:author="Dr. Amy R." w:date="2023-01-26T15:46:00Z">
        <w:r w:rsidRPr="005A10E8" w:rsidDel="00ED05F6">
          <w:fldChar w:fldCharType="begin"/>
        </w:r>
        <w:r w:rsidRPr="005A10E8" w:rsidDel="00ED05F6">
          <w:delInstrText>HYPERLINK "https://www.zotero.org/google-docs/?wEdHYe"</w:delInstrText>
        </w:r>
        <w:r w:rsidRPr="005A10E8" w:rsidDel="00ED05F6">
          <w:fldChar w:fldCharType="separate"/>
        </w:r>
        <w:r w:rsidRPr="005A10E8" w:rsidDel="00ED05F6">
          <w:rPr>
            <w:rStyle w:val="Hyperlink6"/>
          </w:rPr>
          <w:delText>Pricing Beauty</w:delText>
        </w:r>
        <w:r w:rsidRPr="005A10E8" w:rsidDel="00ED05F6">
          <w:rPr>
            <w:rStyle w:val="Hyperlink6"/>
          </w:rPr>
          <w:fldChar w:fldCharType="end"/>
        </w:r>
      </w:del>
      <w:ins w:id="1482" w:author="Dr. Amy R." w:date="2023-01-26T15:46:00Z">
        <w:r w:rsidR="00ED05F6" w:rsidRPr="005A10E8">
          <w:fldChar w:fldCharType="begin"/>
        </w:r>
        <w:r w:rsidR="00ED05F6" w:rsidRPr="005A10E8">
          <w:instrText>HYPERLINK "https://www.zotero.org/google-docs/?wEdHYe"</w:instrText>
        </w:r>
        <w:r w:rsidR="00ED05F6" w:rsidRPr="005A10E8">
          <w:fldChar w:fldCharType="separate"/>
        </w:r>
        <w:r w:rsidR="00ED05F6" w:rsidRPr="005A10E8">
          <w:rPr>
            <w:rStyle w:val="Hyperlink6"/>
          </w:rPr>
          <w:t xml:space="preserve">Pricing </w:t>
        </w:r>
        <w:r w:rsidR="00ED05F6">
          <w:rPr>
            <w:rStyle w:val="Hyperlink6"/>
          </w:rPr>
          <w:t>b</w:t>
        </w:r>
        <w:r w:rsidR="00ED05F6" w:rsidRPr="005A10E8">
          <w:rPr>
            <w:rStyle w:val="Hyperlink6"/>
          </w:rPr>
          <w:t>eauty</w:t>
        </w:r>
        <w:r w:rsidR="00ED05F6" w:rsidRPr="005A10E8">
          <w:rPr>
            <w:rStyle w:val="Hyperlink6"/>
          </w:rPr>
          <w:fldChar w:fldCharType="end"/>
        </w:r>
      </w:ins>
      <w:r>
        <w:fldChar w:fldCharType="begin"/>
      </w:r>
      <w:r>
        <w:instrText>HYPERLINK "https://www.zotero.org/google-docs/?wEdHYe"</w:instrText>
      </w:r>
      <w:r>
        <w:fldChar w:fldCharType="separate"/>
      </w:r>
      <w:r w:rsidRPr="005A10E8">
        <w:rPr>
          <w:rStyle w:val="Hyperlink1"/>
        </w:rPr>
        <w:t>. University of California Press.</w:t>
      </w:r>
      <w:r>
        <w:rPr>
          <w:rStyle w:val="Hyperlink1"/>
        </w:rPr>
        <w:fldChar w:fldCharType="end"/>
      </w:r>
    </w:p>
    <w:commentRangeStart w:id="1483"/>
    <w:p w14:paraId="42D5585A" w14:textId="77777777" w:rsidR="00C14C58" w:rsidRPr="005A10E8" w:rsidRDefault="00000000" w:rsidP="00917395">
      <w:pPr>
        <w:pStyle w:val="Body"/>
        <w:widowControl w:val="0"/>
        <w:spacing w:line="360" w:lineRule="auto"/>
        <w:ind w:left="720" w:hanging="720"/>
        <w:jc w:val="both"/>
        <w:rPr>
          <w:rStyle w:val="None"/>
          <w:b/>
          <w:bCs/>
        </w:rPr>
        <w:pPrChange w:id="1484"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Mears, A. (2015). Girls as elite distinction: The appropriation of bodily capital. </w:t>
      </w:r>
      <w:r>
        <w:rPr>
          <w:rStyle w:val="Hyperlink1"/>
        </w:rPr>
        <w:fldChar w:fldCharType="end"/>
      </w:r>
      <w:commentRangeEnd w:id="1483"/>
      <w:r w:rsidR="00497091">
        <w:rPr>
          <w:rStyle w:val="CommentReference"/>
          <w:rFonts w:ascii="Times New Roman" w:hAnsi="Times New Roman" w:cs="Times New Roman"/>
          <w:color w:val="auto"/>
          <w14:textOutline w14:w="0" w14:cap="rnd" w14:cmpd="sng" w14:algn="ctr">
            <w14:noFill/>
            <w14:prstDash w14:val="solid"/>
            <w14:bevel/>
          </w14:textOutline>
        </w:rPr>
        <w:commentReference w:id="1483"/>
      </w:r>
      <w:r>
        <w:fldChar w:fldCharType="begin"/>
      </w:r>
      <w:r>
        <w:instrText>HYPERLINK "https://www.zotero.org/google-docs/?wEdHYe"</w:instrText>
      </w:r>
      <w:r>
        <w:fldChar w:fldCharType="separate"/>
      </w:r>
      <w:r w:rsidRPr="005A10E8">
        <w:rPr>
          <w:rStyle w:val="Hyperlink6"/>
        </w:rPr>
        <w:t>Poetics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53</w:t>
      </w:r>
      <w:r>
        <w:rPr>
          <w:rStyle w:val="Hyperlink6"/>
        </w:rPr>
        <w:fldChar w:fldCharType="end"/>
      </w:r>
      <w:r>
        <w:fldChar w:fldCharType="begin"/>
      </w:r>
      <w:r>
        <w:instrText>HYPERLINK "https://www.zotero.org/google-docs/?wEdHYe"</w:instrText>
      </w:r>
      <w:r>
        <w:fldChar w:fldCharType="separate"/>
      </w:r>
      <w:r w:rsidRPr="005A10E8">
        <w:rPr>
          <w:rStyle w:val="Hyperlink1"/>
        </w:rPr>
        <w:t>, 22–37.</w:t>
      </w:r>
      <w:r>
        <w:rPr>
          <w:rStyle w:val="Hyperlink1"/>
        </w:rPr>
        <w:fldChar w:fldCharType="end"/>
      </w:r>
    </w:p>
    <w:commentRangeStart w:id="1485"/>
    <w:commentRangeStart w:id="1486"/>
    <w:p w14:paraId="0DAB4313" w14:textId="114B80BC" w:rsidR="00C14C58" w:rsidRPr="005A10E8" w:rsidRDefault="00000000" w:rsidP="00917395">
      <w:pPr>
        <w:pStyle w:val="Body"/>
        <w:widowControl w:val="0"/>
        <w:spacing w:line="360" w:lineRule="auto"/>
        <w:ind w:left="720" w:hanging="720"/>
        <w:jc w:val="both"/>
        <w:rPr>
          <w:rStyle w:val="None"/>
          <w:b/>
          <w:bCs/>
        </w:rPr>
        <w:pPrChange w:id="148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Meron, M., Amar, M., Laurent-</w:t>
      </w:r>
      <w:proofErr w:type="spellStart"/>
      <w:r w:rsidRPr="005A10E8">
        <w:rPr>
          <w:rStyle w:val="Hyperlink1"/>
        </w:rPr>
        <w:t>Zuani</w:t>
      </w:r>
      <w:proofErr w:type="spellEnd"/>
      <w:r w:rsidRPr="005A10E8">
        <w:rPr>
          <w:rStyle w:val="Hyperlink1"/>
        </w:rPr>
        <w:t xml:space="preserve">, A.-C., </w:t>
      </w:r>
      <w:proofErr w:type="spellStart"/>
      <w:r w:rsidRPr="005A10E8">
        <w:rPr>
          <w:rStyle w:val="Hyperlink1"/>
        </w:rPr>
        <w:t>Holý</w:t>
      </w:r>
      <w:proofErr w:type="spellEnd"/>
      <w:r w:rsidRPr="005A10E8">
        <w:rPr>
          <w:rStyle w:val="Hyperlink1"/>
        </w:rPr>
        <w:t xml:space="preserve">, D., </w:t>
      </w:r>
      <w:proofErr w:type="spellStart"/>
      <w:r w:rsidRPr="005A10E8">
        <w:rPr>
          <w:rStyle w:val="Hyperlink1"/>
        </w:rPr>
        <w:t>Erhartova</w:t>
      </w:r>
      <w:proofErr w:type="spellEnd"/>
      <w:r w:rsidRPr="005A10E8">
        <w:rPr>
          <w:rStyle w:val="Hyperlink1"/>
        </w:rPr>
        <w:t xml:space="preserve">, J., Gallo, F., Lindner, E., </w:t>
      </w:r>
      <w:proofErr w:type="spellStart"/>
      <w:r w:rsidRPr="005A10E8">
        <w:rPr>
          <w:rStyle w:val="Hyperlink1"/>
        </w:rPr>
        <w:t>Záhonyi</w:t>
      </w:r>
      <w:proofErr w:type="spellEnd"/>
      <w:r w:rsidRPr="005A10E8">
        <w:rPr>
          <w:rStyle w:val="Hyperlink1"/>
        </w:rPr>
        <w:t xml:space="preserve">, M., </w:t>
      </w:r>
      <w:proofErr w:type="spellStart"/>
      <w:r w:rsidRPr="005A10E8">
        <w:rPr>
          <w:rStyle w:val="Hyperlink1"/>
        </w:rPr>
        <w:t>Váradi</w:t>
      </w:r>
      <w:proofErr w:type="spellEnd"/>
      <w:r w:rsidRPr="005A10E8">
        <w:rPr>
          <w:rStyle w:val="Hyperlink1"/>
        </w:rPr>
        <w:t xml:space="preserve">, R., &amp; </w:t>
      </w:r>
      <w:proofErr w:type="spellStart"/>
      <w:r w:rsidRPr="005A10E8">
        <w:rPr>
          <w:rStyle w:val="Hyperlink1"/>
        </w:rPr>
        <w:t>Huszár</w:t>
      </w:r>
      <w:proofErr w:type="spellEnd"/>
      <w:r w:rsidRPr="005A10E8">
        <w:rPr>
          <w:rStyle w:val="Hyperlink1"/>
        </w:rPr>
        <w:t xml:space="preserve">, Á. (2014). Final report of the </w:t>
      </w:r>
      <w:proofErr w:type="spellStart"/>
      <w:r w:rsidRPr="005A10E8">
        <w:rPr>
          <w:rStyle w:val="Hyperlink1"/>
        </w:rPr>
        <w:t>ESSnet</w:t>
      </w:r>
      <w:proofErr w:type="spellEnd"/>
      <w:r w:rsidRPr="005A10E8">
        <w:rPr>
          <w:rStyle w:val="Hyperlink1"/>
        </w:rPr>
        <w:t xml:space="preserve"> on the </w:t>
      </w:r>
      <w:proofErr w:type="spellStart"/>
      <w:r w:rsidRPr="005A10E8">
        <w:rPr>
          <w:rStyle w:val="Hyperlink1"/>
        </w:rPr>
        <w:t>harmonisation</w:t>
      </w:r>
      <w:proofErr w:type="spellEnd"/>
      <w:r w:rsidRPr="005A10E8">
        <w:rPr>
          <w:rStyle w:val="Hyperlink1"/>
        </w:rPr>
        <w:t xml:space="preserve"> and implementation of a European </w:t>
      </w:r>
      <w:del w:id="1488" w:author="Dr. Amy R." w:date="2023-01-26T15:46:00Z">
        <w:r w:rsidRPr="005A10E8" w:rsidDel="00ED05F6">
          <w:rPr>
            <w:rStyle w:val="Hyperlink1"/>
          </w:rPr>
          <w:delText>Socio</w:delText>
        </w:r>
      </w:del>
      <w:ins w:id="1489" w:author="Dr. Amy R." w:date="2023-01-26T15:46:00Z">
        <w:r w:rsidR="00ED05F6">
          <w:rPr>
            <w:rStyle w:val="Hyperlink1"/>
          </w:rPr>
          <w:t>s</w:t>
        </w:r>
        <w:r w:rsidR="00ED05F6" w:rsidRPr="005A10E8">
          <w:rPr>
            <w:rStyle w:val="Hyperlink1"/>
          </w:rPr>
          <w:t>ocio</w:t>
        </w:r>
      </w:ins>
      <w:r w:rsidRPr="005A10E8">
        <w:rPr>
          <w:rStyle w:val="Hyperlink1"/>
        </w:rPr>
        <w:t>-economic classification: European Socio-economic groups (</w:t>
      </w:r>
      <w:proofErr w:type="spellStart"/>
      <w:r w:rsidRPr="005A10E8">
        <w:rPr>
          <w:rStyle w:val="Hyperlink1"/>
        </w:rPr>
        <w:t>EseG</w:t>
      </w:r>
      <w:proofErr w:type="spellEnd"/>
      <w:r w:rsidRPr="005A10E8">
        <w:rPr>
          <w:rStyle w:val="Hyperlink1"/>
        </w:rPr>
        <w:t xml:space="preserve">). </w:t>
      </w:r>
      <w:r w:rsidRPr="005A10E8">
        <w:rPr>
          <w:rStyle w:val="Hyperlink1"/>
        </w:rPr>
        <w:fldChar w:fldCharType="end"/>
      </w:r>
      <w:commentRangeEnd w:id="1485"/>
      <w:commentRangeEnd w:id="1486"/>
      <w:r w:rsidR="00497091">
        <w:rPr>
          <w:rStyle w:val="CommentReference"/>
          <w:rFonts w:ascii="Times New Roman" w:hAnsi="Times New Roman" w:cs="Times New Roman"/>
          <w:color w:val="auto"/>
          <w14:textOutline w14:w="0" w14:cap="rnd" w14:cmpd="sng" w14:algn="ctr">
            <w14:noFill/>
            <w14:prstDash w14:val="solid"/>
            <w14:bevel/>
          </w14:textOutline>
        </w:rPr>
        <w:commentReference w:id="1486"/>
      </w:r>
      <w:r w:rsidR="00ED05F6">
        <w:rPr>
          <w:rStyle w:val="CommentReference"/>
          <w:rFonts w:ascii="Times New Roman" w:hAnsi="Times New Roman" w:cs="Times New Roman"/>
          <w:color w:val="auto"/>
          <w14:textOutline w14:w="0" w14:cap="rnd" w14:cmpd="sng" w14:algn="ctr">
            <w14:noFill/>
            <w14:prstDash w14:val="solid"/>
            <w14:bevel/>
          </w14:textOutline>
        </w:rPr>
        <w:commentReference w:id="1485"/>
      </w:r>
    </w:p>
    <w:p w14:paraId="7E38E33A" w14:textId="2A3772E8" w:rsidR="00C14C58" w:rsidRPr="005A10E8" w:rsidRDefault="00000000" w:rsidP="00917395">
      <w:pPr>
        <w:pStyle w:val="Body"/>
        <w:widowControl w:val="0"/>
        <w:spacing w:line="360" w:lineRule="auto"/>
        <w:ind w:left="720" w:hanging="720"/>
        <w:jc w:val="both"/>
        <w:rPr>
          <w:rStyle w:val="None"/>
          <w:b/>
          <w:bCs/>
        </w:rPr>
        <w:pPrChange w:id="1490" w:author="Dr. Amy R." w:date="2023-01-28T14:04:00Z">
          <w:pPr>
            <w:pStyle w:val="Body"/>
            <w:widowControl w:val="0"/>
            <w:spacing w:line="360" w:lineRule="auto"/>
            <w:ind w:left="720" w:hanging="720"/>
            <w:jc w:val="both"/>
          </w:pPr>
        </w:pPrChange>
      </w:pPr>
      <w:r w:rsidRPr="005A10E8">
        <w:lastRenderedPageBreak/>
        <w:fldChar w:fldCharType="begin"/>
      </w:r>
      <w:r w:rsidRPr="005A10E8">
        <w:instrText>HYPERLINK "https://www.zotero.org/google-docs/?wEdHYe"</w:instrText>
      </w:r>
      <w:r w:rsidRPr="005A10E8">
        <w:fldChar w:fldCharType="separate"/>
      </w:r>
      <w:r w:rsidRPr="005A10E8">
        <w:rPr>
          <w:rStyle w:val="Hyperlink1"/>
        </w:rPr>
        <w:t xml:space="preserve">Miller, A., Wattenberg, M., &amp; </w:t>
      </w:r>
      <w:proofErr w:type="spellStart"/>
      <w:r w:rsidRPr="005A10E8">
        <w:rPr>
          <w:rStyle w:val="Hyperlink1"/>
        </w:rPr>
        <w:t>Malanchuk</w:t>
      </w:r>
      <w:proofErr w:type="spellEnd"/>
      <w:r w:rsidRPr="005A10E8">
        <w:rPr>
          <w:rStyle w:val="Hyperlink1"/>
        </w:rPr>
        <w:t xml:space="preserve">, O. (1986). Schematic </w:t>
      </w:r>
      <w:del w:id="1491" w:author="Dr. Amy R." w:date="2023-01-26T15:47:00Z">
        <w:r w:rsidRPr="005A10E8" w:rsidDel="00ED05F6">
          <w:rPr>
            <w:rStyle w:val="Hyperlink1"/>
          </w:rPr>
          <w:delText xml:space="preserve">Assessments </w:delText>
        </w:r>
      </w:del>
      <w:ins w:id="1492" w:author="Dr. Amy R." w:date="2023-01-26T15:47:00Z">
        <w:r w:rsidR="00ED05F6">
          <w:rPr>
            <w:rStyle w:val="Hyperlink1"/>
          </w:rPr>
          <w:t>a</w:t>
        </w:r>
        <w:r w:rsidR="00ED05F6" w:rsidRPr="005A10E8">
          <w:rPr>
            <w:rStyle w:val="Hyperlink1"/>
          </w:rPr>
          <w:t xml:space="preserve">ssessments </w:t>
        </w:r>
      </w:ins>
      <w:r w:rsidRPr="005A10E8">
        <w:rPr>
          <w:rStyle w:val="Hyperlink1"/>
        </w:rPr>
        <w:t xml:space="preserve">of </w:t>
      </w:r>
      <w:del w:id="1493" w:author="Dr. Amy R." w:date="2023-01-26T15:47:00Z">
        <w:r w:rsidRPr="005A10E8" w:rsidDel="00ED05F6">
          <w:rPr>
            <w:rStyle w:val="Hyperlink1"/>
          </w:rPr>
          <w:delText xml:space="preserve">Presidential </w:delText>
        </w:r>
      </w:del>
      <w:ins w:id="1494" w:author="Dr. Amy R." w:date="2023-01-26T15:47:00Z">
        <w:r w:rsidR="00ED05F6">
          <w:rPr>
            <w:rStyle w:val="Hyperlink1"/>
          </w:rPr>
          <w:t>p</w:t>
        </w:r>
        <w:r w:rsidR="00ED05F6" w:rsidRPr="005A10E8">
          <w:rPr>
            <w:rStyle w:val="Hyperlink1"/>
          </w:rPr>
          <w:t xml:space="preserve">residential </w:t>
        </w:r>
      </w:ins>
      <w:r w:rsidRPr="005A10E8">
        <w:rPr>
          <w:rStyle w:val="Hyperlink1"/>
        </w:rPr>
        <w:t xml:space="preserve">Candidates.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Political Science Review</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80</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(2), 521–540. </w:t>
      </w:r>
      <w:r>
        <w:rPr>
          <w:rStyle w:val="Hyperlink1"/>
        </w:rPr>
        <w:fldChar w:fldCharType="end"/>
      </w:r>
    </w:p>
    <w:p w14:paraId="6772122B" w14:textId="77777777" w:rsidR="00C14C58" w:rsidRPr="005A10E8" w:rsidRDefault="00000000" w:rsidP="00917395">
      <w:pPr>
        <w:pStyle w:val="Body"/>
        <w:widowControl w:val="0"/>
        <w:spacing w:line="360" w:lineRule="auto"/>
        <w:ind w:left="720" w:hanging="720"/>
        <w:jc w:val="both"/>
        <w:rPr>
          <w:rStyle w:val="None"/>
          <w:b/>
          <w:bCs/>
        </w:rPr>
        <w:pPrChange w:id="1495"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Monk, E. P., Esposito, M. H., &amp; Lee, H. (2021). Beholding inequality: Race, gender, and returns to physical attractiveness in the United States. </w:t>
      </w:r>
      <w:r>
        <w:rPr>
          <w:rStyle w:val="Hyperlink1"/>
        </w:rPr>
        <w:fldChar w:fldCharType="end"/>
      </w:r>
      <w:r>
        <w:fldChar w:fldCharType="begin"/>
      </w:r>
      <w:r>
        <w:instrText>HYPERLINK "https://www.zotero.org/google-docs/?wEdHYe"</w:instrText>
      </w:r>
      <w:r>
        <w:fldChar w:fldCharType="separate"/>
      </w:r>
      <w:r w:rsidRPr="005A10E8">
        <w:rPr>
          <w:rStyle w:val="Hyperlink6"/>
        </w:rPr>
        <w:t>American Journal of Sociology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127</w:t>
      </w:r>
      <w:r>
        <w:rPr>
          <w:rStyle w:val="Hyperlink6"/>
        </w:rPr>
        <w:fldChar w:fldCharType="end"/>
      </w:r>
      <w:r>
        <w:fldChar w:fldCharType="begin"/>
      </w:r>
      <w:r>
        <w:instrText>HYPERLINK "https://www.zotero.org/google-docs/?wEdHYe"</w:instrText>
      </w:r>
      <w:r>
        <w:fldChar w:fldCharType="separate"/>
      </w:r>
      <w:r w:rsidRPr="005A10E8">
        <w:rPr>
          <w:rStyle w:val="Hyperlink1"/>
        </w:rPr>
        <w:t>(1), 194–241.</w:t>
      </w:r>
      <w:r>
        <w:rPr>
          <w:rStyle w:val="Hyperlink1"/>
        </w:rPr>
        <w:fldChar w:fldCharType="end"/>
      </w:r>
    </w:p>
    <w:p w14:paraId="1E2FDD41" w14:textId="77777777" w:rsidR="00C14C58" w:rsidRPr="005A10E8" w:rsidRDefault="00000000" w:rsidP="00917395">
      <w:pPr>
        <w:pStyle w:val="Body"/>
        <w:widowControl w:val="0"/>
        <w:spacing w:line="360" w:lineRule="auto"/>
        <w:ind w:left="720" w:hanging="720"/>
        <w:jc w:val="both"/>
        <w:pPrChange w:id="1496"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Official Statistics Finland (OSF), S. (2017). </w:t>
      </w:r>
      <w:r>
        <w:rPr>
          <w:rStyle w:val="Hyperlink1"/>
        </w:rPr>
        <w:fldChar w:fldCharType="end"/>
      </w:r>
      <w:r>
        <w:fldChar w:fldCharType="begin"/>
      </w:r>
      <w:r>
        <w:instrText>HYPERLINK "https://www.zotero.org/google-docs/?wEdHYe"</w:instrText>
      </w:r>
      <w:r>
        <w:fldChar w:fldCharType="separate"/>
      </w:r>
      <w:r w:rsidRPr="005A10E8">
        <w:rPr>
          <w:rStyle w:val="Hyperlink6"/>
        </w:rPr>
        <w:t>Background analysis of candidates in the Municipal elections 2017</w:t>
      </w:r>
      <w:r>
        <w:rPr>
          <w:rStyle w:val="Hyperlink6"/>
        </w:rPr>
        <w:fldChar w:fldCharType="end"/>
      </w:r>
      <w:r w:rsidRPr="005A10E8">
        <w:rPr>
          <w:rStyle w:val="Hyperlink1"/>
        </w:rPr>
        <w:t xml:space="preserve">. Statistics Finland. </w:t>
      </w:r>
    </w:p>
    <w:p w14:paraId="2D47D417" w14:textId="498A3AF5" w:rsidR="00C14C58" w:rsidRPr="005A10E8" w:rsidRDefault="00000000" w:rsidP="00917395">
      <w:pPr>
        <w:pStyle w:val="Body"/>
        <w:widowControl w:val="0"/>
        <w:spacing w:line="360" w:lineRule="auto"/>
        <w:ind w:left="720" w:hanging="720"/>
        <w:jc w:val="both"/>
        <w:rPr>
          <w:rStyle w:val="None"/>
          <w:b/>
          <w:bCs/>
        </w:rPr>
        <w:pPrChange w:id="1497"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Olivola</w:t>
      </w:r>
      <w:proofErr w:type="spellEnd"/>
      <w:r w:rsidRPr="005A10E8">
        <w:rPr>
          <w:rStyle w:val="Hyperlink1"/>
        </w:rPr>
        <w:t xml:space="preserve">, C., Tingley, D., &amp; Todorov, A. (2018). Republican </w:t>
      </w:r>
      <w:del w:id="1498" w:author="Dr. Amy R." w:date="2023-01-26T15:48:00Z">
        <w:r w:rsidRPr="005A10E8" w:rsidDel="00ED05F6">
          <w:rPr>
            <w:rStyle w:val="Hyperlink1"/>
          </w:rPr>
          <w:delText xml:space="preserve">Voters </w:delText>
        </w:r>
      </w:del>
      <w:ins w:id="1499" w:author="Dr. Amy R." w:date="2023-01-26T15:48:00Z">
        <w:r w:rsidR="00ED05F6">
          <w:rPr>
            <w:rStyle w:val="Hyperlink1"/>
          </w:rPr>
          <w:t>v</w:t>
        </w:r>
        <w:r w:rsidR="00ED05F6" w:rsidRPr="005A10E8">
          <w:rPr>
            <w:rStyle w:val="Hyperlink1"/>
          </w:rPr>
          <w:t xml:space="preserve">oters </w:t>
        </w:r>
      </w:ins>
      <w:del w:id="1500" w:author="Dr. Amy R." w:date="2023-01-26T15:48:00Z">
        <w:r w:rsidRPr="005A10E8" w:rsidDel="00ED05F6">
          <w:rPr>
            <w:rStyle w:val="Hyperlink1"/>
          </w:rPr>
          <w:delText xml:space="preserve">Prefer </w:delText>
        </w:r>
      </w:del>
      <w:ins w:id="1501" w:author="Dr. Amy R." w:date="2023-01-26T15:48:00Z">
        <w:r w:rsidR="00ED05F6">
          <w:rPr>
            <w:rStyle w:val="Hyperlink1"/>
          </w:rPr>
          <w:t>p</w:t>
        </w:r>
        <w:r w:rsidR="00ED05F6" w:rsidRPr="005A10E8">
          <w:rPr>
            <w:rStyle w:val="Hyperlink1"/>
          </w:rPr>
          <w:t xml:space="preserve">refer </w:t>
        </w:r>
      </w:ins>
      <w:del w:id="1502" w:author="Dr. Amy R." w:date="2023-01-26T15:48:00Z">
        <w:r w:rsidRPr="005A10E8" w:rsidDel="00ED05F6">
          <w:rPr>
            <w:rStyle w:val="Hyperlink1"/>
          </w:rPr>
          <w:delText xml:space="preserve">Candidates </w:delText>
        </w:r>
      </w:del>
      <w:ins w:id="1503" w:author="Dr. Amy R." w:date="2023-01-26T15:48:00Z">
        <w:r w:rsidR="00ED05F6">
          <w:rPr>
            <w:rStyle w:val="Hyperlink1"/>
          </w:rPr>
          <w:t>c</w:t>
        </w:r>
        <w:r w:rsidR="00ED05F6" w:rsidRPr="005A10E8">
          <w:rPr>
            <w:rStyle w:val="Hyperlink1"/>
          </w:rPr>
          <w:t xml:space="preserve">andidates </w:t>
        </w:r>
      </w:ins>
      <w:del w:id="1504" w:author="Dr. Amy R." w:date="2023-01-26T15:48:00Z">
        <w:r w:rsidRPr="005A10E8" w:rsidDel="00ED05F6">
          <w:rPr>
            <w:rStyle w:val="Hyperlink1"/>
          </w:rPr>
          <w:delText xml:space="preserve">Who </w:delText>
        </w:r>
      </w:del>
      <w:ins w:id="1505" w:author="Dr. Amy R." w:date="2023-01-26T15:48:00Z">
        <w:r w:rsidR="00ED05F6">
          <w:rPr>
            <w:rStyle w:val="Hyperlink1"/>
          </w:rPr>
          <w:t>w</w:t>
        </w:r>
        <w:r w:rsidR="00ED05F6" w:rsidRPr="005A10E8">
          <w:rPr>
            <w:rStyle w:val="Hyperlink1"/>
          </w:rPr>
          <w:t xml:space="preserve">ho </w:t>
        </w:r>
      </w:ins>
      <w:del w:id="1506" w:author="Dr. Amy R." w:date="2023-01-26T15:48:00Z">
        <w:r w:rsidRPr="005A10E8" w:rsidDel="00ED05F6">
          <w:rPr>
            <w:rStyle w:val="Hyperlink1"/>
          </w:rPr>
          <w:delText xml:space="preserve">Have </w:delText>
        </w:r>
      </w:del>
      <w:ins w:id="1507" w:author="Dr. Amy R." w:date="2023-01-26T15:48:00Z">
        <w:r w:rsidR="00ED05F6">
          <w:rPr>
            <w:rStyle w:val="Hyperlink1"/>
          </w:rPr>
          <w:t>h</w:t>
        </w:r>
        <w:r w:rsidR="00ED05F6" w:rsidRPr="005A10E8">
          <w:rPr>
            <w:rStyle w:val="Hyperlink1"/>
          </w:rPr>
          <w:t xml:space="preserve">ave </w:t>
        </w:r>
      </w:ins>
      <w:del w:id="1508" w:author="Dr. Amy R." w:date="2023-01-26T15:48:00Z">
        <w:r w:rsidRPr="005A10E8" w:rsidDel="00ED05F6">
          <w:rPr>
            <w:rStyle w:val="Hyperlink1"/>
          </w:rPr>
          <w:delText>Conservative</w:delText>
        </w:r>
      </w:del>
      <w:ins w:id="1509" w:author="Dr. Amy R." w:date="2023-01-26T15:48:00Z">
        <w:r w:rsidR="00ED05F6">
          <w:rPr>
            <w:rStyle w:val="Hyperlink1"/>
          </w:rPr>
          <w:t>c</w:t>
        </w:r>
        <w:r w:rsidR="00ED05F6" w:rsidRPr="005A10E8">
          <w:rPr>
            <w:rStyle w:val="Hyperlink1"/>
          </w:rPr>
          <w:t>onservative</w:t>
        </w:r>
      </w:ins>
      <w:r w:rsidRPr="005A10E8">
        <w:rPr>
          <w:rStyle w:val="Hyperlink1"/>
        </w:rPr>
        <w:t>-</w:t>
      </w:r>
      <w:del w:id="1510" w:author="Dr. Amy R." w:date="2023-01-26T15:48:00Z">
        <w:r w:rsidRPr="005A10E8" w:rsidDel="00ED05F6">
          <w:rPr>
            <w:rStyle w:val="Hyperlink1"/>
          </w:rPr>
          <w:delText xml:space="preserve">Looking </w:delText>
        </w:r>
      </w:del>
      <w:ins w:id="1511" w:author="Dr. Amy R." w:date="2023-01-26T15:48:00Z">
        <w:r w:rsidR="00ED05F6">
          <w:rPr>
            <w:rStyle w:val="Hyperlink1"/>
          </w:rPr>
          <w:t>l</w:t>
        </w:r>
        <w:r w:rsidR="00ED05F6" w:rsidRPr="005A10E8">
          <w:rPr>
            <w:rStyle w:val="Hyperlink1"/>
          </w:rPr>
          <w:t xml:space="preserve">ooking </w:t>
        </w:r>
      </w:ins>
      <w:del w:id="1512" w:author="Dr. Amy R." w:date="2023-01-26T15:48:00Z">
        <w:r w:rsidRPr="005A10E8" w:rsidDel="00ED05F6">
          <w:rPr>
            <w:rStyle w:val="Hyperlink1"/>
          </w:rPr>
          <w:delText>Faces</w:delText>
        </w:r>
      </w:del>
      <w:ins w:id="1513" w:author="Dr. Amy R." w:date="2023-01-26T15:48:00Z">
        <w:r w:rsidR="00ED05F6">
          <w:rPr>
            <w:rStyle w:val="Hyperlink1"/>
          </w:rPr>
          <w:t>f</w:t>
        </w:r>
        <w:r w:rsidR="00ED05F6" w:rsidRPr="005A10E8">
          <w:rPr>
            <w:rStyle w:val="Hyperlink1"/>
          </w:rPr>
          <w:t>aces</w:t>
        </w:r>
      </w:ins>
      <w:r w:rsidRPr="005A10E8">
        <w:rPr>
          <w:rStyle w:val="Hyperlink1"/>
        </w:rPr>
        <w:t>: New</w:t>
      </w:r>
      <w:ins w:id="1514" w:author="Dr. Amy R." w:date="2023-01-26T15:48:00Z">
        <w:r w:rsidR="00ED05F6">
          <w:rPr>
            <w:rStyle w:val="Hyperlink1"/>
          </w:rPr>
          <w:t xml:space="preserve"> </w:t>
        </w:r>
      </w:ins>
      <w:del w:id="1515" w:author="Dr. Amy R." w:date="2023-01-26T15:48:00Z">
        <w:r w:rsidRPr="005A10E8" w:rsidDel="00ED05F6">
          <w:rPr>
            <w:rStyle w:val="Hyperlink1"/>
          </w:rPr>
          <w:delText xml:space="preserve"> E</w:delText>
        </w:r>
      </w:del>
      <w:ins w:id="1516" w:author="Dr. Amy R." w:date="2023-01-26T15:48:00Z">
        <w:r w:rsidR="00ED05F6">
          <w:rPr>
            <w:rStyle w:val="Hyperlink1"/>
          </w:rPr>
          <w:t>e</w:t>
        </w:r>
      </w:ins>
      <w:r w:rsidRPr="005A10E8">
        <w:rPr>
          <w:rStyle w:val="Hyperlink1"/>
        </w:rPr>
        <w:t xml:space="preserve">vidence </w:t>
      </w:r>
      <w:del w:id="1517" w:author="Dr. Amy R." w:date="2023-01-26T15:48:00Z">
        <w:r w:rsidRPr="005A10E8" w:rsidDel="00ED05F6">
          <w:rPr>
            <w:rStyle w:val="Hyperlink1"/>
          </w:rPr>
          <w:delText xml:space="preserve">From </w:delText>
        </w:r>
      </w:del>
      <w:ins w:id="1518" w:author="Dr. Amy R." w:date="2023-01-26T15:48:00Z">
        <w:r w:rsidR="00ED05F6">
          <w:rPr>
            <w:rStyle w:val="Hyperlink1"/>
          </w:rPr>
          <w:t>f</w:t>
        </w:r>
        <w:r w:rsidR="00ED05F6" w:rsidRPr="005A10E8">
          <w:rPr>
            <w:rStyle w:val="Hyperlink1"/>
          </w:rPr>
          <w:t xml:space="preserve">rom </w:t>
        </w:r>
      </w:ins>
      <w:del w:id="1519" w:author="Dr. Amy R." w:date="2023-01-26T15:48:00Z">
        <w:r w:rsidRPr="005A10E8" w:rsidDel="00ED05F6">
          <w:rPr>
            <w:rStyle w:val="Hyperlink1"/>
          </w:rPr>
          <w:delText xml:space="preserve">Exit </w:delText>
        </w:r>
      </w:del>
      <w:ins w:id="1520" w:author="Dr. Amy R." w:date="2023-01-26T15:48:00Z">
        <w:r w:rsidR="00ED05F6">
          <w:rPr>
            <w:rStyle w:val="Hyperlink1"/>
          </w:rPr>
          <w:t>e</w:t>
        </w:r>
        <w:r w:rsidR="00ED05F6" w:rsidRPr="005A10E8">
          <w:rPr>
            <w:rStyle w:val="Hyperlink1"/>
          </w:rPr>
          <w:t xml:space="preserve">xit </w:t>
        </w:r>
      </w:ins>
      <w:del w:id="1521" w:author="Dr. Amy R." w:date="2023-01-26T15:49:00Z">
        <w:r w:rsidRPr="005A10E8" w:rsidDel="007E39C4">
          <w:rPr>
            <w:rStyle w:val="Hyperlink1"/>
          </w:rPr>
          <w:delText>Polls</w:delText>
        </w:r>
      </w:del>
      <w:ins w:id="1522" w:author="Dr. Amy R." w:date="2023-01-26T15:49:00Z">
        <w:r w:rsidR="007E39C4">
          <w:rPr>
            <w:rStyle w:val="Hyperlink1"/>
          </w:rPr>
          <w:t>p</w:t>
        </w:r>
        <w:r w:rsidR="007E39C4" w:rsidRPr="005A10E8">
          <w:rPr>
            <w:rStyle w:val="Hyperlink1"/>
          </w:rPr>
          <w:t>olls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39</w:t>
      </w:r>
      <w:r>
        <w:rPr>
          <w:rStyle w:val="Hyperlink6"/>
        </w:rPr>
        <w:fldChar w:fldCharType="end"/>
      </w:r>
      <w:r>
        <w:fldChar w:fldCharType="begin"/>
      </w:r>
      <w:r>
        <w:instrText>HYPERLINK "https://www.zotero.org/google-docs/?wEdHYe"</w:instrText>
      </w:r>
      <w:r>
        <w:fldChar w:fldCharType="separate"/>
      </w:r>
      <w:r w:rsidRPr="005A10E8">
        <w:rPr>
          <w:rStyle w:val="Hyperlink1"/>
        </w:rPr>
        <w:t>(5), 1157–1171.</w:t>
      </w:r>
      <w:r>
        <w:rPr>
          <w:rStyle w:val="Hyperlink1"/>
        </w:rPr>
        <w:fldChar w:fldCharType="end"/>
      </w:r>
    </w:p>
    <w:p w14:paraId="37A04927" w14:textId="20CB01B3" w:rsidR="00C14C58" w:rsidRPr="005A10E8" w:rsidRDefault="00000000" w:rsidP="00917395">
      <w:pPr>
        <w:pStyle w:val="Body"/>
        <w:widowControl w:val="0"/>
        <w:spacing w:line="360" w:lineRule="auto"/>
        <w:ind w:left="720" w:hanging="720"/>
        <w:jc w:val="both"/>
        <w:rPr>
          <w:rStyle w:val="None"/>
          <w:b/>
          <w:bCs/>
        </w:rPr>
        <w:pPrChange w:id="1523"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Pajunen, T., Kukkonen, I., Sarpila, O., &amp; Åberg, E. (2021).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Systematic </w:t>
      </w:r>
      <w:del w:id="1524" w:author="Dr. Amy R." w:date="2023-01-26T15:49:00Z">
        <w:r w:rsidRPr="005A10E8" w:rsidDel="007E39C4">
          <w:rPr>
            <w:rStyle w:val="Hyperlink6"/>
          </w:rPr>
          <w:delText xml:space="preserve">Review </w:delText>
        </w:r>
      </w:del>
      <w:ins w:id="1525" w:author="Dr. Amy R." w:date="2023-01-26T15:49:00Z">
        <w:r w:rsidR="007E39C4">
          <w:rPr>
            <w:rStyle w:val="Hyperlink6"/>
          </w:rPr>
          <w:t>r</w:t>
        </w:r>
        <w:r w:rsidR="007E39C4" w:rsidRPr="005A10E8">
          <w:rPr>
            <w:rStyle w:val="Hyperlink6"/>
          </w:rPr>
          <w:t xml:space="preserve">eview </w:t>
        </w:r>
      </w:ins>
      <w:r w:rsidRPr="005A10E8">
        <w:rPr>
          <w:rStyle w:val="Hyperlink6"/>
        </w:rPr>
        <w:t xml:space="preserve">of </w:t>
      </w:r>
      <w:del w:id="1526" w:author="Dr. Amy R." w:date="2023-01-26T15:49:00Z">
        <w:r w:rsidRPr="005A10E8" w:rsidDel="007E39C4">
          <w:rPr>
            <w:rStyle w:val="Hyperlink6"/>
          </w:rPr>
          <w:delText xml:space="preserve">Differences </w:delText>
        </w:r>
      </w:del>
      <w:ins w:id="1527" w:author="Dr. Amy R." w:date="2023-01-26T15:49:00Z">
        <w:r w:rsidR="007E39C4">
          <w:rPr>
            <w:rStyle w:val="Hyperlink6"/>
          </w:rPr>
          <w:t>d</w:t>
        </w:r>
        <w:r w:rsidR="007E39C4" w:rsidRPr="005A10E8">
          <w:rPr>
            <w:rStyle w:val="Hyperlink6"/>
          </w:rPr>
          <w:t xml:space="preserve">ifferences </w:t>
        </w:r>
      </w:ins>
      <w:r w:rsidRPr="005A10E8">
        <w:rPr>
          <w:rStyle w:val="Hyperlink6"/>
        </w:rPr>
        <w:t xml:space="preserve">in </w:t>
      </w:r>
      <w:del w:id="1528" w:author="Dr. Amy R." w:date="2023-01-26T15:49:00Z">
        <w:r w:rsidRPr="005A10E8" w:rsidDel="007E39C4">
          <w:rPr>
            <w:rStyle w:val="Hyperlink6"/>
          </w:rPr>
          <w:delText xml:space="preserve">Socioeconomic </w:delText>
        </w:r>
      </w:del>
      <w:ins w:id="1529" w:author="Dr. Amy R." w:date="2023-01-26T15:49:00Z">
        <w:r w:rsidR="007E39C4">
          <w:rPr>
            <w:rStyle w:val="Hyperlink6"/>
          </w:rPr>
          <w:t>s</w:t>
        </w:r>
        <w:r w:rsidR="007E39C4" w:rsidRPr="005A10E8">
          <w:rPr>
            <w:rStyle w:val="Hyperlink6"/>
          </w:rPr>
          <w:t xml:space="preserve">ocioeconomic </w:t>
        </w:r>
      </w:ins>
      <w:del w:id="1530" w:author="Dr. Amy R." w:date="2023-01-26T15:49:00Z">
        <w:r w:rsidRPr="005A10E8" w:rsidDel="007E39C4">
          <w:rPr>
            <w:rStyle w:val="Hyperlink6"/>
          </w:rPr>
          <w:delText xml:space="preserve">Outcomes </w:delText>
        </w:r>
      </w:del>
      <w:ins w:id="1531" w:author="Dr. Amy R." w:date="2023-01-26T15:49:00Z">
        <w:r w:rsidR="007E39C4">
          <w:rPr>
            <w:rStyle w:val="Hyperlink6"/>
          </w:rPr>
          <w:t>o</w:t>
        </w:r>
        <w:r w:rsidR="007E39C4" w:rsidRPr="005A10E8">
          <w:rPr>
            <w:rStyle w:val="Hyperlink6"/>
          </w:rPr>
          <w:t xml:space="preserve">utcomes </w:t>
        </w:r>
      </w:ins>
      <w:r w:rsidRPr="005A10E8">
        <w:rPr>
          <w:rStyle w:val="Hyperlink6"/>
        </w:rPr>
        <w:t xml:space="preserve">of </w:t>
      </w:r>
      <w:del w:id="1532" w:author="Dr. Amy R." w:date="2023-01-26T15:49:00Z">
        <w:r w:rsidRPr="005A10E8" w:rsidDel="007E39C4">
          <w:rPr>
            <w:rStyle w:val="Hyperlink6"/>
          </w:rPr>
          <w:delText xml:space="preserve">Attractiveness </w:delText>
        </w:r>
      </w:del>
      <w:ins w:id="1533" w:author="Dr. Amy R." w:date="2023-01-26T15:49:00Z">
        <w:r w:rsidR="007E39C4">
          <w:rPr>
            <w:rStyle w:val="Hyperlink6"/>
          </w:rPr>
          <w:t>a</w:t>
        </w:r>
        <w:r w:rsidR="007E39C4" w:rsidRPr="005A10E8">
          <w:rPr>
            <w:rStyle w:val="Hyperlink6"/>
          </w:rPr>
          <w:t>ttractiveness</w:t>
        </w:r>
        <w:r w:rsidR="007E39C4">
          <w:rPr>
            <w:rStyle w:val="Hyperlink6"/>
          </w:rPr>
          <w:t xml:space="preserve"> b</w:t>
        </w:r>
      </w:ins>
      <w:del w:id="1534" w:author="Dr. Amy R." w:date="2023-01-26T15:49:00Z">
        <w:r w:rsidRPr="005A10E8" w:rsidDel="007E39C4">
          <w:rPr>
            <w:rStyle w:val="Hyperlink6"/>
          </w:rPr>
          <w:delText>B</w:delText>
        </w:r>
      </w:del>
      <w:r w:rsidRPr="005A10E8">
        <w:rPr>
          <w:rStyle w:val="Hyperlink6"/>
        </w:rPr>
        <w:t xml:space="preserve">etween </w:t>
      </w:r>
      <w:del w:id="1535" w:author="Dr. Amy R." w:date="2023-01-26T15:49:00Z">
        <w:r w:rsidRPr="005A10E8" w:rsidDel="007E39C4">
          <w:rPr>
            <w:rStyle w:val="Hyperlink6"/>
          </w:rPr>
          <w:delText xml:space="preserve">Men </w:delText>
        </w:r>
      </w:del>
      <w:ins w:id="1536" w:author="Dr. Amy R." w:date="2023-01-26T15:49:00Z">
        <w:r w:rsidR="007E39C4">
          <w:rPr>
            <w:rStyle w:val="Hyperlink6"/>
          </w:rPr>
          <w:t>m</w:t>
        </w:r>
        <w:r w:rsidR="007E39C4" w:rsidRPr="005A10E8">
          <w:rPr>
            <w:rStyle w:val="Hyperlink6"/>
          </w:rPr>
          <w:t xml:space="preserve">en </w:t>
        </w:r>
      </w:ins>
      <w:r w:rsidRPr="005A10E8">
        <w:rPr>
          <w:rStyle w:val="Hyperlink6"/>
        </w:rPr>
        <w:t xml:space="preserve">and </w:t>
      </w:r>
      <w:del w:id="1537" w:author="Dr. Amy R." w:date="2023-01-26T15:49:00Z">
        <w:r w:rsidRPr="005A10E8" w:rsidDel="007E39C4">
          <w:rPr>
            <w:rStyle w:val="Hyperlink6"/>
          </w:rPr>
          <w:delText>W</w:delText>
        </w:r>
      </w:del>
      <w:proofErr w:type="spellStart"/>
      <w:ins w:id="1538" w:author="Dr. Amy R." w:date="2023-01-26T15:49:00Z">
        <w:r w:rsidR="007E39C4">
          <w:rPr>
            <w:rStyle w:val="Hyperlink6"/>
          </w:rPr>
          <w:t>ws</w:t>
        </w:r>
      </w:ins>
      <w:r w:rsidRPr="005A10E8">
        <w:rPr>
          <w:rStyle w:val="Hyperlink6"/>
        </w:rPr>
        <w:t>omen</w:t>
      </w:r>
      <w:proofErr w:type="spellEnd"/>
      <w:r w:rsidRPr="005A10E8">
        <w:rPr>
          <w:rStyle w:val="Hyperlink6"/>
        </w:rPr>
        <w:fldChar w:fldCharType="end"/>
      </w:r>
      <w:commentRangeStart w:id="1539"/>
      <w:r w:rsidRPr="005A10E8">
        <w:fldChar w:fldCharType="begin"/>
      </w:r>
      <w:r w:rsidRPr="005A10E8">
        <w:instrText>HYPERLINK "https://www.zotero.org/google-docs/?wEdHYe"</w:instrText>
      </w:r>
      <w:r w:rsidRPr="005A10E8">
        <w:fldChar w:fldCharType="separate"/>
      </w:r>
      <w:r w:rsidRPr="005A10E8">
        <w:rPr>
          <w:rStyle w:val="Hyperlink1"/>
        </w:rPr>
        <w:t xml:space="preserve">. </w:t>
      </w:r>
      <w:proofErr w:type="spellStart"/>
      <w:r w:rsidRPr="005A10E8">
        <w:rPr>
          <w:rStyle w:val="Hyperlink1"/>
        </w:rPr>
        <w:t>SocArXiv</w:t>
      </w:r>
      <w:proofErr w:type="spellEnd"/>
      <w:r w:rsidRPr="005A10E8">
        <w:rPr>
          <w:rStyle w:val="Hyperlink1"/>
        </w:rPr>
        <w:t>.</w:t>
      </w:r>
      <w:r w:rsidRPr="005A10E8">
        <w:rPr>
          <w:rStyle w:val="Hyperlink1"/>
        </w:rPr>
        <w:fldChar w:fldCharType="end"/>
      </w:r>
      <w:commentRangeEnd w:id="1539"/>
      <w:r w:rsidR="007E39C4">
        <w:rPr>
          <w:rStyle w:val="CommentReference"/>
          <w:rFonts w:ascii="Times New Roman" w:hAnsi="Times New Roman" w:cs="Times New Roman"/>
          <w:color w:val="auto"/>
          <w14:textOutline w14:w="0" w14:cap="rnd" w14:cmpd="sng" w14:algn="ctr">
            <w14:noFill/>
            <w14:prstDash w14:val="solid"/>
            <w14:bevel/>
          </w14:textOutline>
        </w:rPr>
        <w:commentReference w:id="1539"/>
      </w:r>
    </w:p>
    <w:p w14:paraId="1B232BFF" w14:textId="1C925D9C" w:rsidR="00C14C58" w:rsidRPr="005A10E8" w:rsidRDefault="00000000" w:rsidP="00917395">
      <w:pPr>
        <w:pStyle w:val="Body"/>
        <w:widowControl w:val="0"/>
        <w:spacing w:line="360" w:lineRule="auto"/>
        <w:ind w:left="720" w:hanging="720"/>
        <w:jc w:val="both"/>
        <w:rPr>
          <w:rStyle w:val="None"/>
          <w:b/>
          <w:bCs/>
        </w:rPr>
        <w:pPrChange w:id="1540"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Praino</w:t>
      </w:r>
      <w:proofErr w:type="spellEnd"/>
      <w:r w:rsidRPr="005A10E8">
        <w:rPr>
          <w:rStyle w:val="Hyperlink1"/>
        </w:rPr>
        <w:t xml:space="preserve">, R., &amp; </w:t>
      </w:r>
      <w:proofErr w:type="spellStart"/>
      <w:r w:rsidRPr="005A10E8">
        <w:rPr>
          <w:rStyle w:val="Hyperlink1"/>
        </w:rPr>
        <w:t>Stockemer</w:t>
      </w:r>
      <w:proofErr w:type="spellEnd"/>
      <w:r w:rsidRPr="005A10E8">
        <w:rPr>
          <w:rStyle w:val="Hyperlink1"/>
        </w:rPr>
        <w:t xml:space="preserve">, D. (2019). What </w:t>
      </w:r>
      <w:del w:id="1541" w:author="Dr. Amy R." w:date="2023-01-26T15:50:00Z">
        <w:r w:rsidRPr="005A10E8" w:rsidDel="007E39C4">
          <w:rPr>
            <w:rStyle w:val="Hyperlink1"/>
          </w:rPr>
          <w:delText xml:space="preserve">Are </w:delText>
        </w:r>
      </w:del>
      <w:ins w:id="1542" w:author="Dr. Amy R." w:date="2023-01-26T15:50:00Z">
        <w:r w:rsidR="007E39C4">
          <w:rPr>
            <w:rStyle w:val="Hyperlink1"/>
          </w:rPr>
          <w:t>a</w:t>
        </w:r>
        <w:r w:rsidR="007E39C4" w:rsidRPr="005A10E8">
          <w:rPr>
            <w:rStyle w:val="Hyperlink1"/>
          </w:rPr>
          <w:t xml:space="preserve">re </w:t>
        </w:r>
      </w:ins>
      <w:del w:id="1543" w:author="Dr. Amy R." w:date="2023-01-26T15:50:00Z">
        <w:r w:rsidRPr="005A10E8" w:rsidDel="007E39C4">
          <w:rPr>
            <w:rStyle w:val="Hyperlink1"/>
          </w:rPr>
          <w:delText>Good</w:delText>
        </w:r>
      </w:del>
      <w:ins w:id="1544" w:author="Dr. Amy R." w:date="2023-01-26T15:50:00Z">
        <w:r w:rsidR="007E39C4">
          <w:rPr>
            <w:rStyle w:val="Hyperlink1"/>
          </w:rPr>
          <w:t>g</w:t>
        </w:r>
        <w:r w:rsidR="007E39C4" w:rsidRPr="005A10E8">
          <w:rPr>
            <w:rStyle w:val="Hyperlink1"/>
          </w:rPr>
          <w:t>ood</w:t>
        </w:r>
      </w:ins>
      <w:r w:rsidRPr="005A10E8">
        <w:rPr>
          <w:rStyle w:val="Hyperlink1"/>
        </w:rPr>
        <w:t>-</w:t>
      </w:r>
      <w:del w:id="1545" w:author="Dr. Amy R." w:date="2023-01-26T15:50:00Z">
        <w:r w:rsidRPr="005A10E8" w:rsidDel="007E39C4">
          <w:rPr>
            <w:rStyle w:val="Hyperlink1"/>
          </w:rPr>
          <w:delText xml:space="preserve">Looking </w:delText>
        </w:r>
      </w:del>
      <w:ins w:id="1546" w:author="Dr. Amy R." w:date="2023-01-26T15:50:00Z">
        <w:r w:rsidR="007E39C4">
          <w:rPr>
            <w:rStyle w:val="Hyperlink1"/>
          </w:rPr>
          <w:t>l</w:t>
        </w:r>
        <w:r w:rsidR="007E39C4" w:rsidRPr="005A10E8">
          <w:rPr>
            <w:rStyle w:val="Hyperlink1"/>
          </w:rPr>
          <w:t xml:space="preserve">ooking </w:t>
        </w:r>
      </w:ins>
      <w:del w:id="1547" w:author="Dr. Amy R." w:date="2023-01-26T15:50:00Z">
        <w:r w:rsidRPr="005A10E8" w:rsidDel="007E39C4">
          <w:rPr>
            <w:rStyle w:val="Hyperlink1"/>
          </w:rPr>
          <w:delText>Candidates</w:delText>
        </w:r>
      </w:del>
      <w:ins w:id="1548" w:author="Dr. Amy R." w:date="2023-01-26T15:50:00Z">
        <w:r w:rsidR="007E39C4">
          <w:rPr>
            <w:rStyle w:val="Hyperlink1"/>
          </w:rPr>
          <w:t>c</w:t>
        </w:r>
        <w:r w:rsidR="007E39C4" w:rsidRPr="005A10E8">
          <w:rPr>
            <w:rStyle w:val="Hyperlink1"/>
          </w:rPr>
          <w:t>andidates</w:t>
        </w:r>
      </w:ins>
      <w:r w:rsidRPr="005A10E8">
        <w:rPr>
          <w:rStyle w:val="Hyperlink1"/>
        </w:rPr>
        <w:t xml:space="preserve">, and </w:t>
      </w:r>
      <w:del w:id="1549" w:author="Dr. Amy R." w:date="2023-01-26T15:50:00Z">
        <w:r w:rsidRPr="005A10E8" w:rsidDel="007E39C4">
          <w:rPr>
            <w:rStyle w:val="Hyperlink1"/>
          </w:rPr>
          <w:delText xml:space="preserve">Can </w:delText>
        </w:r>
      </w:del>
      <w:ins w:id="1550" w:author="Dr. Amy R." w:date="2023-01-26T15:50:00Z">
        <w:r w:rsidR="007E39C4">
          <w:rPr>
            <w:rStyle w:val="Hyperlink1"/>
          </w:rPr>
          <w:t>c</w:t>
        </w:r>
        <w:r w:rsidR="007E39C4" w:rsidRPr="005A10E8">
          <w:rPr>
            <w:rStyle w:val="Hyperlink1"/>
          </w:rPr>
          <w:t xml:space="preserve">an </w:t>
        </w:r>
      </w:ins>
      <w:del w:id="1551" w:author="Dr. Amy R." w:date="2023-01-26T15:50:00Z">
        <w:r w:rsidRPr="005A10E8" w:rsidDel="007E39C4">
          <w:rPr>
            <w:rStyle w:val="Hyperlink1"/>
          </w:rPr>
          <w:delText xml:space="preserve">They </w:delText>
        </w:r>
      </w:del>
      <w:ins w:id="1552" w:author="Dr. Amy R." w:date="2023-01-26T15:50:00Z">
        <w:r w:rsidR="007E39C4">
          <w:rPr>
            <w:rStyle w:val="Hyperlink1"/>
          </w:rPr>
          <w:t>t</w:t>
        </w:r>
        <w:r w:rsidR="007E39C4" w:rsidRPr="005A10E8">
          <w:rPr>
            <w:rStyle w:val="Hyperlink1"/>
          </w:rPr>
          <w:t xml:space="preserve">hey </w:t>
        </w:r>
      </w:ins>
      <w:del w:id="1553" w:author="Dr. Amy R." w:date="2023-01-26T15:50:00Z">
        <w:r w:rsidRPr="005A10E8" w:rsidDel="007E39C4">
          <w:rPr>
            <w:rStyle w:val="Hyperlink1"/>
          </w:rPr>
          <w:delText xml:space="preserve">Sway </w:delText>
        </w:r>
      </w:del>
      <w:ins w:id="1554" w:author="Dr. Amy R." w:date="2023-01-26T15:50:00Z">
        <w:r w:rsidR="007E39C4">
          <w:rPr>
            <w:rStyle w:val="Hyperlink1"/>
          </w:rPr>
          <w:t>s</w:t>
        </w:r>
        <w:r w:rsidR="007E39C4" w:rsidRPr="005A10E8">
          <w:rPr>
            <w:rStyle w:val="Hyperlink1"/>
          </w:rPr>
          <w:t xml:space="preserve">way </w:t>
        </w:r>
      </w:ins>
      <w:del w:id="1555" w:author="Dr. Amy R." w:date="2023-01-26T15:50:00Z">
        <w:r w:rsidRPr="005A10E8" w:rsidDel="007E39C4">
          <w:rPr>
            <w:rStyle w:val="Hyperlink1"/>
          </w:rPr>
          <w:delText xml:space="preserve">Election </w:delText>
        </w:r>
      </w:del>
      <w:ins w:id="1556" w:author="Dr. Amy R." w:date="2023-01-26T15:50:00Z">
        <w:r w:rsidR="007E39C4">
          <w:rPr>
            <w:rStyle w:val="Hyperlink1"/>
          </w:rPr>
          <w:t>e</w:t>
        </w:r>
        <w:r w:rsidR="007E39C4" w:rsidRPr="005A10E8">
          <w:rPr>
            <w:rStyle w:val="Hyperlink1"/>
          </w:rPr>
          <w:t xml:space="preserve">lection </w:t>
        </w:r>
      </w:ins>
      <w:del w:id="1557" w:author="Dr. Amy R." w:date="2023-01-26T15:50:00Z">
        <w:r w:rsidRPr="005A10E8" w:rsidDel="007E39C4">
          <w:rPr>
            <w:rStyle w:val="Hyperlink1"/>
          </w:rPr>
          <w:delText>Results</w:delText>
        </w:r>
      </w:del>
      <w:ins w:id="1558" w:author="Dr. Amy R." w:date="2023-01-26T15:50:00Z">
        <w:r w:rsidR="007E39C4">
          <w:rPr>
            <w:rStyle w:val="Hyperlink1"/>
          </w:rPr>
          <w:t>r</w:t>
        </w:r>
        <w:r w:rsidR="007E39C4" w:rsidRPr="005A10E8">
          <w:rPr>
            <w:rStyle w:val="Hyperlink1"/>
          </w:rPr>
          <w:t>esults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Social Science Quarterly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100</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(3), 531–543. </w:t>
      </w:r>
      <w:r>
        <w:rPr>
          <w:rStyle w:val="Hyperlink1"/>
        </w:rPr>
        <w:fldChar w:fldCharType="end"/>
      </w:r>
    </w:p>
    <w:p w14:paraId="2F5B8C69" w14:textId="4CE5DE1A" w:rsidR="00C14C58" w:rsidRPr="005A10E8" w:rsidRDefault="00000000" w:rsidP="00917395">
      <w:pPr>
        <w:pStyle w:val="Body"/>
        <w:widowControl w:val="0"/>
        <w:spacing w:line="360" w:lineRule="auto"/>
        <w:ind w:left="720" w:hanging="720"/>
        <w:jc w:val="both"/>
        <w:rPr>
          <w:rStyle w:val="None"/>
          <w:b/>
          <w:bCs/>
        </w:rPr>
        <w:pPrChange w:id="155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Praino</w:t>
      </w:r>
      <w:proofErr w:type="spellEnd"/>
      <w:r w:rsidRPr="005A10E8">
        <w:rPr>
          <w:rStyle w:val="Hyperlink1"/>
        </w:rPr>
        <w:t xml:space="preserve">, R., </w:t>
      </w:r>
      <w:proofErr w:type="spellStart"/>
      <w:r w:rsidRPr="005A10E8">
        <w:rPr>
          <w:rStyle w:val="Hyperlink1"/>
        </w:rPr>
        <w:t>Stockemer</w:t>
      </w:r>
      <w:proofErr w:type="spellEnd"/>
      <w:r w:rsidRPr="005A10E8">
        <w:rPr>
          <w:rStyle w:val="Hyperlink1"/>
        </w:rPr>
        <w:t xml:space="preserve">, D., &amp; </w:t>
      </w:r>
      <w:proofErr w:type="spellStart"/>
      <w:r w:rsidRPr="005A10E8">
        <w:rPr>
          <w:rStyle w:val="Hyperlink1"/>
        </w:rPr>
        <w:t>Ratis</w:t>
      </w:r>
      <w:proofErr w:type="spellEnd"/>
      <w:r w:rsidRPr="005A10E8">
        <w:rPr>
          <w:rStyle w:val="Hyperlink1"/>
        </w:rPr>
        <w:t xml:space="preserve">, J. (2014). Looking </w:t>
      </w:r>
      <w:del w:id="1560" w:author="Dr. Amy R." w:date="2023-01-26T15:51:00Z">
        <w:r w:rsidRPr="005A10E8" w:rsidDel="007E39C4">
          <w:rPr>
            <w:rStyle w:val="Hyperlink1"/>
          </w:rPr>
          <w:delText xml:space="preserve">Good </w:delText>
        </w:r>
      </w:del>
      <w:ins w:id="1561" w:author="Dr. Amy R." w:date="2023-01-26T15:51:00Z">
        <w:r w:rsidR="007E39C4">
          <w:rPr>
            <w:rStyle w:val="Hyperlink1"/>
          </w:rPr>
          <w:t>g</w:t>
        </w:r>
        <w:r w:rsidR="007E39C4" w:rsidRPr="005A10E8">
          <w:rPr>
            <w:rStyle w:val="Hyperlink1"/>
          </w:rPr>
          <w:t xml:space="preserve">ood </w:t>
        </w:r>
      </w:ins>
      <w:r w:rsidRPr="005A10E8">
        <w:rPr>
          <w:rStyle w:val="Hyperlink1"/>
        </w:rPr>
        <w:t xml:space="preserve">or </w:t>
      </w:r>
      <w:del w:id="1562" w:author="Dr. Amy R." w:date="2023-01-26T15:51:00Z">
        <w:r w:rsidRPr="005A10E8" w:rsidDel="007E39C4">
          <w:rPr>
            <w:rStyle w:val="Hyperlink1"/>
          </w:rPr>
          <w:delText xml:space="preserve">Looking </w:delText>
        </w:r>
      </w:del>
      <w:ins w:id="1563" w:author="Dr. Amy R." w:date="2023-01-26T15:51:00Z">
        <w:r w:rsidR="007E39C4">
          <w:rPr>
            <w:rStyle w:val="Hyperlink1"/>
          </w:rPr>
          <w:t>l</w:t>
        </w:r>
        <w:r w:rsidR="007E39C4" w:rsidRPr="005A10E8">
          <w:rPr>
            <w:rStyle w:val="Hyperlink1"/>
          </w:rPr>
          <w:t xml:space="preserve">ooking </w:t>
        </w:r>
      </w:ins>
      <w:del w:id="1564" w:author="Dr. Amy R." w:date="2023-01-26T15:51:00Z">
        <w:r w:rsidRPr="005A10E8" w:rsidDel="007E39C4">
          <w:rPr>
            <w:rStyle w:val="Hyperlink1"/>
          </w:rPr>
          <w:delText>Competent</w:delText>
        </w:r>
      </w:del>
      <w:ins w:id="1565" w:author="Dr. Amy R." w:date="2023-01-26T15:51:00Z">
        <w:r w:rsidR="007E39C4">
          <w:rPr>
            <w:rStyle w:val="Hyperlink1"/>
          </w:rPr>
          <w:t>c</w:t>
        </w:r>
        <w:r w:rsidR="007E39C4" w:rsidRPr="005A10E8">
          <w:rPr>
            <w:rStyle w:val="Hyperlink1"/>
          </w:rPr>
          <w:t>ompetent</w:t>
        </w:r>
      </w:ins>
      <w:r w:rsidRPr="005A10E8">
        <w:rPr>
          <w:rStyle w:val="Hyperlink1"/>
        </w:rPr>
        <w:t xml:space="preserve">? Physical </w:t>
      </w:r>
      <w:del w:id="1566" w:author="Dr. Amy R." w:date="2023-01-26T15:51:00Z">
        <w:r w:rsidRPr="005A10E8" w:rsidDel="007E39C4">
          <w:rPr>
            <w:rStyle w:val="Hyperlink1"/>
          </w:rPr>
          <w:delText xml:space="preserve">Appearance </w:delText>
        </w:r>
      </w:del>
      <w:ins w:id="1567" w:author="Dr. Amy R." w:date="2023-01-26T15:51:00Z">
        <w:r w:rsidR="007E39C4">
          <w:rPr>
            <w:rStyle w:val="Hyperlink1"/>
          </w:rPr>
          <w:t>a</w:t>
        </w:r>
        <w:r w:rsidR="007E39C4" w:rsidRPr="005A10E8">
          <w:rPr>
            <w:rStyle w:val="Hyperlink1"/>
          </w:rPr>
          <w:t xml:space="preserve">ppearance </w:t>
        </w:r>
      </w:ins>
      <w:r w:rsidRPr="005A10E8">
        <w:rPr>
          <w:rStyle w:val="Hyperlink1"/>
        </w:rPr>
        <w:t xml:space="preserve">and </w:t>
      </w:r>
      <w:del w:id="1568" w:author="Dr. Amy R." w:date="2023-01-26T15:51:00Z">
        <w:r w:rsidRPr="005A10E8" w:rsidDel="007E39C4">
          <w:rPr>
            <w:rStyle w:val="Hyperlink1"/>
          </w:rPr>
          <w:delText xml:space="preserve">Electoral </w:delText>
        </w:r>
      </w:del>
      <w:ins w:id="1569" w:author="Dr. Amy R." w:date="2023-01-26T15:51:00Z">
        <w:r w:rsidR="007E39C4">
          <w:rPr>
            <w:rStyle w:val="Hyperlink1"/>
          </w:rPr>
          <w:t>e</w:t>
        </w:r>
        <w:r w:rsidR="007E39C4" w:rsidRPr="005A10E8">
          <w:rPr>
            <w:rStyle w:val="Hyperlink1"/>
          </w:rPr>
          <w:t xml:space="preserve">lectoral </w:t>
        </w:r>
      </w:ins>
      <w:del w:id="1570" w:author="Dr. Amy R." w:date="2023-01-26T15:51:00Z">
        <w:r w:rsidRPr="005A10E8" w:rsidDel="007E39C4">
          <w:rPr>
            <w:rStyle w:val="Hyperlink1"/>
          </w:rPr>
          <w:delText xml:space="preserve">Success </w:delText>
        </w:r>
      </w:del>
      <w:ins w:id="1571" w:author="Dr. Amy R." w:date="2023-01-26T15:51:00Z">
        <w:r w:rsidR="007E39C4">
          <w:rPr>
            <w:rStyle w:val="Hyperlink1"/>
          </w:rPr>
          <w:t>s</w:t>
        </w:r>
        <w:r w:rsidR="007E39C4" w:rsidRPr="005A10E8">
          <w:rPr>
            <w:rStyle w:val="Hyperlink1"/>
          </w:rPr>
          <w:t xml:space="preserve">uccess </w:t>
        </w:r>
      </w:ins>
      <w:r w:rsidRPr="005A10E8">
        <w:rPr>
          <w:rStyle w:val="Hyperlink1"/>
        </w:rPr>
        <w:t xml:space="preserve">in the 2008 </w:t>
      </w:r>
      <w:del w:id="1572" w:author="Dr. Amy R." w:date="2023-01-26T15:51:00Z">
        <w:r w:rsidRPr="005A10E8" w:rsidDel="007E39C4">
          <w:rPr>
            <w:rStyle w:val="Hyperlink1"/>
          </w:rPr>
          <w:delText xml:space="preserve">Congressional </w:delText>
        </w:r>
      </w:del>
      <w:ins w:id="1573" w:author="Dr. Amy R." w:date="2023-01-26T15:51:00Z">
        <w:r w:rsidR="007E39C4">
          <w:rPr>
            <w:rStyle w:val="Hyperlink1"/>
          </w:rPr>
          <w:t>c</w:t>
        </w:r>
        <w:r w:rsidR="007E39C4" w:rsidRPr="005A10E8">
          <w:rPr>
            <w:rStyle w:val="Hyperlink1"/>
          </w:rPr>
          <w:t xml:space="preserve">ongressional </w:t>
        </w:r>
      </w:ins>
      <w:del w:id="1574" w:author="Dr. Amy R." w:date="2023-01-26T15:51:00Z">
        <w:r w:rsidRPr="005A10E8" w:rsidDel="007E39C4">
          <w:rPr>
            <w:rStyle w:val="Hyperlink1"/>
          </w:rPr>
          <w:delText>Elections</w:delText>
        </w:r>
      </w:del>
      <w:ins w:id="1575" w:author="Dr. Amy R." w:date="2023-01-26T15:51:00Z">
        <w:r w:rsidR="007E39C4">
          <w:rPr>
            <w:rStyle w:val="Hyperlink1"/>
          </w:rPr>
          <w:t>e</w:t>
        </w:r>
        <w:r w:rsidR="007E39C4" w:rsidRPr="005A10E8">
          <w:rPr>
            <w:rStyle w:val="Hyperlink1"/>
          </w:rPr>
          <w:t>lections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American Politics Research</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42</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(6), 1096–1117. </w:t>
      </w:r>
      <w:r>
        <w:rPr>
          <w:rStyle w:val="Hyperlink1"/>
        </w:rPr>
        <w:fldChar w:fldCharType="end"/>
      </w:r>
    </w:p>
    <w:p w14:paraId="66266984" w14:textId="4CFE90A6" w:rsidR="00C14C58" w:rsidRPr="005A10E8" w:rsidRDefault="00000000" w:rsidP="00917395">
      <w:pPr>
        <w:pStyle w:val="Body"/>
        <w:widowControl w:val="0"/>
        <w:spacing w:line="360" w:lineRule="auto"/>
        <w:ind w:left="720" w:hanging="720"/>
        <w:jc w:val="both"/>
        <w:pPrChange w:id="1576"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Price, M., Kang, J., Dunn, J., &amp; Hopkins, S. (2011). Muscularity and </w:t>
      </w:r>
      <w:del w:id="1577" w:author="Dr. Amy R." w:date="2023-01-26T15:51:00Z">
        <w:r w:rsidRPr="005A10E8" w:rsidDel="007E39C4">
          <w:rPr>
            <w:rStyle w:val="Hyperlink1"/>
          </w:rPr>
          <w:delText xml:space="preserve">Attractiveness </w:delText>
        </w:r>
      </w:del>
      <w:ins w:id="1578" w:author="Dr. Amy R." w:date="2023-01-26T15:51:00Z">
        <w:r w:rsidR="007E39C4">
          <w:rPr>
            <w:rStyle w:val="Hyperlink1"/>
          </w:rPr>
          <w:t>a</w:t>
        </w:r>
        <w:r w:rsidR="007E39C4" w:rsidRPr="005A10E8">
          <w:rPr>
            <w:rStyle w:val="Hyperlink1"/>
          </w:rPr>
          <w:t xml:space="preserve">ttractiveness </w:t>
        </w:r>
      </w:ins>
      <w:r w:rsidRPr="005A10E8">
        <w:rPr>
          <w:rStyle w:val="Hyperlink1"/>
        </w:rPr>
        <w:t xml:space="preserve">as </w:t>
      </w:r>
      <w:del w:id="1579" w:author="Dr. Amy R." w:date="2023-01-26T15:51:00Z">
        <w:r w:rsidRPr="005A10E8" w:rsidDel="007E39C4">
          <w:rPr>
            <w:rStyle w:val="Hyperlink1"/>
          </w:rPr>
          <w:delText xml:space="preserve">Predictors </w:delText>
        </w:r>
      </w:del>
      <w:ins w:id="1580" w:author="Dr. Amy R." w:date="2023-01-26T15:51:00Z">
        <w:r w:rsidR="007E39C4">
          <w:rPr>
            <w:rStyle w:val="Hyperlink1"/>
          </w:rPr>
          <w:t>p</w:t>
        </w:r>
        <w:r w:rsidR="007E39C4" w:rsidRPr="005A10E8">
          <w:rPr>
            <w:rStyle w:val="Hyperlink1"/>
          </w:rPr>
          <w:t xml:space="preserve">redictors </w:t>
        </w:r>
      </w:ins>
      <w:r w:rsidRPr="005A10E8">
        <w:rPr>
          <w:rStyle w:val="Hyperlink1"/>
        </w:rPr>
        <w:t xml:space="preserve">of </w:t>
      </w:r>
      <w:del w:id="1581" w:author="Dr. Amy R." w:date="2023-01-26T15:51:00Z">
        <w:r w:rsidRPr="005A10E8" w:rsidDel="007E39C4">
          <w:rPr>
            <w:rStyle w:val="Hyperlink1"/>
          </w:rPr>
          <w:delText xml:space="preserve">Human </w:delText>
        </w:r>
      </w:del>
      <w:ins w:id="1582" w:author="Dr. Amy R." w:date="2023-01-26T15:51:00Z">
        <w:r w:rsidR="007E39C4">
          <w:rPr>
            <w:rStyle w:val="Hyperlink1"/>
          </w:rPr>
          <w:t>h</w:t>
        </w:r>
        <w:r w:rsidR="007E39C4" w:rsidRPr="005A10E8">
          <w:rPr>
            <w:rStyle w:val="Hyperlink1"/>
          </w:rPr>
          <w:t xml:space="preserve">uman </w:t>
        </w:r>
      </w:ins>
      <w:del w:id="1583" w:author="Dr. Amy R." w:date="2023-01-26T15:51:00Z">
        <w:r w:rsidRPr="005A10E8" w:rsidDel="007E39C4">
          <w:rPr>
            <w:rStyle w:val="Hyperlink1"/>
          </w:rPr>
          <w:delText>Egalitarianism</w:delText>
        </w:r>
      </w:del>
      <w:ins w:id="1584" w:author="Dr. Amy R." w:date="2023-01-26T15:51:00Z">
        <w:r w:rsidR="007E39C4">
          <w:rPr>
            <w:rStyle w:val="Hyperlink1"/>
          </w:rPr>
          <w:t>e</w:t>
        </w:r>
        <w:r w:rsidR="007E39C4" w:rsidRPr="005A10E8">
          <w:rPr>
            <w:rStyle w:val="Hyperlink1"/>
          </w:rPr>
          <w:t>galitarianism</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Personality and Individual Differences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50</w:t>
      </w:r>
      <w:r>
        <w:rPr>
          <w:rStyle w:val="Hyperlink6"/>
        </w:rPr>
        <w:fldChar w:fldCharType="end"/>
      </w:r>
      <w:r>
        <w:fldChar w:fldCharType="begin"/>
      </w:r>
      <w:r>
        <w:instrText>HYPERLINK "https://www.zotero.org/google-docs/?wEdHYe"</w:instrText>
      </w:r>
      <w:r>
        <w:fldChar w:fldCharType="separate"/>
      </w:r>
      <w:r w:rsidRPr="005A10E8">
        <w:rPr>
          <w:rStyle w:val="Hyperlink1"/>
        </w:rPr>
        <w:t>(5), 636–640.</w:t>
      </w:r>
      <w:r>
        <w:rPr>
          <w:rStyle w:val="Hyperlink1"/>
        </w:rPr>
        <w:fldChar w:fldCharType="end"/>
      </w:r>
    </w:p>
    <w:p w14:paraId="6AAAD0D5" w14:textId="35A9C2C1" w:rsidR="00C14C58" w:rsidRPr="005A10E8" w:rsidRDefault="00000000" w:rsidP="00917395">
      <w:pPr>
        <w:pStyle w:val="Body"/>
        <w:widowControl w:val="0"/>
        <w:spacing w:line="360" w:lineRule="auto"/>
        <w:ind w:left="720" w:hanging="720"/>
        <w:jc w:val="both"/>
        <w:pPrChange w:id="1585" w:author="Dr. Amy R." w:date="2023-01-28T14:04:00Z">
          <w:pPr>
            <w:pStyle w:val="Body"/>
            <w:widowControl w:val="0"/>
            <w:spacing w:line="360" w:lineRule="auto"/>
            <w:ind w:left="720" w:hanging="720"/>
            <w:jc w:val="both"/>
          </w:pPr>
        </w:pPrChange>
      </w:pPr>
      <w:r w:rsidRPr="005A10E8">
        <w:rPr>
          <w:rStyle w:val="Hyperlink1"/>
        </w:rPr>
        <w:t xml:space="preserve">Redlawsk, D., Tolbert, C., &amp; Franko, W. (2010). Voters, </w:t>
      </w:r>
      <w:del w:id="1586" w:author="Dr. Amy R." w:date="2023-01-26T15:52:00Z">
        <w:r w:rsidRPr="005A10E8" w:rsidDel="007E39C4">
          <w:rPr>
            <w:rStyle w:val="Hyperlink1"/>
          </w:rPr>
          <w:delText>Emotions</w:delText>
        </w:r>
      </w:del>
      <w:ins w:id="1587" w:author="Dr. Amy R." w:date="2023-01-26T15:52:00Z">
        <w:r w:rsidR="007E39C4">
          <w:rPr>
            <w:rStyle w:val="Hyperlink1"/>
          </w:rPr>
          <w:t>e</w:t>
        </w:r>
        <w:r w:rsidR="007E39C4" w:rsidRPr="005A10E8">
          <w:rPr>
            <w:rStyle w:val="Hyperlink1"/>
          </w:rPr>
          <w:t>motions</w:t>
        </w:r>
      </w:ins>
      <w:r w:rsidRPr="005A10E8">
        <w:rPr>
          <w:rStyle w:val="Hyperlink1"/>
        </w:rPr>
        <w:t xml:space="preserve">, and </w:t>
      </w:r>
      <w:del w:id="1588" w:author="Dr. Amy R." w:date="2023-01-26T15:52:00Z">
        <w:r w:rsidRPr="005A10E8" w:rsidDel="007E39C4">
          <w:rPr>
            <w:rStyle w:val="Hyperlink1"/>
          </w:rPr>
          <w:delText xml:space="preserve">Race </w:delText>
        </w:r>
      </w:del>
      <w:ins w:id="1589" w:author="Dr. Amy R." w:date="2023-01-26T15:52:00Z">
        <w:r w:rsidR="007E39C4">
          <w:rPr>
            <w:rStyle w:val="Hyperlink1"/>
          </w:rPr>
          <w:t>r</w:t>
        </w:r>
        <w:r w:rsidR="007E39C4" w:rsidRPr="005A10E8">
          <w:rPr>
            <w:rStyle w:val="Hyperlink1"/>
          </w:rPr>
          <w:t xml:space="preserve">ace </w:t>
        </w:r>
      </w:ins>
      <w:r w:rsidRPr="005A10E8">
        <w:rPr>
          <w:rStyle w:val="Hyperlink1"/>
        </w:rPr>
        <w:t xml:space="preserve">in 2008: Obama as the </w:t>
      </w:r>
      <w:del w:id="1590" w:author="Dr. Amy R." w:date="2023-01-26T15:52:00Z">
        <w:r w:rsidRPr="005A10E8" w:rsidDel="007E39C4">
          <w:rPr>
            <w:rStyle w:val="Hyperlink1"/>
          </w:rPr>
          <w:delText xml:space="preserve">First </w:delText>
        </w:r>
      </w:del>
      <w:ins w:id="1591" w:author="Dr. Amy R." w:date="2023-01-26T15:52:00Z">
        <w:r w:rsidR="007E39C4">
          <w:rPr>
            <w:rStyle w:val="Hyperlink1"/>
          </w:rPr>
          <w:t>f</w:t>
        </w:r>
        <w:r w:rsidR="007E39C4" w:rsidRPr="005A10E8">
          <w:rPr>
            <w:rStyle w:val="Hyperlink1"/>
          </w:rPr>
          <w:t xml:space="preserve">irst </w:t>
        </w:r>
      </w:ins>
      <w:del w:id="1592" w:author="Dr. Amy R." w:date="2023-01-26T15:52:00Z">
        <w:r w:rsidRPr="005A10E8" w:rsidDel="007E39C4">
          <w:rPr>
            <w:rStyle w:val="Hyperlink1"/>
          </w:rPr>
          <w:delText xml:space="preserve">Black </w:delText>
        </w:r>
      </w:del>
      <w:ins w:id="1593" w:author="Dr. Amy R." w:date="2023-01-26T15:52:00Z">
        <w:r w:rsidR="007E39C4">
          <w:rPr>
            <w:rStyle w:val="Hyperlink1"/>
          </w:rPr>
          <w:t>b</w:t>
        </w:r>
        <w:r w:rsidR="007E39C4" w:rsidRPr="005A10E8">
          <w:rPr>
            <w:rStyle w:val="Hyperlink1"/>
          </w:rPr>
          <w:t xml:space="preserve">lack </w:t>
        </w:r>
      </w:ins>
      <w:del w:id="1594" w:author="Dr. Amy R." w:date="2023-01-26T15:52:00Z">
        <w:r w:rsidRPr="005A10E8" w:rsidDel="007E39C4">
          <w:rPr>
            <w:rStyle w:val="Hyperlink1"/>
          </w:rPr>
          <w:delText>President</w:delText>
        </w:r>
      </w:del>
      <w:ins w:id="1595" w:author="Dr. Amy R." w:date="2023-01-26T15:52:00Z">
        <w:r w:rsidR="007E39C4">
          <w:rPr>
            <w:rStyle w:val="Hyperlink1"/>
          </w:rPr>
          <w:t>p</w:t>
        </w:r>
        <w:r w:rsidR="007E39C4" w:rsidRPr="005A10E8">
          <w:rPr>
            <w:rStyle w:val="Hyperlink1"/>
          </w:rPr>
          <w:t>resident</w:t>
        </w:r>
      </w:ins>
      <w:r w:rsidRPr="005A10E8">
        <w:rPr>
          <w:rStyle w:val="Hyperlink1"/>
        </w:rPr>
        <w:t xml:space="preserve">. </w:t>
      </w:r>
      <w:r w:rsidRPr="007E39C4">
        <w:rPr>
          <w:rStyle w:val="Hyperlink1"/>
          <w:i/>
          <w:iCs/>
          <w:rPrChange w:id="1596" w:author="Dr. Amy R." w:date="2023-01-26T15:52:00Z">
            <w:rPr>
              <w:rStyle w:val="Hyperlink1"/>
            </w:rPr>
          </w:rPrChange>
        </w:rPr>
        <w:t>Political Research Quarterly, 63</w:t>
      </w:r>
      <w:r w:rsidRPr="005A10E8">
        <w:rPr>
          <w:rStyle w:val="Hyperlink1"/>
        </w:rPr>
        <w:t>(4), 875–889.</w:t>
      </w:r>
    </w:p>
    <w:p w14:paraId="361A5A17" w14:textId="77777777" w:rsidR="00C14C58" w:rsidRPr="005A10E8" w:rsidRDefault="00000000" w:rsidP="00917395">
      <w:pPr>
        <w:pStyle w:val="Body"/>
        <w:widowControl w:val="0"/>
        <w:spacing w:line="360" w:lineRule="auto"/>
        <w:ind w:left="720" w:hanging="720"/>
        <w:jc w:val="both"/>
        <w:rPr>
          <w:rStyle w:val="None"/>
          <w:b/>
          <w:bCs/>
        </w:rPr>
        <w:pPrChange w:id="1597"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Ridgeway, C. L. (2011). </w:t>
      </w:r>
      <w:r>
        <w:rPr>
          <w:rStyle w:val="Hyperlink1"/>
        </w:rPr>
        <w:fldChar w:fldCharType="end"/>
      </w:r>
      <w:r>
        <w:fldChar w:fldCharType="begin"/>
      </w:r>
      <w:r>
        <w:instrText>HYPERLINK "https://www.zotero.org/google-docs/?wEdHYe"</w:instrText>
      </w:r>
      <w:r>
        <w:fldChar w:fldCharType="separate"/>
      </w:r>
      <w:r w:rsidRPr="005A10E8">
        <w:rPr>
          <w:rStyle w:val="Hyperlink6"/>
        </w:rPr>
        <w:t>Framed by gender: How gender inequality persists in the modern world</w:t>
      </w:r>
      <w:r>
        <w:rPr>
          <w:rStyle w:val="Hyperlink6"/>
        </w:rPr>
        <w:fldChar w:fldCharType="end"/>
      </w:r>
      <w:r>
        <w:fldChar w:fldCharType="begin"/>
      </w:r>
      <w:r>
        <w:instrText>HYPERLINK "https://www.zotero.org/google-docs/?wEdHYe"</w:instrText>
      </w:r>
      <w:r>
        <w:fldChar w:fldCharType="separate"/>
      </w:r>
      <w:r w:rsidRPr="005A10E8">
        <w:rPr>
          <w:rStyle w:val="Hyperlink1"/>
        </w:rPr>
        <w:t>. Oxford University Press.</w:t>
      </w:r>
      <w:r>
        <w:rPr>
          <w:rStyle w:val="Hyperlink1"/>
        </w:rPr>
        <w:fldChar w:fldCharType="end"/>
      </w:r>
    </w:p>
    <w:p w14:paraId="2BFEEE9C" w14:textId="77777777" w:rsidR="00C14C58" w:rsidRPr="005A10E8" w:rsidRDefault="00000000" w:rsidP="00917395">
      <w:pPr>
        <w:pStyle w:val="Body"/>
        <w:widowControl w:val="0"/>
        <w:spacing w:line="360" w:lineRule="auto"/>
        <w:ind w:left="720" w:hanging="720"/>
        <w:jc w:val="both"/>
        <w:rPr>
          <w:rStyle w:val="None"/>
          <w:b/>
          <w:bCs/>
        </w:rPr>
        <w:pPrChange w:id="1598"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Ridgeway, C. L. (2014). Why status matters for inequality. </w:t>
      </w:r>
      <w:r>
        <w:rPr>
          <w:rStyle w:val="Hyperlink1"/>
        </w:rPr>
        <w:fldChar w:fldCharType="end"/>
      </w:r>
      <w:r>
        <w:fldChar w:fldCharType="begin"/>
      </w:r>
      <w:r>
        <w:instrText>HYPERLINK "https://www.zotero.org/google-docs/?wEdHYe"</w:instrText>
      </w:r>
      <w:r>
        <w:fldChar w:fldCharType="separate"/>
      </w:r>
      <w:r w:rsidRPr="005A10E8">
        <w:rPr>
          <w:rStyle w:val="Hyperlink6"/>
        </w:rPr>
        <w:t>American Sociological Review</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79</w:t>
      </w:r>
      <w:r>
        <w:rPr>
          <w:rStyle w:val="Hyperlink6"/>
        </w:rPr>
        <w:fldChar w:fldCharType="end"/>
      </w:r>
      <w:r>
        <w:fldChar w:fldCharType="begin"/>
      </w:r>
      <w:r>
        <w:instrText>HYPERLINK "https://www.zotero.org/google-docs/?wEdHYe"</w:instrText>
      </w:r>
      <w:r>
        <w:fldChar w:fldCharType="separate"/>
      </w:r>
      <w:r w:rsidRPr="005A10E8">
        <w:rPr>
          <w:rStyle w:val="Hyperlink1"/>
        </w:rPr>
        <w:t>(1), 1–16.</w:t>
      </w:r>
      <w:r>
        <w:rPr>
          <w:rStyle w:val="Hyperlink1"/>
        </w:rPr>
        <w:fldChar w:fldCharType="end"/>
      </w:r>
    </w:p>
    <w:p w14:paraId="6E14B0BC" w14:textId="77777777" w:rsidR="00C14C58" w:rsidRPr="005A10E8" w:rsidRDefault="00000000" w:rsidP="00917395">
      <w:pPr>
        <w:pStyle w:val="Body"/>
        <w:widowControl w:val="0"/>
        <w:spacing w:line="360" w:lineRule="auto"/>
        <w:ind w:left="720" w:hanging="720"/>
        <w:jc w:val="both"/>
        <w:rPr>
          <w:rStyle w:val="None"/>
          <w:b/>
          <w:bCs/>
        </w:rPr>
        <w:pPrChange w:id="1599"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Ridgeway, C. L., &amp; Correll, S. J. (2004). Unpacking the gender system: A theoretical perspective on gender beliefs and social relations. </w:t>
      </w:r>
      <w:r>
        <w:rPr>
          <w:rStyle w:val="Hyperlink1"/>
        </w:rPr>
        <w:fldChar w:fldCharType="end"/>
      </w:r>
      <w:r>
        <w:fldChar w:fldCharType="begin"/>
      </w:r>
      <w:r>
        <w:instrText>HYPERLINK "https://www.zotero.org/google-docs/?wEdHYe"</w:instrText>
      </w:r>
      <w:r>
        <w:fldChar w:fldCharType="separate"/>
      </w:r>
      <w:r w:rsidRPr="005A10E8">
        <w:rPr>
          <w:rStyle w:val="Hyperlink6"/>
        </w:rPr>
        <w:t>Gender &amp; Society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18</w:t>
      </w:r>
      <w:r>
        <w:rPr>
          <w:rStyle w:val="Hyperlink6"/>
        </w:rPr>
        <w:fldChar w:fldCharType="end"/>
      </w:r>
      <w:r>
        <w:fldChar w:fldCharType="begin"/>
      </w:r>
      <w:r>
        <w:instrText>HYPERLINK "https://www.zotero.org/google-docs/?wEdHYe"</w:instrText>
      </w:r>
      <w:r>
        <w:fldChar w:fldCharType="separate"/>
      </w:r>
      <w:r w:rsidRPr="005A10E8">
        <w:rPr>
          <w:rStyle w:val="Hyperlink1"/>
        </w:rPr>
        <w:t>(4), 510–531.</w:t>
      </w:r>
      <w:r>
        <w:rPr>
          <w:rStyle w:val="Hyperlink1"/>
        </w:rPr>
        <w:fldChar w:fldCharType="end"/>
      </w:r>
    </w:p>
    <w:p w14:paraId="2ACD02E0" w14:textId="21A80701" w:rsidR="00C14C58" w:rsidRPr="005A10E8" w:rsidRDefault="00000000" w:rsidP="00917395">
      <w:pPr>
        <w:pStyle w:val="Body"/>
        <w:widowControl w:val="0"/>
        <w:spacing w:line="360" w:lineRule="auto"/>
        <w:ind w:left="720" w:hanging="720"/>
        <w:jc w:val="both"/>
        <w:rPr>
          <w:rStyle w:val="None"/>
          <w:b/>
          <w:bCs/>
        </w:rPr>
        <w:pPrChange w:id="1600"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Riggle</w:t>
      </w:r>
      <w:proofErr w:type="spellEnd"/>
      <w:r w:rsidRPr="005A10E8">
        <w:rPr>
          <w:rStyle w:val="Hyperlink1"/>
        </w:rPr>
        <w:t xml:space="preserve">, E., </w:t>
      </w:r>
      <w:proofErr w:type="spellStart"/>
      <w:r w:rsidRPr="005A10E8">
        <w:rPr>
          <w:rStyle w:val="Hyperlink1"/>
        </w:rPr>
        <w:t>Ottati</w:t>
      </w:r>
      <w:proofErr w:type="spellEnd"/>
      <w:r w:rsidRPr="005A10E8">
        <w:rPr>
          <w:rStyle w:val="Hyperlink1"/>
        </w:rPr>
        <w:t xml:space="preserve">, V., </w:t>
      </w:r>
      <w:proofErr w:type="spellStart"/>
      <w:r w:rsidRPr="005A10E8">
        <w:rPr>
          <w:rStyle w:val="Hyperlink1"/>
        </w:rPr>
        <w:t>Wyer</w:t>
      </w:r>
      <w:proofErr w:type="spellEnd"/>
      <w:r w:rsidRPr="005A10E8">
        <w:rPr>
          <w:rStyle w:val="Hyperlink1"/>
        </w:rPr>
        <w:t xml:space="preserve">, R., Kuklinski, J., &amp; Schwarz, N. (1992). Bases of </w:t>
      </w:r>
      <w:del w:id="1601" w:author="Dr. Amy R." w:date="2023-01-26T15:53:00Z">
        <w:r w:rsidRPr="005A10E8" w:rsidDel="007E39C4">
          <w:rPr>
            <w:rStyle w:val="Hyperlink1"/>
          </w:rPr>
          <w:delText xml:space="preserve">Political </w:delText>
        </w:r>
      </w:del>
      <w:ins w:id="1602" w:author="Dr. Amy R." w:date="2023-01-26T15:53:00Z">
        <w:r w:rsidR="007E39C4">
          <w:rPr>
            <w:rStyle w:val="Hyperlink1"/>
          </w:rPr>
          <w:t>p</w:t>
        </w:r>
        <w:r w:rsidR="007E39C4" w:rsidRPr="005A10E8">
          <w:rPr>
            <w:rStyle w:val="Hyperlink1"/>
          </w:rPr>
          <w:t xml:space="preserve">olitical </w:t>
        </w:r>
      </w:ins>
      <w:del w:id="1603" w:author="Dr. Amy R." w:date="2023-01-26T15:53:00Z">
        <w:r w:rsidRPr="005A10E8" w:rsidDel="007E39C4">
          <w:rPr>
            <w:rStyle w:val="Hyperlink1"/>
          </w:rPr>
          <w:delText>Judgments</w:delText>
        </w:r>
      </w:del>
      <w:ins w:id="1604" w:author="Dr. Amy R." w:date="2023-01-26T15:53:00Z">
        <w:r w:rsidR="007E39C4">
          <w:rPr>
            <w:rStyle w:val="Hyperlink1"/>
          </w:rPr>
          <w:t>j</w:t>
        </w:r>
        <w:r w:rsidR="007E39C4" w:rsidRPr="005A10E8">
          <w:rPr>
            <w:rStyle w:val="Hyperlink1"/>
          </w:rPr>
          <w:t>udgments</w:t>
        </w:r>
      </w:ins>
      <w:r w:rsidRPr="005A10E8">
        <w:rPr>
          <w:rStyle w:val="Hyperlink1"/>
        </w:rPr>
        <w:t xml:space="preserve">: The </w:t>
      </w:r>
      <w:del w:id="1605" w:author="Dr. Amy R." w:date="2023-01-26T15:53:00Z">
        <w:r w:rsidRPr="005A10E8" w:rsidDel="007E39C4">
          <w:rPr>
            <w:rStyle w:val="Hyperlink1"/>
          </w:rPr>
          <w:delText xml:space="preserve">Role </w:delText>
        </w:r>
      </w:del>
      <w:ins w:id="1606" w:author="Dr. Amy R." w:date="2023-01-26T15:53:00Z">
        <w:r w:rsidR="007E39C4">
          <w:rPr>
            <w:rStyle w:val="Hyperlink1"/>
          </w:rPr>
          <w:t>r</w:t>
        </w:r>
        <w:r w:rsidR="007E39C4" w:rsidRPr="005A10E8">
          <w:rPr>
            <w:rStyle w:val="Hyperlink1"/>
          </w:rPr>
          <w:t xml:space="preserve">ole </w:t>
        </w:r>
      </w:ins>
      <w:r w:rsidRPr="005A10E8">
        <w:rPr>
          <w:rStyle w:val="Hyperlink1"/>
        </w:rPr>
        <w:t xml:space="preserve">of </w:t>
      </w:r>
      <w:del w:id="1607" w:author="Dr. Amy R." w:date="2023-01-26T15:53:00Z">
        <w:r w:rsidRPr="005A10E8" w:rsidDel="007E39C4">
          <w:rPr>
            <w:rStyle w:val="Hyperlink1"/>
          </w:rPr>
          <w:delText xml:space="preserve">Stereotypic </w:delText>
        </w:r>
      </w:del>
      <w:ins w:id="1608" w:author="Dr. Amy R." w:date="2023-01-26T15:53:00Z">
        <w:r w:rsidR="007E39C4">
          <w:rPr>
            <w:rStyle w:val="Hyperlink1"/>
          </w:rPr>
          <w:t>s</w:t>
        </w:r>
        <w:r w:rsidR="007E39C4" w:rsidRPr="005A10E8">
          <w:rPr>
            <w:rStyle w:val="Hyperlink1"/>
          </w:rPr>
          <w:t xml:space="preserve">tereotypic </w:t>
        </w:r>
      </w:ins>
      <w:r w:rsidRPr="005A10E8">
        <w:rPr>
          <w:rStyle w:val="Hyperlink1"/>
        </w:rPr>
        <w:t xml:space="preserve">and </w:t>
      </w:r>
      <w:del w:id="1609" w:author="Dr. Amy R." w:date="2023-01-26T15:53:00Z">
        <w:r w:rsidRPr="005A10E8" w:rsidDel="007E39C4">
          <w:rPr>
            <w:rStyle w:val="Hyperlink1"/>
          </w:rPr>
          <w:delText xml:space="preserve">Nonstereotypic </w:delText>
        </w:r>
      </w:del>
      <w:proofErr w:type="spellStart"/>
      <w:ins w:id="1610" w:author="Dr. Amy R." w:date="2023-01-26T15:53:00Z">
        <w:r w:rsidR="007E39C4">
          <w:rPr>
            <w:rStyle w:val="Hyperlink1"/>
          </w:rPr>
          <w:t>n</w:t>
        </w:r>
        <w:r w:rsidR="007E39C4" w:rsidRPr="005A10E8">
          <w:rPr>
            <w:rStyle w:val="Hyperlink1"/>
          </w:rPr>
          <w:t>onstereotypic</w:t>
        </w:r>
        <w:proofErr w:type="spellEnd"/>
        <w:r w:rsidR="007E39C4" w:rsidRPr="005A10E8">
          <w:rPr>
            <w:rStyle w:val="Hyperlink1"/>
          </w:rPr>
          <w:t xml:space="preserve"> </w:t>
        </w:r>
      </w:ins>
      <w:del w:id="1611" w:author="Dr. Amy R." w:date="2023-01-26T15:53:00Z">
        <w:r w:rsidRPr="005A10E8" w:rsidDel="007E39C4">
          <w:rPr>
            <w:rStyle w:val="Hyperlink1"/>
          </w:rPr>
          <w:delText>Information</w:delText>
        </w:r>
      </w:del>
      <w:ins w:id="1612" w:author="Dr. Amy R." w:date="2023-01-26T15:53:00Z">
        <w:r w:rsidR="007E39C4">
          <w:rPr>
            <w:rStyle w:val="Hyperlink1"/>
          </w:rPr>
          <w:t>i</w:t>
        </w:r>
        <w:r w:rsidR="007E39C4" w:rsidRPr="005A10E8">
          <w:rPr>
            <w:rStyle w:val="Hyperlink1"/>
          </w:rPr>
          <w:t>nformation</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Behavior</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14</w:t>
      </w:r>
      <w:r>
        <w:rPr>
          <w:rStyle w:val="Hyperlink6"/>
        </w:rPr>
        <w:fldChar w:fldCharType="end"/>
      </w:r>
      <w:r>
        <w:fldChar w:fldCharType="begin"/>
      </w:r>
      <w:r>
        <w:instrText>HYPERLINK "https://www.zotero.org/google-docs/?wEdHYe"</w:instrText>
      </w:r>
      <w:r>
        <w:fldChar w:fldCharType="separate"/>
      </w:r>
      <w:r w:rsidRPr="005A10E8">
        <w:rPr>
          <w:rStyle w:val="Hyperlink1"/>
        </w:rPr>
        <w:t>(1), 67–87.</w:t>
      </w:r>
      <w:r>
        <w:rPr>
          <w:rStyle w:val="Hyperlink1"/>
        </w:rPr>
        <w:fldChar w:fldCharType="end"/>
      </w:r>
    </w:p>
    <w:p w14:paraId="15F4187B" w14:textId="2D48C286" w:rsidR="00C14C58" w:rsidRPr="005A10E8" w:rsidRDefault="00000000" w:rsidP="00917395">
      <w:pPr>
        <w:pStyle w:val="Body"/>
        <w:widowControl w:val="0"/>
        <w:spacing w:line="360" w:lineRule="auto"/>
        <w:ind w:left="720" w:hanging="720"/>
        <w:jc w:val="both"/>
        <w:rPr>
          <w:rStyle w:val="None"/>
          <w:b/>
          <w:bCs/>
        </w:rPr>
        <w:pPrChange w:id="1613"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Rosar, U., Klein, M., &amp; </w:t>
      </w:r>
      <w:proofErr w:type="spellStart"/>
      <w:r w:rsidRPr="005A10E8">
        <w:rPr>
          <w:rStyle w:val="Hyperlink1"/>
        </w:rPr>
        <w:t>Beckers</w:t>
      </w:r>
      <w:proofErr w:type="spellEnd"/>
      <w:r w:rsidRPr="005A10E8">
        <w:rPr>
          <w:rStyle w:val="Hyperlink1"/>
        </w:rPr>
        <w:t xml:space="preserve">, T. (2008). The </w:t>
      </w:r>
      <w:del w:id="1614" w:author="Dr. Amy R." w:date="2023-01-26T15:53:00Z">
        <w:r w:rsidRPr="005A10E8" w:rsidDel="007E39C4">
          <w:rPr>
            <w:rStyle w:val="Hyperlink1"/>
          </w:rPr>
          <w:delText xml:space="preserve">Frog </w:delText>
        </w:r>
      </w:del>
      <w:ins w:id="1615" w:author="Dr. Amy R." w:date="2023-01-26T15:53:00Z">
        <w:r w:rsidR="007E39C4">
          <w:rPr>
            <w:rStyle w:val="Hyperlink1"/>
          </w:rPr>
          <w:t>f</w:t>
        </w:r>
        <w:r w:rsidR="007E39C4" w:rsidRPr="005A10E8">
          <w:rPr>
            <w:rStyle w:val="Hyperlink1"/>
          </w:rPr>
          <w:t xml:space="preserve">rog </w:t>
        </w:r>
      </w:ins>
      <w:del w:id="1616" w:author="Dr. Amy R." w:date="2023-01-26T15:53:00Z">
        <w:r w:rsidRPr="005A10E8" w:rsidDel="007E39C4">
          <w:rPr>
            <w:rStyle w:val="Hyperlink1"/>
          </w:rPr>
          <w:delText xml:space="preserve">Pond </w:delText>
        </w:r>
      </w:del>
      <w:ins w:id="1617" w:author="Dr. Amy R." w:date="2023-01-26T15:53:00Z">
        <w:r w:rsidR="007E39C4">
          <w:rPr>
            <w:rStyle w:val="Hyperlink1"/>
          </w:rPr>
          <w:t>p</w:t>
        </w:r>
        <w:r w:rsidR="007E39C4" w:rsidRPr="005A10E8">
          <w:rPr>
            <w:rStyle w:val="Hyperlink1"/>
          </w:rPr>
          <w:t xml:space="preserve">ond </w:t>
        </w:r>
      </w:ins>
      <w:del w:id="1618" w:author="Dr. Amy R." w:date="2023-01-26T15:53:00Z">
        <w:r w:rsidRPr="005A10E8" w:rsidDel="007E39C4">
          <w:rPr>
            <w:rStyle w:val="Hyperlink1"/>
          </w:rPr>
          <w:delText xml:space="preserve">Beauty </w:delText>
        </w:r>
      </w:del>
      <w:ins w:id="1619" w:author="Dr. Amy R." w:date="2023-01-26T15:53:00Z">
        <w:r w:rsidR="007E39C4">
          <w:rPr>
            <w:rStyle w:val="Hyperlink1"/>
          </w:rPr>
          <w:t>b</w:t>
        </w:r>
        <w:r w:rsidR="007E39C4" w:rsidRPr="005A10E8">
          <w:rPr>
            <w:rStyle w:val="Hyperlink1"/>
          </w:rPr>
          <w:t xml:space="preserve">eauty </w:t>
        </w:r>
      </w:ins>
      <w:del w:id="1620" w:author="Dr. Amy R." w:date="2023-01-26T15:53:00Z">
        <w:r w:rsidRPr="005A10E8" w:rsidDel="007E39C4">
          <w:rPr>
            <w:rStyle w:val="Hyperlink1"/>
          </w:rPr>
          <w:delText>Contest</w:delText>
        </w:r>
      </w:del>
      <w:ins w:id="1621" w:author="Dr. Amy R." w:date="2023-01-26T15:53:00Z">
        <w:r w:rsidR="007E39C4">
          <w:rPr>
            <w:rStyle w:val="Hyperlink1"/>
          </w:rPr>
          <w:t>c</w:t>
        </w:r>
        <w:r w:rsidR="007E39C4" w:rsidRPr="005A10E8">
          <w:rPr>
            <w:rStyle w:val="Hyperlink1"/>
          </w:rPr>
          <w:t>ontest</w:t>
        </w:r>
      </w:ins>
      <w:r w:rsidRPr="005A10E8">
        <w:rPr>
          <w:rStyle w:val="Hyperlink1"/>
        </w:rPr>
        <w:t xml:space="preserve">: Physical </w:t>
      </w:r>
      <w:del w:id="1622" w:author="Dr. Amy R." w:date="2023-01-26T15:53:00Z">
        <w:r w:rsidRPr="005A10E8" w:rsidDel="007E39C4">
          <w:rPr>
            <w:rStyle w:val="Hyperlink1"/>
          </w:rPr>
          <w:delText xml:space="preserve">Attractiveness </w:delText>
        </w:r>
      </w:del>
      <w:ins w:id="1623" w:author="Dr. Amy R." w:date="2023-01-26T15:53:00Z">
        <w:r w:rsidR="007E39C4">
          <w:rPr>
            <w:rStyle w:val="Hyperlink1"/>
          </w:rPr>
          <w:t>a</w:t>
        </w:r>
        <w:r w:rsidR="007E39C4" w:rsidRPr="005A10E8">
          <w:rPr>
            <w:rStyle w:val="Hyperlink1"/>
          </w:rPr>
          <w:t xml:space="preserve">ttractiveness </w:t>
        </w:r>
      </w:ins>
      <w:r w:rsidRPr="005A10E8">
        <w:rPr>
          <w:rStyle w:val="Hyperlink1"/>
        </w:rPr>
        <w:t xml:space="preserve">and </w:t>
      </w:r>
      <w:del w:id="1624" w:author="Dr. Amy R." w:date="2023-01-26T15:54:00Z">
        <w:r w:rsidRPr="005A10E8" w:rsidDel="007E39C4">
          <w:rPr>
            <w:rStyle w:val="Hyperlink1"/>
          </w:rPr>
          <w:delText xml:space="preserve">Electoral </w:delText>
        </w:r>
      </w:del>
      <w:ins w:id="1625" w:author="Dr. Amy R." w:date="2023-01-26T15:54:00Z">
        <w:r w:rsidR="007E39C4">
          <w:rPr>
            <w:rStyle w:val="Hyperlink1"/>
          </w:rPr>
          <w:t>e</w:t>
        </w:r>
        <w:r w:rsidR="007E39C4" w:rsidRPr="005A10E8">
          <w:rPr>
            <w:rStyle w:val="Hyperlink1"/>
          </w:rPr>
          <w:t xml:space="preserve">lectoral </w:t>
        </w:r>
      </w:ins>
      <w:del w:id="1626" w:author="Dr. Amy R." w:date="2023-01-26T15:54:00Z">
        <w:r w:rsidRPr="005A10E8" w:rsidDel="007E39C4">
          <w:rPr>
            <w:rStyle w:val="Hyperlink1"/>
          </w:rPr>
          <w:delText xml:space="preserve">Success </w:delText>
        </w:r>
      </w:del>
      <w:ins w:id="1627" w:author="Dr. Amy R." w:date="2023-01-26T15:54:00Z">
        <w:r w:rsidR="007E39C4">
          <w:rPr>
            <w:rStyle w:val="Hyperlink1"/>
          </w:rPr>
          <w:t>s</w:t>
        </w:r>
        <w:r w:rsidR="007E39C4" w:rsidRPr="005A10E8">
          <w:rPr>
            <w:rStyle w:val="Hyperlink1"/>
          </w:rPr>
          <w:t xml:space="preserve">uccess </w:t>
        </w:r>
      </w:ins>
      <w:r w:rsidRPr="005A10E8">
        <w:rPr>
          <w:rStyle w:val="Hyperlink1"/>
        </w:rPr>
        <w:t xml:space="preserve">of the </w:t>
      </w:r>
      <w:del w:id="1628" w:author="Dr. Amy R." w:date="2023-01-26T15:54:00Z">
        <w:r w:rsidRPr="005A10E8" w:rsidDel="007E39C4">
          <w:rPr>
            <w:rStyle w:val="Hyperlink1"/>
          </w:rPr>
          <w:delText xml:space="preserve">Constituency </w:delText>
        </w:r>
      </w:del>
      <w:ins w:id="1629" w:author="Dr. Amy R." w:date="2023-01-26T15:54:00Z">
        <w:r w:rsidR="007E39C4">
          <w:rPr>
            <w:rStyle w:val="Hyperlink1"/>
          </w:rPr>
          <w:t>c</w:t>
        </w:r>
        <w:r w:rsidR="007E39C4" w:rsidRPr="005A10E8">
          <w:rPr>
            <w:rStyle w:val="Hyperlink1"/>
          </w:rPr>
          <w:t xml:space="preserve">onstituency </w:t>
        </w:r>
      </w:ins>
      <w:del w:id="1630" w:author="Dr. Amy R." w:date="2023-01-26T15:54:00Z">
        <w:r w:rsidRPr="005A10E8" w:rsidDel="007E39C4">
          <w:rPr>
            <w:rStyle w:val="Hyperlink1"/>
          </w:rPr>
          <w:delText xml:space="preserve">Candidates </w:delText>
        </w:r>
      </w:del>
      <w:ins w:id="1631" w:author="Dr. Amy R." w:date="2023-01-26T15:54:00Z">
        <w:r w:rsidR="007E39C4">
          <w:rPr>
            <w:rStyle w:val="Hyperlink1"/>
          </w:rPr>
          <w:t>c</w:t>
        </w:r>
        <w:r w:rsidR="007E39C4" w:rsidRPr="005A10E8">
          <w:rPr>
            <w:rStyle w:val="Hyperlink1"/>
          </w:rPr>
          <w:t xml:space="preserve">andidates </w:t>
        </w:r>
      </w:ins>
      <w:r w:rsidRPr="005A10E8">
        <w:rPr>
          <w:rStyle w:val="Hyperlink1"/>
        </w:rPr>
        <w:t xml:space="preserve">at the North Rhine-Westphalia </w:t>
      </w:r>
      <w:del w:id="1632" w:author="Dr. Amy R." w:date="2023-01-26T15:54:00Z">
        <w:r w:rsidRPr="005A10E8" w:rsidDel="007E39C4">
          <w:rPr>
            <w:rStyle w:val="Hyperlink1"/>
          </w:rPr>
          <w:delText xml:space="preserve">State </w:delText>
        </w:r>
      </w:del>
      <w:ins w:id="1633" w:author="Dr. Amy R." w:date="2023-01-26T15:54:00Z">
        <w:r w:rsidR="007E39C4">
          <w:rPr>
            <w:rStyle w:val="Hyperlink1"/>
          </w:rPr>
          <w:t>s</w:t>
        </w:r>
        <w:r w:rsidR="007E39C4" w:rsidRPr="005A10E8">
          <w:rPr>
            <w:rStyle w:val="Hyperlink1"/>
          </w:rPr>
          <w:t xml:space="preserve">tate </w:t>
        </w:r>
      </w:ins>
      <w:del w:id="1634" w:author="Dr. Amy R." w:date="2023-01-26T15:54:00Z">
        <w:r w:rsidRPr="005A10E8" w:rsidDel="007E39C4">
          <w:rPr>
            <w:rStyle w:val="Hyperlink1"/>
          </w:rPr>
          <w:delText xml:space="preserve">Election </w:delText>
        </w:r>
      </w:del>
      <w:ins w:id="1635" w:author="Dr. Amy R." w:date="2023-01-26T15:54:00Z">
        <w:r w:rsidR="007E39C4">
          <w:rPr>
            <w:rStyle w:val="Hyperlink1"/>
          </w:rPr>
          <w:t>e</w:t>
        </w:r>
        <w:r w:rsidR="007E39C4" w:rsidRPr="005A10E8">
          <w:rPr>
            <w:rStyle w:val="Hyperlink1"/>
          </w:rPr>
          <w:t xml:space="preserve">lection </w:t>
        </w:r>
      </w:ins>
      <w:r w:rsidRPr="005A10E8">
        <w:rPr>
          <w:rStyle w:val="Hyperlink1"/>
        </w:rPr>
        <w:t xml:space="preserve">of 2005.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European Journal of Political Research</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47</w:t>
      </w:r>
      <w:r>
        <w:rPr>
          <w:rStyle w:val="Hyperlink6"/>
        </w:rPr>
        <w:fldChar w:fldCharType="end"/>
      </w:r>
      <w:r>
        <w:fldChar w:fldCharType="begin"/>
      </w:r>
      <w:r>
        <w:instrText>HYPERLINK "https://www.zotero.org/google-docs/?wEdHYe"</w:instrText>
      </w:r>
      <w:r>
        <w:fldChar w:fldCharType="separate"/>
      </w:r>
      <w:r w:rsidRPr="005A10E8">
        <w:rPr>
          <w:rStyle w:val="Hyperlink1"/>
        </w:rPr>
        <w:t>(1), 64–79.</w:t>
      </w:r>
      <w:r>
        <w:rPr>
          <w:rStyle w:val="Hyperlink1"/>
        </w:rPr>
        <w:fldChar w:fldCharType="end"/>
      </w:r>
    </w:p>
    <w:p w14:paraId="505BD6A3" w14:textId="77777777" w:rsidR="00C14C58" w:rsidRPr="005A10E8" w:rsidRDefault="00000000" w:rsidP="00917395">
      <w:pPr>
        <w:pStyle w:val="Body"/>
        <w:widowControl w:val="0"/>
        <w:spacing w:line="360" w:lineRule="auto"/>
        <w:ind w:left="720" w:hanging="720"/>
        <w:jc w:val="both"/>
        <w:rPr>
          <w:rStyle w:val="None"/>
          <w:b/>
          <w:bCs/>
        </w:rPr>
        <w:pPrChange w:id="1636"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Rose, D., &amp; Harrison, E. (2007). The European socio-economic classification: A new social class schema for comparative European research. </w:t>
      </w:r>
      <w:r>
        <w:rPr>
          <w:rStyle w:val="Hyperlink1"/>
        </w:rPr>
        <w:fldChar w:fldCharType="end"/>
      </w:r>
      <w:r>
        <w:fldChar w:fldCharType="begin"/>
      </w:r>
      <w:r>
        <w:instrText>HYPERLINK "https://www.zotero.org/google-docs/?wEdHYe"</w:instrText>
      </w:r>
      <w:r>
        <w:fldChar w:fldCharType="separate"/>
      </w:r>
      <w:r w:rsidRPr="005A10E8">
        <w:rPr>
          <w:rStyle w:val="Hyperlink6"/>
        </w:rPr>
        <w:t>European Societies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9</w:t>
      </w:r>
      <w:r>
        <w:rPr>
          <w:rStyle w:val="Hyperlink6"/>
        </w:rPr>
        <w:fldChar w:fldCharType="end"/>
      </w:r>
      <w:r>
        <w:fldChar w:fldCharType="begin"/>
      </w:r>
      <w:r>
        <w:instrText>HYPERLINK "https://www.zotero.org/google-docs/?wEdHYe"</w:instrText>
      </w:r>
      <w:r>
        <w:fldChar w:fldCharType="separate"/>
      </w:r>
      <w:r w:rsidRPr="005A10E8">
        <w:rPr>
          <w:rStyle w:val="Hyperlink1"/>
        </w:rPr>
        <w:t>(3), 459–490.</w:t>
      </w:r>
      <w:r>
        <w:rPr>
          <w:rStyle w:val="Hyperlink1"/>
        </w:rPr>
        <w:fldChar w:fldCharType="end"/>
      </w:r>
    </w:p>
    <w:p w14:paraId="6E460EA4" w14:textId="77777777" w:rsidR="00C14C58" w:rsidRPr="005A10E8" w:rsidRDefault="00000000" w:rsidP="00917395">
      <w:pPr>
        <w:pStyle w:val="Body"/>
        <w:widowControl w:val="0"/>
        <w:spacing w:line="360" w:lineRule="auto"/>
        <w:ind w:left="720" w:hanging="720"/>
        <w:jc w:val="both"/>
        <w:rPr>
          <w:rStyle w:val="None"/>
          <w:b/>
          <w:bCs/>
        </w:rPr>
        <w:pPrChange w:id="1637" w:author="Dr. Amy R." w:date="2023-01-28T14:04:00Z">
          <w:pPr>
            <w:pStyle w:val="Body"/>
            <w:widowControl w:val="0"/>
            <w:spacing w:line="360" w:lineRule="auto"/>
            <w:ind w:left="720" w:hanging="720"/>
            <w:jc w:val="both"/>
          </w:pPr>
        </w:pPrChange>
      </w:pPr>
      <w:r>
        <w:lastRenderedPageBreak/>
        <w:fldChar w:fldCharType="begin"/>
      </w:r>
      <w:r>
        <w:instrText>HYPERLINK "https://www.zotero.org/google-docs/?wEdHYe"</w:instrText>
      </w:r>
      <w:r>
        <w:fldChar w:fldCharType="separate"/>
      </w:r>
      <w:r w:rsidRPr="005A10E8">
        <w:rPr>
          <w:rStyle w:val="Hyperlink1"/>
        </w:rPr>
        <w:t xml:space="preserve">Sarpila, O., Koivula, A., &amp; Kukkonen, I. (2021). </w:t>
      </w:r>
      <w:r>
        <w:rPr>
          <w:rStyle w:val="Hyperlink1"/>
        </w:rPr>
        <w:fldChar w:fldCharType="end"/>
      </w:r>
      <w:r>
        <w:fldChar w:fldCharType="begin"/>
      </w:r>
      <w:r>
        <w:instrText>HYPERLINK "https://www.zotero.org/google-docs/?wEdHYe"</w:instrText>
      </w:r>
      <w:r>
        <w:fldChar w:fldCharType="separate"/>
      </w:r>
      <w:r w:rsidRPr="005A10E8">
        <w:rPr>
          <w:rStyle w:val="Hyperlink6"/>
        </w:rPr>
        <w:t>Occupation-congruent appearance: A measuremental approach</w:t>
      </w:r>
      <w:r>
        <w:rPr>
          <w:rStyle w:val="Hyperlink6"/>
        </w:rPr>
        <w:fldChar w:fldCharType="end"/>
      </w:r>
      <w:r>
        <w:fldChar w:fldCharType="begin"/>
      </w:r>
      <w:r>
        <w:instrText>HYPERLINK "https://www.zotero.org/google-docs/?wEdHYe"</w:instrText>
      </w:r>
      <w:r>
        <w:fldChar w:fldCharType="separate"/>
      </w:r>
      <w:r w:rsidRPr="005A10E8">
        <w:rPr>
          <w:rStyle w:val="Hyperlink1"/>
        </w:rPr>
        <w:t>. SocArXiv. https://doi.org/10.31235/osf.io/t5gmv</w:t>
      </w:r>
      <w:r>
        <w:rPr>
          <w:rStyle w:val="Hyperlink1"/>
        </w:rPr>
        <w:fldChar w:fldCharType="end"/>
      </w:r>
    </w:p>
    <w:p w14:paraId="10ACAB35" w14:textId="77777777" w:rsidR="00C14C58" w:rsidRPr="005A10E8" w:rsidRDefault="00000000" w:rsidP="00917395">
      <w:pPr>
        <w:pStyle w:val="Body"/>
        <w:widowControl w:val="0"/>
        <w:spacing w:line="360" w:lineRule="auto"/>
        <w:ind w:left="720" w:hanging="720"/>
        <w:jc w:val="both"/>
        <w:rPr>
          <w:rStyle w:val="None"/>
          <w:b/>
          <w:bCs/>
        </w:rPr>
        <w:pPrChange w:id="1638"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Sarpila, O., Koivula, A., Kukkonen, I., Åberg, E., &amp; Pajunen, T. (2020). Double standards in the accumulation and utilisation of </w:t>
      </w:r>
      <w:r w:rsidRPr="005A10E8">
        <w:rPr>
          <w:rStyle w:val="Hyperlink1"/>
          <w:rtl/>
        </w:rPr>
        <w:t>“</w:t>
      </w:r>
      <w:r w:rsidRPr="005A10E8">
        <w:rPr>
          <w:rStyle w:val="Hyperlink1"/>
        </w:rPr>
        <w:t xml:space="preserve">aesthetic capital.” </w:t>
      </w:r>
      <w:r>
        <w:rPr>
          <w:rStyle w:val="Hyperlink1"/>
        </w:rPr>
        <w:fldChar w:fldCharType="end"/>
      </w:r>
      <w:r>
        <w:fldChar w:fldCharType="begin"/>
      </w:r>
      <w:r>
        <w:instrText>HYPERLINK "https://www.zotero.org/google-docs/?wEdHYe"</w:instrText>
      </w:r>
      <w:r>
        <w:fldChar w:fldCharType="separate"/>
      </w:r>
      <w:r w:rsidRPr="005A10E8">
        <w:rPr>
          <w:rStyle w:val="Hyperlink6"/>
        </w:rPr>
        <w:t>Poetics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82</w:t>
      </w:r>
      <w:r>
        <w:rPr>
          <w:rStyle w:val="Hyperlink6"/>
        </w:rPr>
        <w:fldChar w:fldCharType="end"/>
      </w:r>
      <w:commentRangeStart w:id="1639"/>
      <w:r w:rsidRPr="005A10E8">
        <w:fldChar w:fldCharType="begin"/>
      </w:r>
      <w:r w:rsidRPr="005A10E8">
        <w:instrText>HYPERLINK "https://www.zotero.org/google-docs/?wEdHYe"</w:instrText>
      </w:r>
      <w:r w:rsidRPr="005A10E8">
        <w:fldChar w:fldCharType="separate"/>
      </w:r>
      <w:r w:rsidRPr="005A10E8">
        <w:rPr>
          <w:rStyle w:val="Hyperlink1"/>
        </w:rPr>
        <w:t>, 101447.</w:t>
      </w:r>
      <w:r w:rsidRPr="005A10E8">
        <w:rPr>
          <w:rStyle w:val="Hyperlink1"/>
        </w:rPr>
        <w:fldChar w:fldCharType="end"/>
      </w:r>
      <w:commentRangeEnd w:id="1639"/>
      <w:r w:rsidR="007E39C4">
        <w:rPr>
          <w:rStyle w:val="CommentReference"/>
          <w:rFonts w:ascii="Times New Roman" w:hAnsi="Times New Roman" w:cs="Times New Roman"/>
          <w:color w:val="auto"/>
          <w14:textOutline w14:w="0" w14:cap="rnd" w14:cmpd="sng" w14:algn="ctr">
            <w14:noFill/>
            <w14:prstDash w14:val="solid"/>
            <w14:bevel/>
          </w14:textOutline>
        </w:rPr>
        <w:commentReference w:id="1639"/>
      </w:r>
    </w:p>
    <w:p w14:paraId="4B30CD05" w14:textId="642E7DE6" w:rsidR="00C14C58" w:rsidRPr="005A10E8" w:rsidRDefault="00000000" w:rsidP="00917395">
      <w:pPr>
        <w:pStyle w:val="Body"/>
        <w:widowControl w:val="0"/>
        <w:spacing w:line="360" w:lineRule="auto"/>
        <w:ind w:left="720" w:hanging="720"/>
        <w:jc w:val="both"/>
        <w:rPr>
          <w:rStyle w:val="None"/>
          <w:b/>
          <w:bCs/>
        </w:rPr>
        <w:pPrChange w:id="1640"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Sarpila, O., Kukkonen, I., Pajunen, T., &amp; Åberg, E. (2021).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Appearance as </w:t>
      </w:r>
      <w:del w:id="1641" w:author="Dr. Amy R." w:date="2023-01-26T15:55:00Z">
        <w:r w:rsidRPr="005A10E8" w:rsidDel="007E39C4">
          <w:rPr>
            <w:rStyle w:val="Hyperlink6"/>
          </w:rPr>
          <w:delText>Capital</w:delText>
        </w:r>
      </w:del>
      <w:ins w:id="1642" w:author="Dr. Amy R." w:date="2023-01-26T15:55:00Z">
        <w:r w:rsidR="007E39C4">
          <w:rPr>
            <w:rStyle w:val="Hyperlink6"/>
          </w:rPr>
          <w:t>c</w:t>
        </w:r>
        <w:r w:rsidR="007E39C4" w:rsidRPr="005A10E8">
          <w:rPr>
            <w:rStyle w:val="Hyperlink6"/>
          </w:rPr>
          <w:t>apital</w:t>
        </w:r>
      </w:ins>
      <w:r w:rsidRPr="005A10E8">
        <w:rPr>
          <w:rStyle w:val="Hyperlink6"/>
        </w:rPr>
        <w:t xml:space="preserve">: The </w:t>
      </w:r>
      <w:del w:id="1643" w:author="Dr. Amy R." w:date="2023-01-26T15:55:00Z">
        <w:r w:rsidRPr="005A10E8" w:rsidDel="007E39C4">
          <w:rPr>
            <w:rStyle w:val="Hyperlink6"/>
          </w:rPr>
          <w:delText xml:space="preserve">Normative </w:delText>
        </w:r>
      </w:del>
      <w:ins w:id="1644" w:author="Dr. Amy R." w:date="2023-01-26T15:55:00Z">
        <w:r w:rsidR="007E39C4">
          <w:rPr>
            <w:rStyle w:val="Hyperlink6"/>
          </w:rPr>
          <w:t>n</w:t>
        </w:r>
        <w:r w:rsidR="007E39C4" w:rsidRPr="005A10E8">
          <w:rPr>
            <w:rStyle w:val="Hyperlink6"/>
          </w:rPr>
          <w:t xml:space="preserve">ormative </w:t>
        </w:r>
      </w:ins>
      <w:del w:id="1645" w:author="Dr. Amy R." w:date="2023-01-26T15:55:00Z">
        <w:r w:rsidRPr="005A10E8" w:rsidDel="007E39C4">
          <w:rPr>
            <w:rStyle w:val="Hyperlink6"/>
          </w:rPr>
          <w:delText xml:space="preserve">Regulation </w:delText>
        </w:r>
      </w:del>
      <w:ins w:id="1646" w:author="Dr. Amy R." w:date="2023-01-26T15:55:00Z">
        <w:r w:rsidR="007E39C4">
          <w:rPr>
            <w:rStyle w:val="Hyperlink6"/>
          </w:rPr>
          <w:t>r</w:t>
        </w:r>
        <w:r w:rsidR="007E39C4" w:rsidRPr="005A10E8">
          <w:rPr>
            <w:rStyle w:val="Hyperlink6"/>
          </w:rPr>
          <w:t xml:space="preserve">egulation </w:t>
        </w:r>
      </w:ins>
      <w:r w:rsidRPr="005A10E8">
        <w:rPr>
          <w:rStyle w:val="Hyperlink6"/>
        </w:rPr>
        <w:t xml:space="preserve">of </w:t>
      </w:r>
      <w:del w:id="1647" w:author="Dr. Amy R." w:date="2023-01-26T15:55:00Z">
        <w:r w:rsidRPr="005A10E8" w:rsidDel="007E39C4">
          <w:rPr>
            <w:rStyle w:val="Hyperlink6"/>
          </w:rPr>
          <w:delText xml:space="preserve">Aesthetic </w:delText>
        </w:r>
      </w:del>
      <w:ins w:id="1648" w:author="Dr. Amy R." w:date="2023-01-26T15:56:00Z">
        <w:r w:rsidR="007E39C4">
          <w:rPr>
            <w:rStyle w:val="Hyperlink6"/>
          </w:rPr>
          <w:t>a</w:t>
        </w:r>
      </w:ins>
      <w:ins w:id="1649" w:author="Dr. Amy R." w:date="2023-01-26T15:55:00Z">
        <w:r w:rsidR="007E39C4" w:rsidRPr="005A10E8">
          <w:rPr>
            <w:rStyle w:val="Hyperlink6"/>
          </w:rPr>
          <w:t xml:space="preserve">esthetic </w:t>
        </w:r>
      </w:ins>
      <w:del w:id="1650" w:author="Dr. Amy R." w:date="2023-01-26T15:56:00Z">
        <w:r w:rsidRPr="005A10E8" w:rsidDel="007E39C4">
          <w:rPr>
            <w:rStyle w:val="Hyperlink6"/>
          </w:rPr>
          <w:delText xml:space="preserve">Capital </w:delText>
        </w:r>
      </w:del>
      <w:ins w:id="1651" w:author="Dr. Amy R." w:date="2023-01-26T15:56:00Z">
        <w:r w:rsidR="007E39C4">
          <w:rPr>
            <w:rStyle w:val="Hyperlink6"/>
          </w:rPr>
          <w:t>c</w:t>
        </w:r>
        <w:r w:rsidR="007E39C4" w:rsidRPr="005A10E8">
          <w:rPr>
            <w:rStyle w:val="Hyperlink6"/>
          </w:rPr>
          <w:t xml:space="preserve">apital </w:t>
        </w:r>
      </w:ins>
      <w:del w:id="1652" w:author="Dr. Amy R." w:date="2023-01-26T15:56:00Z">
        <w:r w:rsidRPr="005A10E8" w:rsidDel="007E39C4">
          <w:rPr>
            <w:rStyle w:val="Hyperlink6"/>
          </w:rPr>
          <w:delText xml:space="preserve">Accumulation </w:delText>
        </w:r>
      </w:del>
      <w:ins w:id="1653" w:author="Dr. Amy R." w:date="2023-01-26T15:56:00Z">
        <w:r w:rsidR="007E39C4">
          <w:rPr>
            <w:rStyle w:val="Hyperlink6"/>
          </w:rPr>
          <w:t>a</w:t>
        </w:r>
        <w:r w:rsidR="007E39C4" w:rsidRPr="005A10E8">
          <w:rPr>
            <w:rStyle w:val="Hyperlink6"/>
          </w:rPr>
          <w:t xml:space="preserve">ccumulation </w:t>
        </w:r>
      </w:ins>
      <w:r w:rsidRPr="005A10E8">
        <w:rPr>
          <w:rStyle w:val="Hyperlink6"/>
        </w:rPr>
        <w:t xml:space="preserve">and </w:t>
      </w:r>
      <w:del w:id="1654" w:author="Dr. Amy R." w:date="2023-01-26T15:56:00Z">
        <w:r w:rsidRPr="005A10E8" w:rsidDel="007E39C4">
          <w:rPr>
            <w:rStyle w:val="Hyperlink6"/>
          </w:rPr>
          <w:delText>C</w:delText>
        </w:r>
      </w:del>
      <w:ins w:id="1655" w:author="Dr. Amy R." w:date="2023-01-26T15:56:00Z">
        <w:r w:rsidR="007E39C4">
          <w:rPr>
            <w:rStyle w:val="Hyperlink6"/>
          </w:rPr>
          <w:t>c</w:t>
        </w:r>
      </w:ins>
      <w:r w:rsidRPr="005A10E8">
        <w:rPr>
          <w:rStyle w:val="Hyperlink6"/>
        </w:rPr>
        <w:t>onversion</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Emerald Group Publishing.</w:t>
      </w:r>
      <w:r>
        <w:rPr>
          <w:rStyle w:val="Hyperlink1"/>
        </w:rPr>
        <w:fldChar w:fldCharType="end"/>
      </w:r>
    </w:p>
    <w:p w14:paraId="2A361E92" w14:textId="2A8C875A" w:rsidR="00C14C58" w:rsidRPr="005A10E8" w:rsidRDefault="00000000" w:rsidP="00917395">
      <w:pPr>
        <w:pStyle w:val="Body"/>
        <w:widowControl w:val="0"/>
        <w:spacing w:line="360" w:lineRule="auto"/>
        <w:ind w:left="720" w:hanging="720"/>
        <w:jc w:val="both"/>
        <w:rPr>
          <w:rStyle w:val="None"/>
          <w:b/>
          <w:bCs/>
        </w:rPr>
        <w:pPrChange w:id="1656"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Scholz, J., &amp; </w:t>
      </w:r>
      <w:proofErr w:type="spellStart"/>
      <w:r w:rsidRPr="005A10E8">
        <w:rPr>
          <w:rStyle w:val="Hyperlink1"/>
        </w:rPr>
        <w:t>Sicinski</w:t>
      </w:r>
      <w:proofErr w:type="spellEnd"/>
      <w:r w:rsidRPr="005A10E8">
        <w:rPr>
          <w:rStyle w:val="Hyperlink1"/>
        </w:rPr>
        <w:t xml:space="preserve">, K. (2015). Facial </w:t>
      </w:r>
      <w:del w:id="1657" w:author="Dr. Amy R." w:date="2023-01-26T15:56:00Z">
        <w:r w:rsidRPr="005A10E8" w:rsidDel="007E39C4">
          <w:rPr>
            <w:rStyle w:val="Hyperlink1"/>
          </w:rPr>
          <w:delText xml:space="preserve">Attractiveness </w:delText>
        </w:r>
      </w:del>
      <w:ins w:id="1658" w:author="Dr. Amy R." w:date="2023-01-26T15:56:00Z">
        <w:r w:rsidR="007E39C4">
          <w:rPr>
            <w:rStyle w:val="Hyperlink1"/>
          </w:rPr>
          <w:t>a</w:t>
        </w:r>
        <w:r w:rsidR="007E39C4" w:rsidRPr="005A10E8">
          <w:rPr>
            <w:rStyle w:val="Hyperlink1"/>
          </w:rPr>
          <w:t xml:space="preserve">ttractiveness </w:t>
        </w:r>
      </w:ins>
      <w:r w:rsidRPr="005A10E8">
        <w:rPr>
          <w:rStyle w:val="Hyperlink1"/>
        </w:rPr>
        <w:t xml:space="preserve">and </w:t>
      </w:r>
      <w:del w:id="1659" w:author="Dr. Amy R." w:date="2023-01-26T15:56:00Z">
        <w:r w:rsidRPr="005A10E8" w:rsidDel="007E39C4">
          <w:rPr>
            <w:rStyle w:val="Hyperlink1"/>
          </w:rPr>
          <w:delText xml:space="preserve">Lifetime </w:delText>
        </w:r>
      </w:del>
      <w:ins w:id="1660" w:author="Dr. Amy R." w:date="2023-01-26T15:56:00Z">
        <w:r w:rsidR="007E39C4">
          <w:rPr>
            <w:rStyle w:val="Hyperlink1"/>
          </w:rPr>
          <w:t>l</w:t>
        </w:r>
        <w:r w:rsidR="007E39C4" w:rsidRPr="005A10E8">
          <w:rPr>
            <w:rStyle w:val="Hyperlink1"/>
          </w:rPr>
          <w:t>ifetime</w:t>
        </w:r>
        <w:r w:rsidR="007E39C4">
          <w:rPr>
            <w:rStyle w:val="Hyperlink1"/>
          </w:rPr>
          <w:t xml:space="preserve"> e</w:t>
        </w:r>
      </w:ins>
      <w:del w:id="1661" w:author="Dr. Amy R." w:date="2023-01-26T15:56:00Z">
        <w:r w:rsidRPr="005A10E8" w:rsidDel="007E39C4">
          <w:rPr>
            <w:rStyle w:val="Hyperlink1"/>
          </w:rPr>
          <w:delText>E</w:delText>
        </w:r>
      </w:del>
      <w:r w:rsidRPr="005A10E8">
        <w:rPr>
          <w:rStyle w:val="Hyperlink1"/>
        </w:rPr>
        <w:t xml:space="preserve">arnings: Evidence from a </w:t>
      </w:r>
      <w:del w:id="1662" w:author="Dr. Amy R." w:date="2023-01-26T15:56:00Z">
        <w:r w:rsidRPr="005A10E8" w:rsidDel="007E39C4">
          <w:rPr>
            <w:rStyle w:val="Hyperlink1"/>
          </w:rPr>
          <w:delText xml:space="preserve">Cohort </w:delText>
        </w:r>
      </w:del>
      <w:ins w:id="1663" w:author="Dr. Amy R." w:date="2023-01-26T15:56:00Z">
        <w:r w:rsidR="007E39C4">
          <w:rPr>
            <w:rStyle w:val="Hyperlink1"/>
          </w:rPr>
          <w:t>c</w:t>
        </w:r>
        <w:r w:rsidR="007E39C4" w:rsidRPr="005A10E8">
          <w:rPr>
            <w:rStyle w:val="Hyperlink1"/>
          </w:rPr>
          <w:t xml:space="preserve">ohort </w:t>
        </w:r>
      </w:ins>
      <w:del w:id="1664" w:author="Dr. Amy R." w:date="2023-01-26T15:56:00Z">
        <w:r w:rsidRPr="005A10E8" w:rsidDel="007E39C4">
          <w:rPr>
            <w:rStyle w:val="Hyperlink1"/>
          </w:rPr>
          <w:delText>Study</w:delText>
        </w:r>
      </w:del>
      <w:ins w:id="1665" w:author="Dr. Amy R." w:date="2023-01-26T15:56:00Z">
        <w:r w:rsidR="007E39C4">
          <w:rPr>
            <w:rStyle w:val="Hyperlink1"/>
          </w:rPr>
          <w:t>s</w:t>
        </w:r>
        <w:r w:rsidR="007E39C4" w:rsidRPr="005A10E8">
          <w:rPr>
            <w:rStyle w:val="Hyperlink1"/>
          </w:rPr>
          <w:t>tudy</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Review of Economics and Statistics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97</w:t>
      </w:r>
      <w:r>
        <w:rPr>
          <w:rStyle w:val="Hyperlink6"/>
        </w:rPr>
        <w:fldChar w:fldCharType="end"/>
      </w:r>
      <w:r>
        <w:fldChar w:fldCharType="begin"/>
      </w:r>
      <w:r>
        <w:instrText>HYPERLINK "https://www.zotero.org/google-docs/?wEdHYe"</w:instrText>
      </w:r>
      <w:r>
        <w:fldChar w:fldCharType="separate"/>
      </w:r>
      <w:r w:rsidRPr="005A10E8">
        <w:rPr>
          <w:rStyle w:val="Hyperlink1"/>
        </w:rPr>
        <w:t>(1), 14–28.</w:t>
      </w:r>
      <w:r>
        <w:rPr>
          <w:rStyle w:val="Hyperlink1"/>
        </w:rPr>
        <w:fldChar w:fldCharType="end"/>
      </w:r>
    </w:p>
    <w:p w14:paraId="793F9423" w14:textId="7861525C" w:rsidR="00C14C58" w:rsidRPr="005A10E8" w:rsidRDefault="00000000" w:rsidP="00917395">
      <w:pPr>
        <w:pStyle w:val="Body"/>
        <w:widowControl w:val="0"/>
        <w:spacing w:line="360" w:lineRule="auto"/>
        <w:ind w:left="720" w:hanging="720"/>
        <w:jc w:val="both"/>
        <w:rPr>
          <w:rStyle w:val="None"/>
          <w:b/>
          <w:bCs/>
        </w:rPr>
        <w:pPrChange w:id="1666"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Schubert, J., Curran, M. A., &amp; </w:t>
      </w:r>
      <w:proofErr w:type="spellStart"/>
      <w:r w:rsidRPr="005A10E8">
        <w:rPr>
          <w:rStyle w:val="Hyperlink1"/>
        </w:rPr>
        <w:t>Strungaru</w:t>
      </w:r>
      <w:proofErr w:type="spellEnd"/>
      <w:r w:rsidRPr="005A10E8">
        <w:rPr>
          <w:rStyle w:val="Hyperlink1"/>
        </w:rPr>
        <w:t xml:space="preserve">, C. (2011). Physical </w:t>
      </w:r>
      <w:del w:id="1667" w:author="Dr. Amy R." w:date="2023-01-26T15:57:00Z">
        <w:r w:rsidRPr="005A10E8" w:rsidDel="007E39C4">
          <w:rPr>
            <w:rStyle w:val="Hyperlink1"/>
          </w:rPr>
          <w:delText>Attractiveness</w:delText>
        </w:r>
      </w:del>
      <w:ins w:id="1668" w:author="Dr. Amy R." w:date="2023-01-26T15:57:00Z">
        <w:r w:rsidR="007E39C4">
          <w:rPr>
            <w:rStyle w:val="Hyperlink1"/>
          </w:rPr>
          <w:t>a</w:t>
        </w:r>
        <w:r w:rsidR="007E39C4" w:rsidRPr="005A10E8">
          <w:rPr>
            <w:rStyle w:val="Hyperlink1"/>
          </w:rPr>
          <w:t>ttractiveness</w:t>
        </w:r>
      </w:ins>
      <w:r w:rsidRPr="005A10E8">
        <w:rPr>
          <w:rStyle w:val="Hyperlink1"/>
        </w:rPr>
        <w:t xml:space="preserve">, </w:t>
      </w:r>
      <w:del w:id="1669" w:author="Dr. Amy R." w:date="2023-01-26T15:57:00Z">
        <w:r w:rsidRPr="005A10E8" w:rsidDel="007E39C4">
          <w:rPr>
            <w:rStyle w:val="Hyperlink1"/>
          </w:rPr>
          <w:delText xml:space="preserve">Issue </w:delText>
        </w:r>
      </w:del>
      <w:ins w:id="1670" w:author="Dr. Amy R." w:date="2023-01-26T15:57:00Z">
        <w:r w:rsidR="007E39C4">
          <w:rPr>
            <w:rStyle w:val="Hyperlink1"/>
          </w:rPr>
          <w:t>i</w:t>
        </w:r>
        <w:r w:rsidR="007E39C4" w:rsidRPr="005A10E8">
          <w:rPr>
            <w:rStyle w:val="Hyperlink1"/>
          </w:rPr>
          <w:t xml:space="preserve">ssue </w:t>
        </w:r>
      </w:ins>
      <w:del w:id="1671" w:author="Dr. Amy R." w:date="2023-01-26T15:57:00Z">
        <w:r w:rsidRPr="005A10E8" w:rsidDel="007E39C4">
          <w:rPr>
            <w:rStyle w:val="Hyperlink1"/>
          </w:rPr>
          <w:delText>Agreement</w:delText>
        </w:r>
      </w:del>
      <w:ins w:id="1672" w:author="Dr. Amy R." w:date="2023-01-26T15:57:00Z">
        <w:r w:rsidR="007E39C4">
          <w:rPr>
            <w:rStyle w:val="Hyperlink1"/>
          </w:rPr>
          <w:t>a</w:t>
        </w:r>
        <w:r w:rsidR="007E39C4" w:rsidRPr="005A10E8">
          <w:rPr>
            <w:rStyle w:val="Hyperlink1"/>
          </w:rPr>
          <w:t>greement</w:t>
        </w:r>
      </w:ins>
      <w:r w:rsidRPr="005A10E8">
        <w:rPr>
          <w:rStyle w:val="Hyperlink1"/>
        </w:rPr>
        <w:t xml:space="preserve">, and </w:t>
      </w:r>
      <w:del w:id="1673" w:author="Dr. Amy R." w:date="2023-01-26T15:57:00Z">
        <w:r w:rsidRPr="005A10E8" w:rsidDel="007E39C4">
          <w:rPr>
            <w:rStyle w:val="Hyperlink1"/>
          </w:rPr>
          <w:delText xml:space="preserve">Assimilation </w:delText>
        </w:r>
      </w:del>
      <w:ins w:id="1674" w:author="Dr. Amy R." w:date="2023-01-26T15:57:00Z">
        <w:r w:rsidR="007E39C4">
          <w:rPr>
            <w:rStyle w:val="Hyperlink1"/>
          </w:rPr>
          <w:t>a</w:t>
        </w:r>
        <w:r w:rsidR="007E39C4" w:rsidRPr="005A10E8">
          <w:rPr>
            <w:rStyle w:val="Hyperlink1"/>
          </w:rPr>
          <w:t xml:space="preserve">ssimilation </w:t>
        </w:r>
      </w:ins>
      <w:del w:id="1675" w:author="Dr. Amy R." w:date="2023-01-26T15:57:00Z">
        <w:r w:rsidRPr="005A10E8" w:rsidDel="007E39C4">
          <w:rPr>
            <w:rStyle w:val="Hyperlink1"/>
          </w:rPr>
          <w:delText xml:space="preserve">Effects </w:delText>
        </w:r>
      </w:del>
      <w:ins w:id="1676" w:author="Dr. Amy R." w:date="2023-01-26T15:57:00Z">
        <w:r w:rsidR="007E39C4">
          <w:rPr>
            <w:rStyle w:val="Hyperlink1"/>
          </w:rPr>
          <w:t>e</w:t>
        </w:r>
        <w:r w:rsidR="007E39C4" w:rsidRPr="005A10E8">
          <w:rPr>
            <w:rStyle w:val="Hyperlink1"/>
          </w:rPr>
          <w:t xml:space="preserve">ffects </w:t>
        </w:r>
      </w:ins>
      <w:r w:rsidRPr="005A10E8">
        <w:rPr>
          <w:rStyle w:val="Hyperlink1"/>
        </w:rPr>
        <w:t xml:space="preserve">in </w:t>
      </w:r>
      <w:del w:id="1677" w:author="Dr. Amy R." w:date="2023-01-26T15:57:00Z">
        <w:r w:rsidRPr="005A10E8" w:rsidDel="007E39C4">
          <w:rPr>
            <w:rStyle w:val="Hyperlink1"/>
          </w:rPr>
          <w:delText xml:space="preserve">Candidate </w:delText>
        </w:r>
      </w:del>
      <w:ins w:id="1678" w:author="Dr. Amy R." w:date="2023-01-26T15:57:00Z">
        <w:r w:rsidR="007E39C4">
          <w:rPr>
            <w:rStyle w:val="Hyperlink1"/>
          </w:rPr>
          <w:t>c</w:t>
        </w:r>
        <w:r w:rsidR="007E39C4" w:rsidRPr="005A10E8">
          <w:rPr>
            <w:rStyle w:val="Hyperlink1"/>
          </w:rPr>
          <w:t xml:space="preserve">andidate </w:t>
        </w:r>
      </w:ins>
      <w:del w:id="1679" w:author="Dr. Amy R." w:date="2023-01-26T15:57:00Z">
        <w:r w:rsidRPr="005A10E8" w:rsidDel="007E39C4">
          <w:rPr>
            <w:rStyle w:val="Hyperlink1"/>
          </w:rPr>
          <w:delText>Appraisal</w:delText>
        </w:r>
      </w:del>
      <w:ins w:id="1680" w:author="Dr. Amy R." w:date="2023-01-26T15:57:00Z">
        <w:r w:rsidR="007E39C4">
          <w:rPr>
            <w:rStyle w:val="Hyperlink1"/>
          </w:rPr>
          <w:t>a</w:t>
        </w:r>
        <w:r w:rsidR="007E39C4" w:rsidRPr="005A10E8">
          <w:rPr>
            <w:rStyle w:val="Hyperlink1"/>
          </w:rPr>
          <w:t>ppraisal</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Politics and the Life Sciences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30</w:t>
      </w:r>
      <w:r>
        <w:rPr>
          <w:rStyle w:val="Hyperlink6"/>
        </w:rPr>
        <w:fldChar w:fldCharType="end"/>
      </w:r>
      <w:r>
        <w:fldChar w:fldCharType="begin"/>
      </w:r>
      <w:r>
        <w:instrText>HYPERLINK "https://www.zotero.org/google-docs/?wEdHYe"</w:instrText>
      </w:r>
      <w:r>
        <w:fldChar w:fldCharType="separate"/>
      </w:r>
      <w:r w:rsidRPr="005A10E8">
        <w:rPr>
          <w:rStyle w:val="Hyperlink1"/>
        </w:rPr>
        <w:t>(1), 33–49.</w:t>
      </w:r>
      <w:r>
        <w:rPr>
          <w:rStyle w:val="Hyperlink1"/>
        </w:rPr>
        <w:fldChar w:fldCharType="end"/>
      </w:r>
    </w:p>
    <w:commentRangeStart w:id="1681"/>
    <w:p w14:paraId="1722FF66" w14:textId="5E9EA2E6" w:rsidR="00C14C58" w:rsidRPr="005A10E8" w:rsidRDefault="00000000" w:rsidP="00917395">
      <w:pPr>
        <w:pStyle w:val="Body"/>
        <w:widowControl w:val="0"/>
        <w:spacing w:line="360" w:lineRule="auto"/>
        <w:ind w:left="720" w:hanging="720"/>
        <w:jc w:val="both"/>
        <w:rPr>
          <w:rStyle w:val="None"/>
          <w:b/>
          <w:bCs/>
        </w:rPr>
        <w:pPrChange w:id="1682"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Shepsle, K. (1997). </w:t>
      </w:r>
      <w:r>
        <w:rPr>
          <w:rStyle w:val="Hyperlink1"/>
        </w:rPr>
        <w:fldChar w:fldCharType="end"/>
      </w:r>
      <w:commentRangeEnd w:id="1681"/>
      <w:r w:rsidR="00497091">
        <w:rPr>
          <w:rStyle w:val="CommentReference"/>
          <w:rFonts w:ascii="Times New Roman" w:hAnsi="Times New Roman" w:cs="Times New Roman"/>
          <w:color w:val="auto"/>
          <w14:textOutline w14:w="0" w14:cap="rnd" w14:cmpd="sng" w14:algn="ctr">
            <w14:noFill/>
            <w14:prstDash w14:val="solid"/>
            <w14:bevel/>
          </w14:textOutline>
        </w:rPr>
        <w:commentReference w:id="1681"/>
      </w:r>
      <w:r w:rsidRPr="005A10E8">
        <w:fldChar w:fldCharType="begin"/>
      </w:r>
      <w:r w:rsidRPr="005A10E8">
        <w:instrText>HYPERLINK "https://www.zotero.org/google-docs/?wEdHYe"</w:instrText>
      </w:r>
      <w:r w:rsidRPr="005A10E8">
        <w:fldChar w:fldCharType="separate"/>
      </w:r>
      <w:r w:rsidRPr="005A10E8">
        <w:rPr>
          <w:rStyle w:val="Hyperlink6"/>
        </w:rPr>
        <w:t xml:space="preserve">Analyzing </w:t>
      </w:r>
      <w:del w:id="1683" w:author="Dr. Amy R." w:date="2023-01-26T15:57:00Z">
        <w:r w:rsidRPr="005A10E8" w:rsidDel="007E39C4">
          <w:rPr>
            <w:rStyle w:val="Hyperlink6"/>
          </w:rPr>
          <w:delText>Politics</w:delText>
        </w:r>
      </w:del>
      <w:ins w:id="1684" w:author="Dr. Amy R." w:date="2023-01-26T15:57:00Z">
        <w:r w:rsidR="007E39C4">
          <w:rPr>
            <w:rStyle w:val="Hyperlink6"/>
          </w:rPr>
          <w:t>p</w:t>
        </w:r>
        <w:r w:rsidR="007E39C4" w:rsidRPr="005A10E8">
          <w:rPr>
            <w:rStyle w:val="Hyperlink6"/>
          </w:rPr>
          <w:t>olitics</w:t>
        </w:r>
      </w:ins>
      <w:r w:rsidRPr="005A10E8">
        <w:rPr>
          <w:rStyle w:val="Hyperlink6"/>
        </w:rPr>
        <w:t xml:space="preserve">: Rationality, </w:t>
      </w:r>
      <w:del w:id="1685" w:author="Dr. Amy R." w:date="2023-01-26T15:58:00Z">
        <w:r w:rsidRPr="005A10E8" w:rsidDel="007E39C4">
          <w:rPr>
            <w:rStyle w:val="Hyperlink6"/>
          </w:rPr>
          <w:delText xml:space="preserve">Behavior </w:delText>
        </w:r>
      </w:del>
      <w:ins w:id="1686" w:author="Dr. Amy R." w:date="2023-01-26T15:58:00Z">
        <w:r w:rsidR="007E39C4">
          <w:rPr>
            <w:rStyle w:val="Hyperlink6"/>
          </w:rPr>
          <w:t>b</w:t>
        </w:r>
        <w:r w:rsidR="007E39C4" w:rsidRPr="005A10E8">
          <w:rPr>
            <w:rStyle w:val="Hyperlink6"/>
          </w:rPr>
          <w:t xml:space="preserve">ehavior </w:t>
        </w:r>
      </w:ins>
      <w:r w:rsidRPr="005A10E8">
        <w:rPr>
          <w:rStyle w:val="Hyperlink6"/>
        </w:rPr>
        <w:t xml:space="preserve">and </w:t>
      </w:r>
      <w:del w:id="1687" w:author="Dr. Amy R." w:date="2023-01-26T15:58:00Z">
        <w:r w:rsidRPr="005A10E8" w:rsidDel="007E39C4">
          <w:rPr>
            <w:rStyle w:val="Hyperlink6"/>
          </w:rPr>
          <w:delText>I</w:delText>
        </w:r>
      </w:del>
      <w:ins w:id="1688" w:author="Dr. Amy R." w:date="2023-01-26T15:58:00Z">
        <w:r w:rsidR="007E39C4">
          <w:rPr>
            <w:rStyle w:val="Hyperlink6"/>
          </w:rPr>
          <w:t>i</w:t>
        </w:r>
      </w:ins>
      <w:r w:rsidRPr="005A10E8">
        <w:rPr>
          <w:rStyle w:val="Hyperlink6"/>
        </w:rPr>
        <w:t>nstitutions</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W.W. Norton.</w:t>
      </w:r>
      <w:r>
        <w:rPr>
          <w:rStyle w:val="Hyperlink1"/>
        </w:rPr>
        <w:fldChar w:fldCharType="end"/>
      </w:r>
    </w:p>
    <w:p w14:paraId="34ACA91F" w14:textId="4817DBD5" w:rsidR="00C14C58" w:rsidRPr="005A10E8" w:rsidRDefault="00000000" w:rsidP="00917395">
      <w:pPr>
        <w:pStyle w:val="Body"/>
        <w:widowControl w:val="0"/>
        <w:spacing w:line="360" w:lineRule="auto"/>
        <w:ind w:left="720" w:hanging="720"/>
        <w:jc w:val="both"/>
        <w:rPr>
          <w:rStyle w:val="None"/>
          <w:b/>
          <w:bCs/>
        </w:rPr>
        <w:pPrChange w:id="1689"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Sigelman</w:t>
      </w:r>
      <w:proofErr w:type="spellEnd"/>
      <w:r w:rsidRPr="005A10E8">
        <w:rPr>
          <w:rStyle w:val="Hyperlink1"/>
        </w:rPr>
        <w:t xml:space="preserve">, L., </w:t>
      </w:r>
      <w:proofErr w:type="spellStart"/>
      <w:r w:rsidRPr="005A10E8">
        <w:rPr>
          <w:rStyle w:val="Hyperlink1"/>
        </w:rPr>
        <w:t>Sigelman</w:t>
      </w:r>
      <w:proofErr w:type="spellEnd"/>
      <w:r w:rsidRPr="005A10E8">
        <w:rPr>
          <w:rStyle w:val="Hyperlink1"/>
        </w:rPr>
        <w:t xml:space="preserve">, C., &amp; Fowler, C. (1987). A </w:t>
      </w:r>
      <w:del w:id="1690" w:author="Dr. Amy R." w:date="2023-01-26T15:58:00Z">
        <w:r w:rsidRPr="005A10E8" w:rsidDel="007E39C4">
          <w:rPr>
            <w:rStyle w:val="Hyperlink1"/>
          </w:rPr>
          <w:delText xml:space="preserve">Bird </w:delText>
        </w:r>
      </w:del>
      <w:ins w:id="1691" w:author="Dr. Amy R." w:date="2023-01-26T15:58:00Z">
        <w:r w:rsidR="007E39C4">
          <w:rPr>
            <w:rStyle w:val="Hyperlink1"/>
          </w:rPr>
          <w:t>b</w:t>
        </w:r>
        <w:r w:rsidR="007E39C4" w:rsidRPr="005A10E8">
          <w:rPr>
            <w:rStyle w:val="Hyperlink1"/>
          </w:rPr>
          <w:t xml:space="preserve">ird </w:t>
        </w:r>
      </w:ins>
      <w:r w:rsidRPr="005A10E8">
        <w:rPr>
          <w:rStyle w:val="Hyperlink1"/>
        </w:rPr>
        <w:t xml:space="preserve">of a </w:t>
      </w:r>
      <w:del w:id="1692" w:author="Dr. Amy R." w:date="2023-01-26T15:58:00Z">
        <w:r w:rsidRPr="005A10E8" w:rsidDel="007E39C4">
          <w:rPr>
            <w:rStyle w:val="Hyperlink1"/>
          </w:rPr>
          <w:delText xml:space="preserve">Different </w:delText>
        </w:r>
      </w:del>
      <w:ins w:id="1693" w:author="Dr. Amy R." w:date="2023-01-26T15:58:00Z">
        <w:r w:rsidR="007E39C4">
          <w:rPr>
            <w:rStyle w:val="Hyperlink1"/>
          </w:rPr>
          <w:t>d</w:t>
        </w:r>
        <w:r w:rsidR="007E39C4" w:rsidRPr="005A10E8">
          <w:rPr>
            <w:rStyle w:val="Hyperlink1"/>
          </w:rPr>
          <w:t xml:space="preserve">ifferent </w:t>
        </w:r>
      </w:ins>
      <w:del w:id="1694" w:author="Dr. Amy R." w:date="2023-01-26T15:58:00Z">
        <w:r w:rsidRPr="005A10E8" w:rsidDel="007E39C4">
          <w:rPr>
            <w:rStyle w:val="Hyperlink1"/>
          </w:rPr>
          <w:delText>Feather</w:delText>
        </w:r>
      </w:del>
      <w:ins w:id="1695" w:author="Dr. Amy R." w:date="2023-01-26T15:58:00Z">
        <w:r w:rsidR="007E39C4">
          <w:rPr>
            <w:rStyle w:val="Hyperlink1"/>
          </w:rPr>
          <w:t>f</w:t>
        </w:r>
        <w:r w:rsidR="007E39C4" w:rsidRPr="005A10E8">
          <w:rPr>
            <w:rStyle w:val="Hyperlink1"/>
          </w:rPr>
          <w:t>eather</w:t>
        </w:r>
      </w:ins>
      <w:r w:rsidRPr="005A10E8">
        <w:rPr>
          <w:rStyle w:val="Hyperlink1"/>
        </w:rPr>
        <w:t xml:space="preserve">? An </w:t>
      </w:r>
      <w:del w:id="1696" w:author="Dr. Amy R." w:date="2023-01-26T15:58:00Z">
        <w:r w:rsidRPr="005A10E8" w:rsidDel="007E39C4">
          <w:rPr>
            <w:rStyle w:val="Hyperlink1"/>
          </w:rPr>
          <w:delText xml:space="preserve">Experimental </w:delText>
        </w:r>
      </w:del>
      <w:ins w:id="1697" w:author="Dr. Amy R." w:date="2023-01-26T15:58:00Z">
        <w:r w:rsidR="007E39C4">
          <w:rPr>
            <w:rStyle w:val="Hyperlink1"/>
          </w:rPr>
          <w:t>e</w:t>
        </w:r>
        <w:r w:rsidR="007E39C4" w:rsidRPr="005A10E8">
          <w:rPr>
            <w:rStyle w:val="Hyperlink1"/>
          </w:rPr>
          <w:t xml:space="preserve">xperimental </w:t>
        </w:r>
      </w:ins>
      <w:del w:id="1698" w:author="Dr. Amy R." w:date="2023-01-26T15:58:00Z">
        <w:r w:rsidRPr="005A10E8" w:rsidDel="007E39C4">
          <w:rPr>
            <w:rStyle w:val="Hyperlink1"/>
          </w:rPr>
          <w:delText xml:space="preserve">Investigation </w:delText>
        </w:r>
      </w:del>
      <w:ins w:id="1699" w:author="Dr. Amy R." w:date="2023-01-26T15:58:00Z">
        <w:r w:rsidR="007E39C4">
          <w:rPr>
            <w:rStyle w:val="Hyperlink1"/>
          </w:rPr>
          <w:t>i</w:t>
        </w:r>
        <w:r w:rsidR="007E39C4" w:rsidRPr="005A10E8">
          <w:rPr>
            <w:rStyle w:val="Hyperlink1"/>
          </w:rPr>
          <w:t xml:space="preserve">nvestigation </w:t>
        </w:r>
      </w:ins>
      <w:r w:rsidRPr="005A10E8">
        <w:rPr>
          <w:rStyle w:val="Hyperlink1"/>
        </w:rPr>
        <w:t xml:space="preserve">of </w:t>
      </w:r>
      <w:del w:id="1700" w:author="Dr. Amy R." w:date="2023-01-26T15:58:00Z">
        <w:r w:rsidRPr="005A10E8" w:rsidDel="007E39C4">
          <w:rPr>
            <w:rStyle w:val="Hyperlink1"/>
          </w:rPr>
          <w:delText xml:space="preserve">Physical </w:delText>
        </w:r>
      </w:del>
      <w:ins w:id="1701" w:author="Dr. Amy R." w:date="2023-01-26T15:58:00Z">
        <w:r w:rsidR="007E39C4">
          <w:rPr>
            <w:rStyle w:val="Hyperlink1"/>
          </w:rPr>
          <w:t>p</w:t>
        </w:r>
        <w:r w:rsidR="007E39C4" w:rsidRPr="005A10E8">
          <w:rPr>
            <w:rStyle w:val="Hyperlink1"/>
          </w:rPr>
          <w:t xml:space="preserve">hysical </w:t>
        </w:r>
      </w:ins>
      <w:del w:id="1702" w:author="Dr. Amy R." w:date="2023-01-26T15:58:00Z">
        <w:r w:rsidRPr="005A10E8" w:rsidDel="007E39C4">
          <w:rPr>
            <w:rStyle w:val="Hyperlink1"/>
          </w:rPr>
          <w:delText xml:space="preserve">Attractiveness </w:delText>
        </w:r>
      </w:del>
      <w:ins w:id="1703" w:author="Dr. Amy R." w:date="2023-01-26T15:58:00Z">
        <w:r w:rsidR="007E39C4">
          <w:rPr>
            <w:rStyle w:val="Hyperlink1"/>
          </w:rPr>
          <w:t>a</w:t>
        </w:r>
        <w:r w:rsidR="007E39C4" w:rsidRPr="005A10E8">
          <w:rPr>
            <w:rStyle w:val="Hyperlink1"/>
          </w:rPr>
          <w:t xml:space="preserve">ttractiveness </w:t>
        </w:r>
      </w:ins>
      <w:r w:rsidRPr="005A10E8">
        <w:rPr>
          <w:rStyle w:val="Hyperlink1"/>
        </w:rPr>
        <w:t xml:space="preserve">and the </w:t>
      </w:r>
      <w:del w:id="1704" w:author="Dr. Amy R." w:date="2023-01-26T15:58:00Z">
        <w:r w:rsidRPr="005A10E8" w:rsidDel="007E39C4">
          <w:rPr>
            <w:rStyle w:val="Hyperlink1"/>
          </w:rPr>
          <w:delText xml:space="preserve">Electability </w:delText>
        </w:r>
      </w:del>
      <w:ins w:id="1705" w:author="Dr. Amy R." w:date="2023-01-26T15:58:00Z">
        <w:r w:rsidR="007E39C4">
          <w:rPr>
            <w:rStyle w:val="Hyperlink1"/>
          </w:rPr>
          <w:t>e</w:t>
        </w:r>
        <w:r w:rsidR="007E39C4" w:rsidRPr="005A10E8">
          <w:rPr>
            <w:rStyle w:val="Hyperlink1"/>
          </w:rPr>
          <w:t xml:space="preserve">lectability </w:t>
        </w:r>
      </w:ins>
      <w:r w:rsidRPr="005A10E8">
        <w:rPr>
          <w:rStyle w:val="Hyperlink1"/>
        </w:rPr>
        <w:t xml:space="preserve">of </w:t>
      </w:r>
      <w:del w:id="1706" w:author="Dr. Amy R." w:date="2023-01-26T15:58:00Z">
        <w:r w:rsidRPr="005A10E8" w:rsidDel="007E39C4">
          <w:rPr>
            <w:rStyle w:val="Hyperlink1"/>
          </w:rPr>
          <w:delText xml:space="preserve">Female </w:delText>
        </w:r>
      </w:del>
      <w:ins w:id="1707" w:author="Dr. Amy R." w:date="2023-01-26T15:58:00Z">
        <w:r w:rsidR="007E39C4">
          <w:rPr>
            <w:rStyle w:val="Hyperlink1"/>
          </w:rPr>
          <w:t>f</w:t>
        </w:r>
        <w:r w:rsidR="007E39C4" w:rsidRPr="005A10E8">
          <w:rPr>
            <w:rStyle w:val="Hyperlink1"/>
          </w:rPr>
          <w:t xml:space="preserve">emale </w:t>
        </w:r>
      </w:ins>
      <w:del w:id="1708" w:author="Dr. Amy R." w:date="2023-01-26T15:59:00Z">
        <w:r w:rsidRPr="005A10E8" w:rsidDel="007E39C4">
          <w:rPr>
            <w:rStyle w:val="Hyperlink1"/>
          </w:rPr>
          <w:delText>Candidates</w:delText>
        </w:r>
      </w:del>
      <w:ins w:id="1709" w:author="Dr. Amy R." w:date="2023-01-26T15:59:00Z">
        <w:r w:rsidR="007E39C4">
          <w:rPr>
            <w:rStyle w:val="Hyperlink1"/>
          </w:rPr>
          <w:t>c</w:t>
        </w:r>
        <w:r w:rsidR="007E39C4" w:rsidRPr="005A10E8">
          <w:rPr>
            <w:rStyle w:val="Hyperlink1"/>
          </w:rPr>
          <w:t>andidates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Social Psychology Quarterly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50</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(1), 32–43. </w:t>
      </w:r>
      <w:r>
        <w:rPr>
          <w:rStyle w:val="Hyperlink1"/>
        </w:rPr>
        <w:fldChar w:fldCharType="end"/>
      </w:r>
    </w:p>
    <w:p w14:paraId="5EE0E586" w14:textId="72BB958C" w:rsidR="00C14C58" w:rsidRPr="005A10E8" w:rsidRDefault="00000000" w:rsidP="00917395">
      <w:pPr>
        <w:pStyle w:val="Body"/>
        <w:widowControl w:val="0"/>
        <w:spacing w:line="360" w:lineRule="auto"/>
        <w:ind w:left="720" w:hanging="720"/>
        <w:jc w:val="both"/>
        <w:pPrChange w:id="1710"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Stockemer</w:t>
      </w:r>
      <w:proofErr w:type="spellEnd"/>
      <w:r w:rsidRPr="005A10E8">
        <w:rPr>
          <w:rStyle w:val="Hyperlink1"/>
        </w:rPr>
        <w:t xml:space="preserve">, D., &amp; </w:t>
      </w:r>
      <w:proofErr w:type="spellStart"/>
      <w:r w:rsidRPr="005A10E8">
        <w:rPr>
          <w:rStyle w:val="Hyperlink1"/>
        </w:rPr>
        <w:t>Praino</w:t>
      </w:r>
      <w:proofErr w:type="spellEnd"/>
      <w:r w:rsidRPr="005A10E8">
        <w:rPr>
          <w:rStyle w:val="Hyperlink1"/>
        </w:rPr>
        <w:t xml:space="preserve">, R. (2019). The </w:t>
      </w:r>
      <w:del w:id="1711" w:author="Dr. Amy R." w:date="2023-01-26T15:59:00Z">
        <w:r w:rsidRPr="005A10E8" w:rsidDel="007E39C4">
          <w:rPr>
            <w:rStyle w:val="Hyperlink1"/>
          </w:rPr>
          <w:delText>Good</w:delText>
        </w:r>
      </w:del>
      <w:ins w:id="1712" w:author="Dr. Amy R." w:date="2023-01-26T15:59:00Z">
        <w:r w:rsidR="007E39C4">
          <w:rPr>
            <w:rStyle w:val="Hyperlink1"/>
          </w:rPr>
          <w:t>g</w:t>
        </w:r>
        <w:r w:rsidR="007E39C4" w:rsidRPr="005A10E8">
          <w:rPr>
            <w:rStyle w:val="Hyperlink1"/>
          </w:rPr>
          <w:t>ood</w:t>
        </w:r>
      </w:ins>
      <w:r w:rsidRPr="005A10E8">
        <w:rPr>
          <w:rStyle w:val="Hyperlink1"/>
        </w:rPr>
        <w:t xml:space="preserve">, the </w:t>
      </w:r>
      <w:del w:id="1713" w:author="Dr. Amy R." w:date="2023-01-26T15:59:00Z">
        <w:r w:rsidRPr="005A10E8" w:rsidDel="007E39C4">
          <w:rPr>
            <w:rStyle w:val="Hyperlink1"/>
          </w:rPr>
          <w:delText xml:space="preserve">Bad </w:delText>
        </w:r>
      </w:del>
      <w:ins w:id="1714" w:author="Dr. Amy R." w:date="2023-01-26T15:59:00Z">
        <w:r w:rsidR="007E39C4">
          <w:rPr>
            <w:rStyle w:val="Hyperlink1"/>
          </w:rPr>
          <w:t>b</w:t>
        </w:r>
        <w:r w:rsidR="007E39C4" w:rsidRPr="005A10E8">
          <w:rPr>
            <w:rStyle w:val="Hyperlink1"/>
          </w:rPr>
          <w:t xml:space="preserve">ad </w:t>
        </w:r>
      </w:ins>
      <w:r w:rsidRPr="005A10E8">
        <w:rPr>
          <w:rStyle w:val="Hyperlink1"/>
        </w:rPr>
        <w:t xml:space="preserve">and the </w:t>
      </w:r>
      <w:del w:id="1715" w:author="Dr. Amy R." w:date="2023-01-26T15:59:00Z">
        <w:r w:rsidRPr="005A10E8" w:rsidDel="007E39C4">
          <w:rPr>
            <w:rStyle w:val="Hyperlink1"/>
          </w:rPr>
          <w:delText>Ugly</w:delText>
        </w:r>
      </w:del>
      <w:ins w:id="1716" w:author="Dr. Amy R." w:date="2023-01-26T15:59:00Z">
        <w:r w:rsidR="007E39C4">
          <w:rPr>
            <w:rStyle w:val="Hyperlink1"/>
          </w:rPr>
          <w:t>u</w:t>
        </w:r>
        <w:r w:rsidR="007E39C4" w:rsidRPr="005A10E8">
          <w:rPr>
            <w:rStyle w:val="Hyperlink1"/>
          </w:rPr>
          <w:t>gly</w:t>
        </w:r>
      </w:ins>
      <w:r w:rsidRPr="005A10E8">
        <w:rPr>
          <w:rStyle w:val="Hyperlink1"/>
        </w:rPr>
        <w:t xml:space="preserve">: Do </w:t>
      </w:r>
      <w:del w:id="1717" w:author="Dr. Amy R." w:date="2023-01-26T15:59:00Z">
        <w:r w:rsidRPr="005A10E8" w:rsidDel="007E39C4">
          <w:rPr>
            <w:rStyle w:val="Hyperlink1"/>
          </w:rPr>
          <w:delText xml:space="preserve">Attractive </w:delText>
        </w:r>
      </w:del>
      <w:ins w:id="1718" w:author="Dr. Amy R." w:date="2023-01-26T15:59:00Z">
        <w:r w:rsidR="007E39C4">
          <w:rPr>
            <w:rStyle w:val="Hyperlink1"/>
          </w:rPr>
          <w:t>a</w:t>
        </w:r>
        <w:r w:rsidR="007E39C4" w:rsidRPr="005A10E8">
          <w:rPr>
            <w:rStyle w:val="Hyperlink1"/>
          </w:rPr>
          <w:t xml:space="preserve">ttractive </w:t>
        </w:r>
      </w:ins>
      <w:del w:id="1719" w:author="Dr. Amy R." w:date="2023-01-26T15:59:00Z">
        <w:r w:rsidRPr="005A10E8" w:rsidDel="007E39C4">
          <w:rPr>
            <w:rStyle w:val="Hyperlink1"/>
          </w:rPr>
          <w:delText xml:space="preserve">Politicians </w:delText>
        </w:r>
      </w:del>
      <w:ins w:id="1720" w:author="Dr. Amy R." w:date="2023-01-26T15:59:00Z">
        <w:r w:rsidR="007E39C4">
          <w:rPr>
            <w:rStyle w:val="Hyperlink1"/>
          </w:rPr>
          <w:t>p</w:t>
        </w:r>
        <w:r w:rsidR="007E39C4" w:rsidRPr="005A10E8">
          <w:rPr>
            <w:rStyle w:val="Hyperlink1"/>
          </w:rPr>
          <w:t xml:space="preserve">oliticians </w:t>
        </w:r>
      </w:ins>
      <w:del w:id="1721" w:author="Dr. Amy R." w:date="2023-01-26T15:59:00Z">
        <w:r w:rsidRPr="005A10E8" w:rsidDel="007E39C4">
          <w:rPr>
            <w:rStyle w:val="Hyperlink1"/>
          </w:rPr>
          <w:delText xml:space="preserve">Get </w:delText>
        </w:r>
      </w:del>
      <w:ins w:id="1722" w:author="Dr. Amy R." w:date="2023-01-26T15:59:00Z">
        <w:r w:rsidR="007E39C4">
          <w:rPr>
            <w:rStyle w:val="Hyperlink1"/>
          </w:rPr>
          <w:t>g</w:t>
        </w:r>
        <w:r w:rsidR="007E39C4" w:rsidRPr="005A10E8">
          <w:rPr>
            <w:rStyle w:val="Hyperlink1"/>
          </w:rPr>
          <w:t xml:space="preserve">et </w:t>
        </w:r>
      </w:ins>
      <w:r w:rsidRPr="005A10E8">
        <w:rPr>
          <w:rStyle w:val="Hyperlink1"/>
        </w:rPr>
        <w:t xml:space="preserve">a </w:t>
      </w:r>
      <w:r w:rsidRPr="005A10E8">
        <w:rPr>
          <w:rStyle w:val="Hyperlink1"/>
          <w:rtl/>
        </w:rPr>
        <w:t>“</w:t>
      </w:r>
      <w:del w:id="1723" w:author="Dr. Amy R." w:date="2023-01-26T15:59:00Z">
        <w:r w:rsidRPr="005A10E8" w:rsidDel="007E39C4">
          <w:rPr>
            <w:rStyle w:val="Hyperlink1"/>
          </w:rPr>
          <w:delText>Break</w:delText>
        </w:r>
      </w:del>
      <w:ins w:id="1724" w:author="Dr. Amy R." w:date="2023-01-26T15:59:00Z">
        <w:r w:rsidR="007E39C4">
          <w:rPr>
            <w:rStyle w:val="Hyperlink1"/>
          </w:rPr>
          <w:t>b</w:t>
        </w:r>
        <w:r w:rsidR="007E39C4" w:rsidRPr="005A10E8">
          <w:rPr>
            <w:rStyle w:val="Hyperlink1"/>
          </w:rPr>
          <w:t>reak</w:t>
        </w:r>
      </w:ins>
      <w:r w:rsidRPr="005A10E8">
        <w:rPr>
          <w:rStyle w:val="Hyperlink1"/>
        </w:rPr>
        <w:t xml:space="preserve">” </w:t>
      </w:r>
      <w:del w:id="1725" w:author="Dr. Amy R." w:date="2023-01-26T15:59:00Z">
        <w:r w:rsidRPr="005A10E8" w:rsidDel="007E39C4">
          <w:rPr>
            <w:rStyle w:val="Hyperlink1"/>
          </w:rPr>
          <w:delText xml:space="preserve">When </w:delText>
        </w:r>
      </w:del>
      <w:ins w:id="1726" w:author="Dr. Amy R." w:date="2023-01-26T15:59:00Z">
        <w:r w:rsidR="007E39C4">
          <w:rPr>
            <w:rStyle w:val="Hyperlink1"/>
          </w:rPr>
          <w:t>w</w:t>
        </w:r>
        <w:r w:rsidR="007E39C4" w:rsidRPr="005A10E8">
          <w:rPr>
            <w:rStyle w:val="Hyperlink1"/>
          </w:rPr>
          <w:t xml:space="preserve">hen </w:t>
        </w:r>
      </w:ins>
      <w:del w:id="1727" w:author="Dr. Amy R." w:date="2023-01-26T15:59:00Z">
        <w:r w:rsidRPr="005A10E8" w:rsidDel="007E39C4">
          <w:rPr>
            <w:rStyle w:val="Hyperlink1"/>
          </w:rPr>
          <w:delText xml:space="preserve">They </w:delText>
        </w:r>
      </w:del>
      <w:ins w:id="1728" w:author="Dr. Amy R." w:date="2023-01-26T15:59:00Z">
        <w:r w:rsidR="007E39C4">
          <w:rPr>
            <w:rStyle w:val="Hyperlink1"/>
          </w:rPr>
          <w:t>t</w:t>
        </w:r>
        <w:r w:rsidR="007E39C4" w:rsidRPr="005A10E8">
          <w:rPr>
            <w:rStyle w:val="Hyperlink1"/>
          </w:rPr>
          <w:t xml:space="preserve">hey </w:t>
        </w:r>
      </w:ins>
      <w:r w:rsidRPr="005A10E8">
        <w:rPr>
          <w:rStyle w:val="Hyperlink1"/>
        </w:rPr>
        <w:t xml:space="preserve">are Involved in </w:t>
      </w:r>
      <w:del w:id="1729" w:author="Dr. Amy R." w:date="2023-01-26T15:59:00Z">
        <w:r w:rsidRPr="005A10E8" w:rsidDel="007E39C4">
          <w:rPr>
            <w:rStyle w:val="Hyperlink1"/>
          </w:rPr>
          <w:delText>Scandals</w:delText>
        </w:r>
      </w:del>
      <w:ins w:id="1730" w:author="Dr. Amy R." w:date="2023-01-26T15:59:00Z">
        <w:r w:rsidR="007E39C4">
          <w:rPr>
            <w:rStyle w:val="Hyperlink1"/>
          </w:rPr>
          <w:t>s</w:t>
        </w:r>
        <w:r w:rsidR="007E39C4" w:rsidRPr="005A10E8">
          <w:rPr>
            <w:rStyle w:val="Hyperlink1"/>
          </w:rPr>
          <w:t>candals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Political Behavior</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41</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(3), 747–767. </w:t>
      </w:r>
      <w:r>
        <w:rPr>
          <w:rStyle w:val="Hyperlink1"/>
        </w:rPr>
        <w:fldChar w:fldCharType="end"/>
      </w:r>
    </w:p>
    <w:p w14:paraId="74D228A8" w14:textId="0B1E8399" w:rsidR="00C14C58" w:rsidRPr="005A10E8" w:rsidRDefault="00000000" w:rsidP="00917395">
      <w:pPr>
        <w:pStyle w:val="Body"/>
        <w:widowControl w:val="0"/>
        <w:spacing w:line="360" w:lineRule="auto"/>
        <w:ind w:left="720" w:hanging="720"/>
        <w:jc w:val="both"/>
        <w:rPr>
          <w:rStyle w:val="None"/>
          <w:b/>
          <w:bCs/>
        </w:rPr>
        <w:pPrChange w:id="1731"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Todorov, A., </w:t>
      </w:r>
      <w:proofErr w:type="spellStart"/>
      <w:r w:rsidRPr="005A10E8">
        <w:rPr>
          <w:rStyle w:val="Hyperlink1"/>
        </w:rPr>
        <w:t>Mandisodza</w:t>
      </w:r>
      <w:proofErr w:type="spellEnd"/>
      <w:r w:rsidRPr="005A10E8">
        <w:rPr>
          <w:rStyle w:val="Hyperlink1"/>
        </w:rPr>
        <w:t xml:space="preserve">, A., Goren, A., &amp; Hall, C. (2005). Inferences of </w:t>
      </w:r>
      <w:del w:id="1732" w:author="Dr. Amy R." w:date="2023-01-26T16:00:00Z">
        <w:r w:rsidRPr="005A10E8" w:rsidDel="007E39C4">
          <w:rPr>
            <w:rStyle w:val="Hyperlink1"/>
          </w:rPr>
          <w:delText xml:space="preserve">Competence </w:delText>
        </w:r>
      </w:del>
      <w:ins w:id="1733" w:author="Dr. Amy R." w:date="2023-01-26T16:00:00Z">
        <w:r w:rsidR="007E39C4">
          <w:rPr>
            <w:rStyle w:val="Hyperlink1"/>
          </w:rPr>
          <w:t>c</w:t>
        </w:r>
        <w:r w:rsidR="007E39C4" w:rsidRPr="005A10E8">
          <w:rPr>
            <w:rStyle w:val="Hyperlink1"/>
          </w:rPr>
          <w:t xml:space="preserve">ompetence </w:t>
        </w:r>
      </w:ins>
      <w:r w:rsidRPr="005A10E8">
        <w:rPr>
          <w:rStyle w:val="Hyperlink1"/>
        </w:rPr>
        <w:t xml:space="preserve">from </w:t>
      </w:r>
      <w:del w:id="1734" w:author="Dr. Amy R." w:date="2023-01-26T16:00:00Z">
        <w:r w:rsidRPr="005A10E8" w:rsidDel="007E39C4">
          <w:rPr>
            <w:rStyle w:val="Hyperlink1"/>
          </w:rPr>
          <w:delText xml:space="preserve">Faces </w:delText>
        </w:r>
      </w:del>
      <w:ins w:id="1735" w:author="Dr. Amy R." w:date="2023-01-26T16:00:00Z">
        <w:r w:rsidR="007E39C4">
          <w:rPr>
            <w:rStyle w:val="Hyperlink1"/>
          </w:rPr>
          <w:t>f</w:t>
        </w:r>
        <w:r w:rsidR="007E39C4" w:rsidRPr="005A10E8">
          <w:rPr>
            <w:rStyle w:val="Hyperlink1"/>
          </w:rPr>
          <w:t xml:space="preserve">aces </w:t>
        </w:r>
      </w:ins>
      <w:del w:id="1736" w:author="Dr. Amy R." w:date="2023-01-26T16:00:00Z">
        <w:r w:rsidRPr="005A10E8" w:rsidDel="007E39C4">
          <w:rPr>
            <w:rStyle w:val="Hyperlink1"/>
          </w:rPr>
          <w:delText xml:space="preserve">Predict </w:delText>
        </w:r>
      </w:del>
      <w:ins w:id="1737" w:author="Dr. Amy R." w:date="2023-01-26T16:00:00Z">
        <w:r w:rsidR="007E39C4">
          <w:rPr>
            <w:rStyle w:val="Hyperlink1"/>
          </w:rPr>
          <w:t>p</w:t>
        </w:r>
        <w:r w:rsidR="007E39C4" w:rsidRPr="005A10E8">
          <w:rPr>
            <w:rStyle w:val="Hyperlink1"/>
          </w:rPr>
          <w:t xml:space="preserve">redict </w:t>
        </w:r>
      </w:ins>
      <w:del w:id="1738" w:author="Dr. Amy R." w:date="2023-01-26T16:00:00Z">
        <w:r w:rsidRPr="005A10E8" w:rsidDel="007E39C4">
          <w:rPr>
            <w:rStyle w:val="Hyperlink1"/>
          </w:rPr>
          <w:delText xml:space="preserve">Election </w:delText>
        </w:r>
      </w:del>
      <w:ins w:id="1739" w:author="Dr. Amy R." w:date="2023-01-26T16:00:00Z">
        <w:r w:rsidR="007E39C4">
          <w:rPr>
            <w:rStyle w:val="Hyperlink1"/>
          </w:rPr>
          <w:t>e</w:t>
        </w:r>
        <w:r w:rsidR="007E39C4" w:rsidRPr="005A10E8">
          <w:rPr>
            <w:rStyle w:val="Hyperlink1"/>
          </w:rPr>
          <w:t xml:space="preserve">lection </w:t>
        </w:r>
      </w:ins>
      <w:del w:id="1740" w:author="Dr. Amy R." w:date="2023-01-26T16:00:00Z">
        <w:r w:rsidRPr="005A10E8" w:rsidDel="007E39C4">
          <w:rPr>
            <w:rStyle w:val="Hyperlink1"/>
          </w:rPr>
          <w:delText>Outcomes</w:delText>
        </w:r>
      </w:del>
      <w:ins w:id="1741" w:author="Dr. Amy R." w:date="2023-01-26T16:00:00Z">
        <w:r w:rsidR="007E39C4">
          <w:rPr>
            <w:rStyle w:val="Hyperlink1"/>
          </w:rPr>
          <w:t>o</w:t>
        </w:r>
        <w:r w:rsidR="007E39C4" w:rsidRPr="005A10E8">
          <w:rPr>
            <w:rStyle w:val="Hyperlink1"/>
          </w:rPr>
          <w:t>utcomes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308</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(5728), 1623–1626. </w:t>
      </w:r>
      <w:r>
        <w:rPr>
          <w:rStyle w:val="Hyperlink1"/>
        </w:rPr>
        <w:fldChar w:fldCharType="end"/>
      </w:r>
    </w:p>
    <w:p w14:paraId="3D6EB336" w14:textId="67B2BBBD" w:rsidR="00C14C58" w:rsidRPr="005A10E8" w:rsidRDefault="00000000" w:rsidP="00917395">
      <w:pPr>
        <w:pStyle w:val="Body"/>
        <w:widowControl w:val="0"/>
        <w:spacing w:line="360" w:lineRule="auto"/>
        <w:ind w:left="720" w:hanging="720"/>
        <w:jc w:val="both"/>
        <w:rPr>
          <w:rStyle w:val="None"/>
          <w:b/>
          <w:bCs/>
        </w:rPr>
        <w:pPrChange w:id="1742"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Treiman, D. J. (1977). </w:t>
      </w:r>
      <w:r>
        <w:rPr>
          <w:rStyle w:val="Hyperlink1"/>
        </w:rPr>
        <w:fldChar w:fldCharType="end"/>
      </w:r>
      <w:r w:rsidRPr="005A10E8">
        <w:fldChar w:fldCharType="begin"/>
      </w:r>
      <w:r w:rsidRPr="005A10E8">
        <w:instrText>HYPERLINK "https://www.zotero.org/google-docs/?wEdHYe"</w:instrText>
      </w:r>
      <w:r w:rsidRPr="005A10E8">
        <w:fldChar w:fldCharType="separate"/>
      </w:r>
      <w:r w:rsidRPr="005A10E8">
        <w:rPr>
          <w:rStyle w:val="Hyperlink6"/>
        </w:rPr>
        <w:t xml:space="preserve">Occupational </w:t>
      </w:r>
      <w:del w:id="1743" w:author="Dr. Amy R." w:date="2023-01-26T16:00:00Z">
        <w:r w:rsidRPr="005A10E8" w:rsidDel="007E39C4">
          <w:rPr>
            <w:rStyle w:val="Hyperlink6"/>
          </w:rPr>
          <w:delText xml:space="preserve">Prestige </w:delText>
        </w:r>
      </w:del>
      <w:ins w:id="1744" w:author="Dr. Amy R." w:date="2023-01-26T16:00:00Z">
        <w:r w:rsidR="007E39C4">
          <w:rPr>
            <w:rStyle w:val="Hyperlink6"/>
          </w:rPr>
          <w:t>p</w:t>
        </w:r>
        <w:r w:rsidR="007E39C4" w:rsidRPr="005A10E8">
          <w:rPr>
            <w:rStyle w:val="Hyperlink6"/>
          </w:rPr>
          <w:t xml:space="preserve">restige </w:t>
        </w:r>
      </w:ins>
      <w:r w:rsidRPr="005A10E8">
        <w:rPr>
          <w:rStyle w:val="Hyperlink6"/>
        </w:rPr>
        <w:t xml:space="preserve">in </w:t>
      </w:r>
      <w:del w:id="1745" w:author="Dr. Amy R." w:date="2023-01-26T16:00:00Z">
        <w:r w:rsidRPr="005A10E8" w:rsidDel="007E39C4">
          <w:rPr>
            <w:rStyle w:val="Hyperlink6"/>
          </w:rPr>
          <w:delText xml:space="preserve">Comparative </w:delText>
        </w:r>
      </w:del>
      <w:ins w:id="1746" w:author="Dr. Amy R." w:date="2023-01-26T16:00:00Z">
        <w:r w:rsidR="007E39C4">
          <w:rPr>
            <w:rStyle w:val="Hyperlink6"/>
          </w:rPr>
          <w:t>c</w:t>
        </w:r>
        <w:r w:rsidR="007E39C4" w:rsidRPr="005A10E8">
          <w:rPr>
            <w:rStyle w:val="Hyperlink6"/>
          </w:rPr>
          <w:t xml:space="preserve">omparative </w:t>
        </w:r>
      </w:ins>
      <w:del w:id="1747" w:author="Dr. Amy R." w:date="2023-01-26T16:00:00Z">
        <w:r w:rsidRPr="005A10E8" w:rsidDel="007E39C4">
          <w:rPr>
            <w:rStyle w:val="Hyperlink6"/>
          </w:rPr>
          <w:delText>Perspective</w:delText>
        </w:r>
      </w:del>
      <w:ins w:id="1748" w:author="Dr. Amy R." w:date="2023-01-26T16:00:00Z">
        <w:r w:rsidR="007E39C4">
          <w:rPr>
            <w:rStyle w:val="Hyperlink6"/>
          </w:rPr>
          <w:t>p</w:t>
        </w:r>
        <w:r w:rsidR="007E39C4" w:rsidRPr="005A10E8">
          <w:rPr>
            <w:rStyle w:val="Hyperlink6"/>
          </w:rPr>
          <w:t>erspective</w:t>
        </w:r>
      </w:ins>
      <w:r w:rsidRPr="005A10E8">
        <w:rPr>
          <w:rStyle w:val="Hyperlink6"/>
        </w:rPr>
        <w:t>.</w:t>
      </w:r>
      <w:r w:rsidRPr="005A10E8">
        <w:rPr>
          <w:rStyle w:val="Hyperlink6"/>
        </w:rPr>
        <w:fldChar w:fldCharType="end"/>
      </w:r>
      <w:r>
        <w:fldChar w:fldCharType="begin"/>
      </w:r>
      <w:r>
        <w:instrText>HYPERLINK "https://www.zotero.org/google-docs/?wEdHYe"</w:instrText>
      </w:r>
      <w:r>
        <w:fldChar w:fldCharType="separate"/>
      </w:r>
      <w:r w:rsidRPr="005A10E8">
        <w:rPr>
          <w:rStyle w:val="Hyperlink1"/>
        </w:rPr>
        <w:t xml:space="preserve"> Academic Press.</w:t>
      </w:r>
      <w:r>
        <w:rPr>
          <w:rStyle w:val="Hyperlink1"/>
        </w:rPr>
        <w:fldChar w:fldCharType="end"/>
      </w:r>
    </w:p>
    <w:p w14:paraId="5ADDF3F6" w14:textId="77777777" w:rsidR="00C14C58" w:rsidRPr="005A10E8" w:rsidRDefault="00000000" w:rsidP="00917395">
      <w:pPr>
        <w:pStyle w:val="Body"/>
        <w:widowControl w:val="0"/>
        <w:spacing w:line="360" w:lineRule="auto"/>
        <w:ind w:left="720" w:hanging="720"/>
        <w:jc w:val="both"/>
        <w:rPr>
          <w:rStyle w:val="None"/>
          <w:b/>
          <w:bCs/>
        </w:rPr>
        <w:pPrChange w:id="1749"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Tu, M., Gilbert, E. K., &amp; Bono, J. E. (2022). Is beauty more than skin deep? Attractiveness, power, and nonverbal presence in evaluations of hireability. </w:t>
      </w:r>
      <w:r>
        <w:rPr>
          <w:rStyle w:val="Hyperlink1"/>
        </w:rPr>
        <w:fldChar w:fldCharType="end"/>
      </w:r>
      <w:r>
        <w:fldChar w:fldCharType="begin"/>
      </w:r>
      <w:r>
        <w:instrText>HYPERLINK "https://www.zotero.org/google-docs/?wEdHYe"</w:instrText>
      </w:r>
      <w:r>
        <w:fldChar w:fldCharType="separate"/>
      </w:r>
      <w:r w:rsidRPr="005A10E8">
        <w:rPr>
          <w:rStyle w:val="Hyperlink6"/>
        </w:rPr>
        <w:t>Personnel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75</w:t>
      </w:r>
      <w:r>
        <w:rPr>
          <w:rStyle w:val="Hyperlink6"/>
        </w:rPr>
        <w:fldChar w:fldCharType="end"/>
      </w:r>
      <w:r>
        <w:fldChar w:fldCharType="begin"/>
      </w:r>
      <w:r>
        <w:instrText>HYPERLINK "https://www.zotero.org/google-docs/?wEdHYe"</w:instrText>
      </w:r>
      <w:r>
        <w:fldChar w:fldCharType="separate"/>
      </w:r>
      <w:r w:rsidRPr="005A10E8">
        <w:rPr>
          <w:rStyle w:val="Hyperlink1"/>
        </w:rPr>
        <w:t>(1), 119–146.</w:t>
      </w:r>
      <w:r>
        <w:rPr>
          <w:rStyle w:val="Hyperlink1"/>
        </w:rPr>
        <w:fldChar w:fldCharType="end"/>
      </w:r>
    </w:p>
    <w:p w14:paraId="0FE4F9F0" w14:textId="77777777" w:rsidR="00C14C58" w:rsidRPr="005A10E8" w:rsidRDefault="00000000" w:rsidP="00917395">
      <w:pPr>
        <w:pStyle w:val="Body"/>
        <w:widowControl w:val="0"/>
        <w:spacing w:line="360" w:lineRule="auto"/>
        <w:ind w:left="720" w:hanging="720"/>
        <w:jc w:val="both"/>
        <w:pPrChange w:id="1750"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Tversky, A., &amp; Kahneman, D. (1973). Availability: A heuristic for judging frequency and probability. </w:t>
      </w:r>
      <w:r>
        <w:rPr>
          <w:rStyle w:val="Hyperlink1"/>
        </w:rPr>
        <w:fldChar w:fldCharType="end"/>
      </w:r>
      <w:r>
        <w:fldChar w:fldCharType="begin"/>
      </w:r>
      <w:r>
        <w:instrText>HYPERLINK "https://www.zotero.org/google-docs/?wEdHYe"</w:instrText>
      </w:r>
      <w:r>
        <w:fldChar w:fldCharType="separate"/>
      </w:r>
      <w:r w:rsidRPr="005A10E8">
        <w:rPr>
          <w:rStyle w:val="Hyperlink6"/>
        </w:rPr>
        <w:t>Cognitive Psychology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(2), 207–232. </w:t>
      </w:r>
      <w:r>
        <w:rPr>
          <w:rStyle w:val="Hyperlink1"/>
        </w:rPr>
        <w:fldChar w:fldCharType="end"/>
      </w:r>
    </w:p>
    <w:p w14:paraId="5E55304C" w14:textId="77777777" w:rsidR="00C14C58" w:rsidRPr="005A10E8" w:rsidRDefault="00000000" w:rsidP="00917395">
      <w:pPr>
        <w:pStyle w:val="Body"/>
        <w:widowControl w:val="0"/>
        <w:spacing w:line="360" w:lineRule="auto"/>
        <w:ind w:left="720" w:hanging="720"/>
        <w:jc w:val="both"/>
        <w:rPr>
          <w:rStyle w:val="None"/>
          <w:b/>
          <w:bCs/>
        </w:rPr>
        <w:pPrChange w:id="1751"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Tversky, A., &amp; Kahneman, D. (1974). Judgment under uncertainty: Heuristics and biases. </w:t>
      </w:r>
      <w:r>
        <w:rPr>
          <w:rStyle w:val="Hyperlink1"/>
        </w:rPr>
        <w:fldChar w:fldCharType="end"/>
      </w:r>
      <w:r>
        <w:fldChar w:fldCharType="begin"/>
      </w:r>
      <w:r>
        <w:instrText>HYPERLINK "https://www.zotero.org/google-docs/?wEdHYe"</w:instrText>
      </w:r>
      <w:r>
        <w:fldChar w:fldCharType="separate"/>
      </w:r>
      <w:r w:rsidRPr="005A10E8">
        <w:rPr>
          <w:rStyle w:val="Hyperlink6"/>
        </w:rPr>
        <w:t>Science</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185</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(4157), 1124–1131. </w:t>
      </w:r>
      <w:r>
        <w:rPr>
          <w:rStyle w:val="Hyperlink1"/>
        </w:rPr>
        <w:fldChar w:fldCharType="end"/>
      </w:r>
    </w:p>
    <w:p w14:paraId="052AB1B9" w14:textId="5EA370FA" w:rsidR="00C14C58" w:rsidRPr="005A10E8" w:rsidRDefault="00000000" w:rsidP="00917395">
      <w:pPr>
        <w:pStyle w:val="Body"/>
        <w:widowControl w:val="0"/>
        <w:spacing w:line="360" w:lineRule="auto"/>
        <w:ind w:left="720" w:hanging="720"/>
        <w:jc w:val="both"/>
        <w:rPr>
          <w:rStyle w:val="None"/>
          <w:b/>
          <w:bCs/>
        </w:rPr>
        <w:pPrChange w:id="1752"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Vandebroeck</w:t>
      </w:r>
      <w:proofErr w:type="spellEnd"/>
      <w:r w:rsidRPr="005A10E8">
        <w:rPr>
          <w:rStyle w:val="Hyperlink1"/>
        </w:rPr>
        <w:t xml:space="preserve">, D. (2021). Making </w:t>
      </w:r>
      <w:del w:id="1753" w:author="Dr. Amy R." w:date="2023-01-26T16:01:00Z">
        <w:r w:rsidRPr="005A10E8" w:rsidDel="00E12830">
          <w:rPr>
            <w:rStyle w:val="Hyperlink1"/>
          </w:rPr>
          <w:delText xml:space="preserve">Sense </w:delText>
        </w:r>
      </w:del>
      <w:ins w:id="1754" w:author="Dr. Amy R." w:date="2023-01-26T16:01:00Z">
        <w:r w:rsidR="00E12830">
          <w:rPr>
            <w:rStyle w:val="Hyperlink1"/>
          </w:rPr>
          <w:t>s</w:t>
        </w:r>
        <w:r w:rsidR="00E12830" w:rsidRPr="005A10E8">
          <w:rPr>
            <w:rStyle w:val="Hyperlink1"/>
          </w:rPr>
          <w:t xml:space="preserve">ense </w:t>
        </w:r>
      </w:ins>
      <w:r w:rsidRPr="005A10E8">
        <w:rPr>
          <w:rStyle w:val="Hyperlink1"/>
        </w:rPr>
        <w:t xml:space="preserve">of the </w:t>
      </w:r>
      <w:del w:id="1755" w:author="Dr. Amy R." w:date="2023-01-26T16:01:00Z">
        <w:r w:rsidRPr="005A10E8" w:rsidDel="00E12830">
          <w:rPr>
            <w:rStyle w:val="Hyperlink1"/>
          </w:rPr>
          <w:delText>Social</w:delText>
        </w:r>
      </w:del>
      <w:ins w:id="1756" w:author="Dr. Amy R." w:date="2023-01-26T16:01:00Z">
        <w:r w:rsidR="00E12830">
          <w:rPr>
            <w:rStyle w:val="Hyperlink1"/>
          </w:rPr>
          <w:t>s</w:t>
        </w:r>
        <w:r w:rsidR="00E12830" w:rsidRPr="005A10E8">
          <w:rPr>
            <w:rStyle w:val="Hyperlink1"/>
          </w:rPr>
          <w:t>ocial</w:t>
        </w:r>
      </w:ins>
      <w:r w:rsidRPr="005A10E8">
        <w:rPr>
          <w:rStyle w:val="Hyperlink1"/>
        </w:rPr>
        <w:t xml:space="preserve">, </w:t>
      </w:r>
      <w:del w:id="1757" w:author="Dr. Amy R." w:date="2023-01-26T16:01:00Z">
        <w:r w:rsidRPr="005A10E8" w:rsidDel="00E12830">
          <w:rPr>
            <w:rStyle w:val="Hyperlink1"/>
          </w:rPr>
          <w:delText xml:space="preserve">Making </w:delText>
        </w:r>
      </w:del>
      <w:ins w:id="1758" w:author="Dr. Amy R." w:date="2023-01-26T16:01:00Z">
        <w:r w:rsidR="00E12830">
          <w:rPr>
            <w:rStyle w:val="Hyperlink1"/>
          </w:rPr>
          <w:t>m</w:t>
        </w:r>
        <w:r w:rsidR="00E12830" w:rsidRPr="005A10E8">
          <w:rPr>
            <w:rStyle w:val="Hyperlink1"/>
          </w:rPr>
          <w:t xml:space="preserve">aking </w:t>
        </w:r>
      </w:ins>
      <w:r w:rsidRPr="005A10E8">
        <w:rPr>
          <w:rStyle w:val="Hyperlink1"/>
        </w:rPr>
        <w:t xml:space="preserve">the </w:t>
      </w:r>
      <w:r w:rsidRPr="005A10E8">
        <w:rPr>
          <w:rStyle w:val="Hyperlink1"/>
          <w:rtl/>
        </w:rPr>
        <w:t>“</w:t>
      </w:r>
      <w:del w:id="1759" w:author="Dr. Amy R." w:date="2023-01-26T16:01:00Z">
        <w:r w:rsidRPr="005A10E8" w:rsidDel="00E12830">
          <w:rPr>
            <w:rStyle w:val="Hyperlink1"/>
          </w:rPr>
          <w:delText xml:space="preserve">Social </w:delText>
        </w:r>
      </w:del>
      <w:ins w:id="1760" w:author="Dr. Amy R." w:date="2023-01-26T16:01:00Z">
        <w:r w:rsidR="00E12830">
          <w:rPr>
            <w:rStyle w:val="Hyperlink1"/>
          </w:rPr>
          <w:t>s</w:t>
        </w:r>
        <w:r w:rsidR="00E12830" w:rsidRPr="005A10E8">
          <w:rPr>
            <w:rStyle w:val="Hyperlink1"/>
          </w:rPr>
          <w:t xml:space="preserve">ocial </w:t>
        </w:r>
      </w:ins>
      <w:del w:id="1761" w:author="Dr. Amy R." w:date="2023-01-26T16:01:00Z">
        <w:r w:rsidRPr="005A10E8" w:rsidDel="00E12830">
          <w:rPr>
            <w:rStyle w:val="Hyperlink1"/>
          </w:rPr>
          <w:delText>Sense</w:delText>
        </w:r>
      </w:del>
      <w:ins w:id="1762" w:author="Dr. Amy R." w:date="2023-01-26T16:01:00Z">
        <w:r w:rsidR="00E12830">
          <w:rPr>
            <w:rStyle w:val="Hyperlink1"/>
          </w:rPr>
          <w:t>s</w:t>
        </w:r>
        <w:r w:rsidR="00E12830" w:rsidRPr="005A10E8">
          <w:rPr>
            <w:rStyle w:val="Hyperlink1"/>
          </w:rPr>
          <w:t>ense</w:t>
        </w:r>
      </w:ins>
      <w:r w:rsidRPr="005A10E8">
        <w:rPr>
          <w:rStyle w:val="Hyperlink1"/>
        </w:rPr>
        <w:t xml:space="preserve">”: The </w:t>
      </w:r>
      <w:del w:id="1763" w:author="Dr. Amy R." w:date="2023-01-26T16:01:00Z">
        <w:r w:rsidRPr="005A10E8" w:rsidDel="00E12830">
          <w:rPr>
            <w:rStyle w:val="Hyperlink1"/>
          </w:rPr>
          <w:delText xml:space="preserve">Development </w:delText>
        </w:r>
      </w:del>
      <w:ins w:id="1764" w:author="Dr. Amy R." w:date="2023-01-26T16:01:00Z">
        <w:r w:rsidR="00E12830">
          <w:rPr>
            <w:rStyle w:val="Hyperlink1"/>
          </w:rPr>
          <w:t>d</w:t>
        </w:r>
        <w:r w:rsidR="00E12830" w:rsidRPr="005A10E8">
          <w:rPr>
            <w:rStyle w:val="Hyperlink1"/>
          </w:rPr>
          <w:t xml:space="preserve">evelopment </w:t>
        </w:r>
      </w:ins>
      <w:r w:rsidRPr="005A10E8">
        <w:rPr>
          <w:rStyle w:val="Hyperlink1"/>
        </w:rPr>
        <w:t xml:space="preserve">of </w:t>
      </w:r>
      <w:del w:id="1765" w:author="Dr. Amy R." w:date="2023-01-26T16:01:00Z">
        <w:r w:rsidRPr="005A10E8" w:rsidDel="00E12830">
          <w:rPr>
            <w:rStyle w:val="Hyperlink1"/>
          </w:rPr>
          <w:delText>Children</w:delText>
        </w:r>
        <w:r w:rsidRPr="005A10E8" w:rsidDel="00E12830">
          <w:rPr>
            <w:rStyle w:val="Hyperlink1"/>
            <w:rtl/>
          </w:rPr>
          <w:delText>’</w:delText>
        </w:r>
        <w:r w:rsidRPr="005A10E8" w:rsidDel="00E12830">
          <w:rPr>
            <w:rStyle w:val="Hyperlink1"/>
          </w:rPr>
          <w:delText xml:space="preserve">s </w:delText>
        </w:r>
      </w:del>
      <w:ins w:id="1766" w:author="Dr. Amy R." w:date="2023-01-26T16:01:00Z">
        <w:r w:rsidR="00E12830">
          <w:rPr>
            <w:rStyle w:val="Hyperlink1"/>
          </w:rPr>
          <w:t>c</w:t>
        </w:r>
        <w:r w:rsidR="00E12830" w:rsidRPr="005A10E8">
          <w:rPr>
            <w:rStyle w:val="Hyperlink1"/>
          </w:rPr>
          <w:t>hildren</w:t>
        </w:r>
        <w:r w:rsidR="00E12830" w:rsidRPr="005A10E8">
          <w:rPr>
            <w:rStyle w:val="Hyperlink1"/>
            <w:rtl/>
          </w:rPr>
          <w:t>’</w:t>
        </w:r>
        <w:r w:rsidR="00E12830" w:rsidRPr="005A10E8">
          <w:rPr>
            <w:rStyle w:val="Hyperlink1"/>
          </w:rPr>
          <w:t xml:space="preserve">s </w:t>
        </w:r>
      </w:ins>
      <w:del w:id="1767" w:author="Dr. Amy R." w:date="2023-01-26T16:01:00Z">
        <w:r w:rsidRPr="005A10E8" w:rsidDel="00E12830">
          <w:rPr>
            <w:rStyle w:val="Hyperlink1"/>
          </w:rPr>
          <w:delText xml:space="preserve">Perception </w:delText>
        </w:r>
      </w:del>
      <w:ins w:id="1768" w:author="Dr. Amy R." w:date="2023-01-26T16:01:00Z">
        <w:r w:rsidR="00E12830">
          <w:rPr>
            <w:rStyle w:val="Hyperlink1"/>
          </w:rPr>
          <w:t>p</w:t>
        </w:r>
        <w:r w:rsidR="00E12830" w:rsidRPr="005A10E8">
          <w:rPr>
            <w:rStyle w:val="Hyperlink1"/>
          </w:rPr>
          <w:t xml:space="preserve">erception </w:t>
        </w:r>
      </w:ins>
      <w:r w:rsidRPr="005A10E8">
        <w:rPr>
          <w:rStyle w:val="Hyperlink1"/>
        </w:rPr>
        <w:t xml:space="preserve">and </w:t>
      </w:r>
      <w:del w:id="1769" w:author="Dr. Amy R." w:date="2023-01-26T16:01:00Z">
        <w:r w:rsidRPr="005A10E8" w:rsidDel="00E12830">
          <w:rPr>
            <w:rStyle w:val="Hyperlink1"/>
          </w:rPr>
          <w:delText xml:space="preserve">Judgment </w:delText>
        </w:r>
      </w:del>
      <w:ins w:id="1770" w:author="Dr. Amy R." w:date="2023-01-26T16:01:00Z">
        <w:r w:rsidR="00E12830">
          <w:rPr>
            <w:rStyle w:val="Hyperlink1"/>
          </w:rPr>
          <w:t>j</w:t>
        </w:r>
        <w:r w:rsidR="00E12830" w:rsidRPr="005A10E8">
          <w:rPr>
            <w:rStyle w:val="Hyperlink1"/>
          </w:rPr>
          <w:t xml:space="preserve">udgment </w:t>
        </w:r>
      </w:ins>
      <w:r w:rsidRPr="005A10E8">
        <w:rPr>
          <w:rStyle w:val="Hyperlink1"/>
        </w:rPr>
        <w:t xml:space="preserve">of </w:t>
      </w:r>
      <w:del w:id="1771" w:author="Dr. Amy R." w:date="2023-01-26T16:02:00Z">
        <w:r w:rsidRPr="005A10E8" w:rsidDel="00E12830">
          <w:rPr>
            <w:rStyle w:val="Hyperlink1"/>
          </w:rPr>
          <w:delText xml:space="preserve">Social </w:delText>
        </w:r>
      </w:del>
      <w:ins w:id="1772" w:author="Dr. Amy R." w:date="2023-01-26T16:02:00Z">
        <w:r w:rsidR="00E12830">
          <w:rPr>
            <w:rStyle w:val="Hyperlink1"/>
          </w:rPr>
          <w:t>s</w:t>
        </w:r>
        <w:r w:rsidR="00E12830" w:rsidRPr="005A10E8">
          <w:rPr>
            <w:rStyle w:val="Hyperlink1"/>
          </w:rPr>
          <w:t xml:space="preserve">ocial </w:t>
        </w:r>
      </w:ins>
      <w:del w:id="1773" w:author="Dr. Amy R." w:date="2023-01-26T16:02:00Z">
        <w:r w:rsidRPr="005A10E8" w:rsidDel="00E12830">
          <w:rPr>
            <w:rStyle w:val="Hyperlink1"/>
          </w:rPr>
          <w:delText>Class</w:delText>
        </w:r>
      </w:del>
      <w:ins w:id="1774" w:author="Dr. Amy R." w:date="2023-01-26T16:02:00Z">
        <w:r w:rsidR="00E12830">
          <w:rPr>
            <w:rStyle w:val="Hyperlink1"/>
          </w:rPr>
          <w:t>c</w:t>
        </w:r>
        <w:r w:rsidR="00E12830" w:rsidRPr="005A10E8">
          <w:rPr>
            <w:rStyle w:val="Hyperlink1"/>
          </w:rPr>
          <w:t>lass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Sociology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55</w:t>
      </w:r>
      <w:r>
        <w:rPr>
          <w:rStyle w:val="Hyperlink6"/>
        </w:rPr>
        <w:fldChar w:fldCharType="end"/>
      </w:r>
      <w:r>
        <w:fldChar w:fldCharType="begin"/>
      </w:r>
      <w:r>
        <w:instrText>HYPERLINK "https://www.zotero.org/google-docs/?wEdHYe"</w:instrText>
      </w:r>
      <w:r>
        <w:fldChar w:fldCharType="separate"/>
      </w:r>
      <w:r w:rsidRPr="005A10E8">
        <w:rPr>
          <w:rStyle w:val="Hyperlink1"/>
        </w:rPr>
        <w:t>(4), 696–715.</w:t>
      </w:r>
      <w:r>
        <w:rPr>
          <w:rStyle w:val="Hyperlink1"/>
        </w:rPr>
        <w:fldChar w:fldCharType="end"/>
      </w:r>
    </w:p>
    <w:commentRangeStart w:id="1775"/>
    <w:p w14:paraId="51F0BF14" w14:textId="22472F6D" w:rsidR="00C14C58" w:rsidRPr="005A10E8" w:rsidRDefault="00000000" w:rsidP="00917395">
      <w:pPr>
        <w:pStyle w:val="Body"/>
        <w:widowControl w:val="0"/>
        <w:spacing w:line="360" w:lineRule="auto"/>
        <w:ind w:left="720" w:hanging="720"/>
        <w:jc w:val="both"/>
        <w:rPr>
          <w:rStyle w:val="None"/>
          <w:b/>
          <w:bCs/>
        </w:rPr>
        <w:pPrChange w:id="1776"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Veblen, T. (1994). </w:t>
      </w:r>
      <w:r>
        <w:rPr>
          <w:rStyle w:val="Hyperlink1"/>
        </w:rPr>
        <w:fldChar w:fldCharType="end"/>
      </w:r>
      <w:commentRangeEnd w:id="1775"/>
      <w:r w:rsidR="00917395">
        <w:rPr>
          <w:rStyle w:val="CommentReference"/>
          <w:rFonts w:ascii="Times New Roman" w:hAnsi="Times New Roman" w:cs="Times New Roman"/>
          <w:color w:val="auto"/>
          <w14:textOutline w14:w="0" w14:cap="rnd" w14:cmpd="sng" w14:algn="ctr">
            <w14:noFill/>
            <w14:prstDash w14:val="solid"/>
            <w14:bevel/>
          </w14:textOutline>
        </w:rPr>
        <w:commentReference w:id="1775"/>
      </w:r>
      <w:r w:rsidRPr="005A10E8">
        <w:fldChar w:fldCharType="begin"/>
      </w:r>
      <w:r w:rsidRPr="005A10E8">
        <w:instrText>HYPERLINK "https://www.zotero.org/google-docs/?wEdHYe"</w:instrText>
      </w:r>
      <w:r w:rsidRPr="005A10E8">
        <w:fldChar w:fldCharType="separate"/>
      </w:r>
      <w:r w:rsidRPr="005A10E8">
        <w:rPr>
          <w:rStyle w:val="Hyperlink6"/>
        </w:rPr>
        <w:t xml:space="preserve">The </w:t>
      </w:r>
      <w:del w:id="1777" w:author="Dr. Amy R." w:date="2023-01-26T16:02:00Z">
        <w:r w:rsidRPr="005A10E8" w:rsidDel="00E12830">
          <w:rPr>
            <w:rStyle w:val="Hyperlink6"/>
          </w:rPr>
          <w:delText xml:space="preserve">Theory </w:delText>
        </w:r>
      </w:del>
      <w:ins w:id="1778" w:author="Dr. Amy R." w:date="2023-01-26T16:02:00Z">
        <w:r w:rsidR="00E12830">
          <w:rPr>
            <w:rStyle w:val="Hyperlink6"/>
          </w:rPr>
          <w:t>t</w:t>
        </w:r>
        <w:r w:rsidR="00E12830" w:rsidRPr="005A10E8">
          <w:rPr>
            <w:rStyle w:val="Hyperlink6"/>
          </w:rPr>
          <w:t xml:space="preserve">heory </w:t>
        </w:r>
      </w:ins>
      <w:r w:rsidRPr="005A10E8">
        <w:rPr>
          <w:rStyle w:val="Hyperlink6"/>
        </w:rPr>
        <w:t xml:space="preserve">of </w:t>
      </w:r>
      <w:del w:id="1779" w:author="Dr. Amy R." w:date="2023-01-26T16:02:00Z">
        <w:r w:rsidRPr="005A10E8" w:rsidDel="00E12830">
          <w:rPr>
            <w:rStyle w:val="Hyperlink6"/>
          </w:rPr>
          <w:delText xml:space="preserve">Leisure </w:delText>
        </w:r>
      </w:del>
      <w:ins w:id="1780" w:author="Dr. Amy R." w:date="2023-01-26T16:02:00Z">
        <w:r w:rsidR="00E12830">
          <w:rPr>
            <w:rStyle w:val="Hyperlink6"/>
          </w:rPr>
          <w:t>l</w:t>
        </w:r>
        <w:r w:rsidR="00E12830" w:rsidRPr="005A10E8">
          <w:rPr>
            <w:rStyle w:val="Hyperlink6"/>
          </w:rPr>
          <w:t xml:space="preserve">eisure </w:t>
        </w:r>
      </w:ins>
      <w:del w:id="1781" w:author="Dr. Amy R." w:date="2023-01-26T16:03:00Z">
        <w:r w:rsidRPr="005A10E8" w:rsidDel="00E12830">
          <w:rPr>
            <w:rStyle w:val="Hyperlink6"/>
          </w:rPr>
          <w:delText>Class</w:delText>
        </w:r>
      </w:del>
      <w:ins w:id="1782" w:author="Dr. Amy R." w:date="2023-01-26T16:03:00Z">
        <w:r w:rsidR="00E12830">
          <w:rPr>
            <w:rStyle w:val="Hyperlink6"/>
          </w:rPr>
          <w:t>c</w:t>
        </w:r>
        <w:r w:rsidR="00E12830" w:rsidRPr="005A10E8">
          <w:rPr>
            <w:rStyle w:val="Hyperlink6"/>
          </w:rPr>
          <w:t>lass</w:t>
        </w:r>
      </w:ins>
      <w:r w:rsidRPr="005A10E8">
        <w:rPr>
          <w:rStyle w:val="Hyperlink6"/>
        </w:rPr>
        <w:t xml:space="preserve">. </w:t>
      </w:r>
      <w:r w:rsidRPr="005A10E8">
        <w:rPr>
          <w:rStyle w:val="Hyperlink6"/>
        </w:rPr>
        <w:fldChar w:fldCharType="end"/>
      </w:r>
      <w:r w:rsidRPr="005A10E8">
        <w:fldChar w:fldCharType="begin"/>
      </w:r>
      <w:r w:rsidRPr="005A10E8">
        <w:instrText>HYPERLINK "https://www.zotero.org/google-docs/?wEdHYe"</w:instrText>
      </w:r>
      <w:r w:rsidRPr="005A10E8">
        <w:fldChar w:fldCharType="separate"/>
      </w:r>
      <w:r w:rsidRPr="005A10E8">
        <w:rPr>
          <w:rStyle w:val="Hyperlink1"/>
        </w:rPr>
        <w:t xml:space="preserve">Dover </w:t>
      </w:r>
      <w:del w:id="1783" w:author="Dr. Amy R." w:date="2023-01-26T16:03:00Z">
        <w:r w:rsidRPr="005A10E8" w:rsidDel="00E12830">
          <w:rPr>
            <w:rStyle w:val="Hyperlink1"/>
          </w:rPr>
          <w:delText>publications</w:delText>
        </w:r>
      </w:del>
      <w:ins w:id="1784" w:author="Dr. Amy R." w:date="2023-01-26T16:03:00Z">
        <w:r w:rsidR="00E12830">
          <w:rPr>
            <w:rStyle w:val="Hyperlink1"/>
          </w:rPr>
          <w:t>P</w:t>
        </w:r>
        <w:r w:rsidR="00E12830" w:rsidRPr="005A10E8">
          <w:rPr>
            <w:rStyle w:val="Hyperlink1"/>
          </w:rPr>
          <w:t>ublications</w:t>
        </w:r>
      </w:ins>
      <w:r w:rsidRPr="005A10E8">
        <w:rPr>
          <w:rStyle w:val="Hyperlink1"/>
        </w:rPr>
        <w:t>. (Original work published 1899)</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 xml:space="preserve">. </w:t>
      </w:r>
      <w:r>
        <w:rPr>
          <w:rStyle w:val="Hyperlink6"/>
        </w:rPr>
        <w:fldChar w:fldCharType="end"/>
      </w:r>
      <w:r w:rsidRPr="005A10E8">
        <w:rPr>
          <w:rStyle w:val="None"/>
          <w:sz w:val="16"/>
          <w:szCs w:val="16"/>
        </w:rPr>
        <w:t xml:space="preserve"> </w:t>
      </w:r>
    </w:p>
    <w:p w14:paraId="1BDF36F0" w14:textId="6D1E7BC4" w:rsidR="00C14C58" w:rsidRPr="005A10E8" w:rsidRDefault="00000000" w:rsidP="00917395">
      <w:pPr>
        <w:pStyle w:val="Body"/>
        <w:widowControl w:val="0"/>
        <w:spacing w:line="360" w:lineRule="auto"/>
        <w:ind w:left="720" w:hanging="720"/>
        <w:jc w:val="both"/>
        <w:rPr>
          <w:rStyle w:val="None"/>
          <w:b/>
          <w:bCs/>
        </w:rPr>
        <w:pPrChange w:id="1785"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proofErr w:type="spellStart"/>
      <w:r w:rsidRPr="005A10E8">
        <w:rPr>
          <w:rStyle w:val="Hyperlink1"/>
        </w:rPr>
        <w:t>Waltl</w:t>
      </w:r>
      <w:proofErr w:type="spellEnd"/>
      <w:r w:rsidRPr="005A10E8">
        <w:rPr>
          <w:rStyle w:val="Hyperlink1"/>
        </w:rPr>
        <w:t xml:space="preserve">, S. (2022). Wealth </w:t>
      </w:r>
      <w:del w:id="1786" w:author="Dr. Amy R." w:date="2023-01-26T16:03:00Z">
        <w:r w:rsidRPr="005A10E8" w:rsidDel="00E12830">
          <w:rPr>
            <w:rStyle w:val="Hyperlink1"/>
          </w:rPr>
          <w:delText>Inequality</w:delText>
        </w:r>
      </w:del>
      <w:ins w:id="1787" w:author="Dr. Amy R." w:date="2023-01-26T16:03:00Z">
        <w:r w:rsidR="00E12830">
          <w:rPr>
            <w:rStyle w:val="Hyperlink1"/>
          </w:rPr>
          <w:t>i</w:t>
        </w:r>
        <w:r w:rsidR="00E12830" w:rsidRPr="005A10E8">
          <w:rPr>
            <w:rStyle w:val="Hyperlink1"/>
          </w:rPr>
          <w:t>nequality</w:t>
        </w:r>
      </w:ins>
      <w:r w:rsidRPr="005A10E8">
        <w:rPr>
          <w:rStyle w:val="Hyperlink1"/>
        </w:rPr>
        <w:t xml:space="preserve">: A </w:t>
      </w:r>
      <w:del w:id="1788" w:author="Dr. Amy R." w:date="2023-01-26T16:03:00Z">
        <w:r w:rsidRPr="005A10E8" w:rsidDel="00E12830">
          <w:rPr>
            <w:rStyle w:val="Hyperlink1"/>
          </w:rPr>
          <w:delText xml:space="preserve">Hybrid </w:delText>
        </w:r>
      </w:del>
      <w:ins w:id="1789" w:author="Dr. Amy R." w:date="2023-01-26T16:03:00Z">
        <w:r w:rsidR="00E12830">
          <w:rPr>
            <w:rStyle w:val="Hyperlink1"/>
          </w:rPr>
          <w:t>h</w:t>
        </w:r>
        <w:r w:rsidR="00E12830" w:rsidRPr="005A10E8">
          <w:rPr>
            <w:rStyle w:val="Hyperlink1"/>
          </w:rPr>
          <w:t xml:space="preserve">ybrid </w:t>
        </w:r>
      </w:ins>
      <w:del w:id="1790" w:author="Dr. Amy R." w:date="2023-01-26T16:03:00Z">
        <w:r w:rsidRPr="005A10E8" w:rsidDel="00E12830">
          <w:rPr>
            <w:rStyle w:val="Hyperlink1"/>
          </w:rPr>
          <w:delText xml:space="preserve">Approach </w:delText>
        </w:r>
      </w:del>
      <w:ins w:id="1791" w:author="Dr. Amy R." w:date="2023-01-26T16:03:00Z">
        <w:r w:rsidR="00E12830">
          <w:rPr>
            <w:rStyle w:val="Hyperlink1"/>
          </w:rPr>
          <w:t>a</w:t>
        </w:r>
        <w:r w:rsidR="00E12830" w:rsidRPr="005A10E8">
          <w:rPr>
            <w:rStyle w:val="Hyperlink1"/>
          </w:rPr>
          <w:t xml:space="preserve">pproach </w:t>
        </w:r>
      </w:ins>
      <w:del w:id="1792" w:author="Dr. Amy R." w:date="2023-01-26T16:03:00Z">
        <w:r w:rsidRPr="005A10E8" w:rsidDel="00E12830">
          <w:rPr>
            <w:rStyle w:val="Hyperlink1"/>
          </w:rPr>
          <w:delText xml:space="preserve">Toward </w:delText>
        </w:r>
      </w:del>
      <w:ins w:id="1793" w:author="Dr. Amy R." w:date="2023-01-26T16:03:00Z">
        <w:r w:rsidR="00E12830">
          <w:rPr>
            <w:rStyle w:val="Hyperlink1"/>
          </w:rPr>
          <w:t>t</w:t>
        </w:r>
        <w:r w:rsidR="00E12830" w:rsidRPr="005A10E8">
          <w:rPr>
            <w:rStyle w:val="Hyperlink1"/>
          </w:rPr>
          <w:t xml:space="preserve">oward </w:t>
        </w:r>
      </w:ins>
      <w:del w:id="1794" w:author="Dr. Amy R." w:date="2023-01-26T16:03:00Z">
        <w:r w:rsidRPr="005A10E8" w:rsidDel="00E12830">
          <w:rPr>
            <w:rStyle w:val="Hyperlink1"/>
          </w:rPr>
          <w:delText xml:space="preserve">Multidimensional </w:delText>
        </w:r>
      </w:del>
      <w:ins w:id="1795" w:author="Dr. Amy R." w:date="2023-01-26T16:03:00Z">
        <w:r w:rsidR="00E12830">
          <w:rPr>
            <w:rStyle w:val="Hyperlink1"/>
          </w:rPr>
          <w:t>m</w:t>
        </w:r>
        <w:r w:rsidR="00E12830" w:rsidRPr="005A10E8">
          <w:rPr>
            <w:rStyle w:val="Hyperlink1"/>
          </w:rPr>
          <w:t xml:space="preserve">ultidimensional </w:t>
        </w:r>
      </w:ins>
      <w:del w:id="1796" w:author="Dr. Amy R." w:date="2023-01-26T16:03:00Z">
        <w:r w:rsidRPr="005A10E8" w:rsidDel="00E12830">
          <w:rPr>
            <w:rStyle w:val="Hyperlink1"/>
          </w:rPr>
          <w:delText xml:space="preserve">Distributional </w:delText>
        </w:r>
      </w:del>
      <w:ins w:id="1797" w:author="Dr. Amy R." w:date="2023-01-26T16:03:00Z">
        <w:r w:rsidR="00E12830">
          <w:rPr>
            <w:rStyle w:val="Hyperlink1"/>
          </w:rPr>
          <w:t>d</w:t>
        </w:r>
        <w:r w:rsidR="00E12830" w:rsidRPr="005A10E8">
          <w:rPr>
            <w:rStyle w:val="Hyperlink1"/>
          </w:rPr>
          <w:t xml:space="preserve">istributional </w:t>
        </w:r>
      </w:ins>
      <w:del w:id="1798" w:author="Dr. Amy R." w:date="2023-01-26T16:03:00Z">
        <w:r w:rsidRPr="005A10E8" w:rsidDel="00E12830">
          <w:rPr>
            <w:rStyle w:val="Hyperlink1"/>
          </w:rPr>
          <w:delText xml:space="preserve">National </w:delText>
        </w:r>
      </w:del>
      <w:ins w:id="1799" w:author="Dr. Amy R." w:date="2023-01-26T16:03:00Z">
        <w:r w:rsidR="00E12830">
          <w:rPr>
            <w:rStyle w:val="Hyperlink1"/>
          </w:rPr>
          <w:t>n</w:t>
        </w:r>
        <w:r w:rsidR="00E12830" w:rsidRPr="005A10E8">
          <w:rPr>
            <w:rStyle w:val="Hyperlink1"/>
          </w:rPr>
          <w:t xml:space="preserve">ational </w:t>
        </w:r>
      </w:ins>
      <w:del w:id="1800" w:author="Dr. Amy R." w:date="2023-01-26T16:03:00Z">
        <w:r w:rsidRPr="005A10E8" w:rsidDel="00E12830">
          <w:rPr>
            <w:rStyle w:val="Hyperlink1"/>
          </w:rPr>
          <w:delText xml:space="preserve">Accounts </w:delText>
        </w:r>
      </w:del>
      <w:ins w:id="1801" w:author="Dr. Amy R." w:date="2023-01-26T16:03:00Z">
        <w:r w:rsidR="00E12830">
          <w:rPr>
            <w:rStyle w:val="Hyperlink1"/>
          </w:rPr>
          <w:t>a</w:t>
        </w:r>
        <w:r w:rsidR="00E12830" w:rsidRPr="005A10E8">
          <w:rPr>
            <w:rStyle w:val="Hyperlink1"/>
          </w:rPr>
          <w:t xml:space="preserve">ccounts </w:t>
        </w:r>
      </w:ins>
      <w:r w:rsidRPr="005A10E8">
        <w:rPr>
          <w:rStyle w:val="Hyperlink1"/>
        </w:rPr>
        <w:t xml:space="preserve">In Europe.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Review of Income and Wealth</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68</w:t>
      </w:r>
      <w:r>
        <w:rPr>
          <w:rStyle w:val="Hyperlink6"/>
        </w:rPr>
        <w:fldChar w:fldCharType="end"/>
      </w:r>
      <w:r>
        <w:fldChar w:fldCharType="begin"/>
      </w:r>
      <w:r>
        <w:instrText>HYPERLINK "https://www.zotero.org/google-docs/?wEdHYe"</w:instrText>
      </w:r>
      <w:r>
        <w:fldChar w:fldCharType="separate"/>
      </w:r>
      <w:r w:rsidRPr="005A10E8">
        <w:rPr>
          <w:rStyle w:val="Hyperlink1"/>
        </w:rPr>
        <w:t>(1), 74–108.</w:t>
      </w:r>
      <w:r>
        <w:rPr>
          <w:rStyle w:val="Hyperlink1"/>
        </w:rPr>
        <w:fldChar w:fldCharType="end"/>
      </w:r>
    </w:p>
    <w:commentRangeStart w:id="1802"/>
    <w:p w14:paraId="5D4B5267" w14:textId="77777777" w:rsidR="00C14C58" w:rsidRPr="005A10E8" w:rsidRDefault="00000000" w:rsidP="00917395">
      <w:pPr>
        <w:pStyle w:val="Body"/>
        <w:widowControl w:val="0"/>
        <w:spacing w:line="360" w:lineRule="auto"/>
        <w:ind w:left="720" w:hanging="720"/>
        <w:jc w:val="both"/>
        <w:rPr>
          <w:rStyle w:val="None"/>
          <w:b/>
          <w:bCs/>
        </w:rPr>
        <w:pPrChange w:id="1803"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Weber, M. (1978). </w:t>
      </w:r>
      <w:r>
        <w:rPr>
          <w:rStyle w:val="Hyperlink1"/>
        </w:rPr>
        <w:fldChar w:fldCharType="end"/>
      </w:r>
      <w:commentRangeEnd w:id="1802"/>
      <w:r w:rsidR="00917395">
        <w:rPr>
          <w:rStyle w:val="CommentReference"/>
          <w:rFonts w:ascii="Times New Roman" w:hAnsi="Times New Roman" w:cs="Times New Roman"/>
          <w:color w:val="auto"/>
          <w14:textOutline w14:w="0" w14:cap="rnd" w14:cmpd="sng" w14:algn="ctr">
            <w14:noFill/>
            <w14:prstDash w14:val="solid"/>
            <w14:bevel/>
          </w14:textOutline>
        </w:rPr>
        <w:commentReference w:id="1802"/>
      </w:r>
      <w:r>
        <w:fldChar w:fldCharType="begin"/>
      </w:r>
      <w:r>
        <w:instrText>HYPERLINK "https://www.zotero.org/google-docs/?wEdHYe"</w:instrText>
      </w:r>
      <w:r>
        <w:fldChar w:fldCharType="separate"/>
      </w:r>
      <w:r w:rsidRPr="005A10E8">
        <w:rPr>
          <w:rStyle w:val="Hyperlink6"/>
        </w:rPr>
        <w:t>Economy and society: An outline of interpretive sociology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(Vol. 2). </w:t>
      </w:r>
      <w:r w:rsidRPr="005A10E8">
        <w:rPr>
          <w:rStyle w:val="Hyperlink1"/>
        </w:rPr>
        <w:lastRenderedPageBreak/>
        <w:t>University of California Press.</w:t>
      </w:r>
      <w:r>
        <w:rPr>
          <w:rStyle w:val="Hyperlink1"/>
        </w:rPr>
        <w:fldChar w:fldCharType="end"/>
      </w:r>
    </w:p>
    <w:p w14:paraId="2DA5229E" w14:textId="77777777" w:rsidR="00C14C58" w:rsidRPr="005A10E8" w:rsidRDefault="00000000" w:rsidP="00917395">
      <w:pPr>
        <w:pStyle w:val="Body"/>
        <w:widowControl w:val="0"/>
        <w:spacing w:line="360" w:lineRule="auto"/>
        <w:ind w:left="720" w:hanging="720"/>
        <w:jc w:val="both"/>
        <w:rPr>
          <w:rStyle w:val="None"/>
          <w:b/>
          <w:bCs/>
        </w:rPr>
        <w:pPrChange w:id="1804"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Webster, M., &amp; Driskell, J. E. (1983). Beauty as status. </w:t>
      </w:r>
      <w:r>
        <w:rPr>
          <w:rStyle w:val="Hyperlink1"/>
        </w:rPr>
        <w:fldChar w:fldCharType="end"/>
      </w:r>
      <w:r>
        <w:fldChar w:fldCharType="begin"/>
      </w:r>
      <w:r>
        <w:instrText>HYPERLINK "https://www.zotero.org/google-docs/?wEdHYe"</w:instrText>
      </w:r>
      <w:r>
        <w:fldChar w:fldCharType="separate"/>
      </w:r>
      <w:r w:rsidRPr="005A10E8">
        <w:rPr>
          <w:rStyle w:val="Hyperlink6"/>
        </w:rPr>
        <w:t>American Journal of Sociology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89</w:t>
      </w:r>
      <w:r>
        <w:rPr>
          <w:rStyle w:val="Hyperlink6"/>
        </w:rPr>
        <w:fldChar w:fldCharType="end"/>
      </w:r>
      <w:r>
        <w:fldChar w:fldCharType="begin"/>
      </w:r>
      <w:r>
        <w:instrText>HYPERLINK "https://www.zotero.org/google-docs/?wEdHYe"</w:instrText>
      </w:r>
      <w:r>
        <w:fldChar w:fldCharType="separate"/>
      </w:r>
      <w:r w:rsidRPr="005A10E8">
        <w:rPr>
          <w:rStyle w:val="Hyperlink1"/>
        </w:rPr>
        <w:t>(1), 140–165.</w:t>
      </w:r>
      <w:r>
        <w:rPr>
          <w:rStyle w:val="Hyperlink1"/>
        </w:rPr>
        <w:fldChar w:fldCharType="end"/>
      </w:r>
    </w:p>
    <w:p w14:paraId="332DE223" w14:textId="2D3B6A55" w:rsidR="00C14C58" w:rsidRPr="005A10E8" w:rsidRDefault="00000000" w:rsidP="00917395">
      <w:pPr>
        <w:pStyle w:val="Body"/>
        <w:widowControl w:val="0"/>
        <w:spacing w:line="360" w:lineRule="auto"/>
        <w:ind w:left="720" w:hanging="720"/>
        <w:jc w:val="both"/>
        <w:rPr>
          <w:rStyle w:val="None"/>
          <w:b/>
          <w:bCs/>
        </w:rPr>
        <w:pPrChange w:id="1805" w:author="Dr. Amy R." w:date="2023-01-28T14:04:00Z">
          <w:pPr>
            <w:pStyle w:val="Body"/>
            <w:widowControl w:val="0"/>
            <w:spacing w:line="360" w:lineRule="auto"/>
            <w:ind w:left="720" w:hanging="720"/>
            <w:jc w:val="both"/>
          </w:pPr>
        </w:pPrChange>
      </w:pPr>
      <w:r w:rsidRPr="005A10E8">
        <w:fldChar w:fldCharType="begin"/>
      </w:r>
      <w:r w:rsidRPr="005A10E8">
        <w:instrText>HYPERLINK "https://www.zotero.org/google-docs/?wEdHYe"</w:instrText>
      </w:r>
      <w:r w:rsidRPr="005A10E8">
        <w:fldChar w:fldCharType="separate"/>
      </w:r>
      <w:r w:rsidRPr="005A10E8">
        <w:rPr>
          <w:rStyle w:val="Hyperlink1"/>
        </w:rPr>
        <w:t xml:space="preserve">Wigginton, M., &amp; </w:t>
      </w:r>
      <w:proofErr w:type="spellStart"/>
      <w:r w:rsidRPr="005A10E8">
        <w:rPr>
          <w:rStyle w:val="Hyperlink1"/>
        </w:rPr>
        <w:t>Stockemer</w:t>
      </w:r>
      <w:proofErr w:type="spellEnd"/>
      <w:r w:rsidRPr="005A10E8">
        <w:rPr>
          <w:rStyle w:val="Hyperlink1"/>
        </w:rPr>
        <w:t xml:space="preserve">, D. (2021). The </w:t>
      </w:r>
      <w:del w:id="1806" w:author="Dr. Amy R." w:date="2023-01-26T16:04:00Z">
        <w:r w:rsidRPr="005A10E8" w:rsidDel="00E12830">
          <w:rPr>
            <w:rStyle w:val="Hyperlink1"/>
          </w:rPr>
          <w:delText xml:space="preserve">Limits </w:delText>
        </w:r>
      </w:del>
      <w:ins w:id="1807" w:author="Dr. Amy R." w:date="2023-01-26T16:04:00Z">
        <w:r w:rsidR="00E12830">
          <w:rPr>
            <w:rStyle w:val="Hyperlink1"/>
          </w:rPr>
          <w:t>l</w:t>
        </w:r>
        <w:r w:rsidR="00E12830" w:rsidRPr="005A10E8">
          <w:rPr>
            <w:rStyle w:val="Hyperlink1"/>
          </w:rPr>
          <w:t xml:space="preserve">imits </w:t>
        </w:r>
      </w:ins>
      <w:r w:rsidRPr="005A10E8">
        <w:rPr>
          <w:rStyle w:val="Hyperlink1"/>
        </w:rPr>
        <w:t xml:space="preserve">of the </w:t>
      </w:r>
      <w:del w:id="1808" w:author="Dr. Amy R." w:date="2023-01-26T16:04:00Z">
        <w:r w:rsidRPr="005A10E8" w:rsidDel="00E12830">
          <w:rPr>
            <w:rStyle w:val="Hyperlink1"/>
          </w:rPr>
          <w:delText xml:space="preserve">Attractiveness </w:delText>
        </w:r>
      </w:del>
      <w:ins w:id="1809" w:author="Dr. Amy R." w:date="2023-01-26T16:04:00Z">
        <w:r w:rsidR="00E12830">
          <w:rPr>
            <w:rStyle w:val="Hyperlink1"/>
          </w:rPr>
          <w:t>a</w:t>
        </w:r>
        <w:r w:rsidR="00E12830" w:rsidRPr="005A10E8">
          <w:rPr>
            <w:rStyle w:val="Hyperlink1"/>
          </w:rPr>
          <w:t xml:space="preserve">ttractiveness </w:t>
        </w:r>
      </w:ins>
      <w:del w:id="1810" w:author="Dr. Amy R." w:date="2023-01-26T16:04:00Z">
        <w:r w:rsidRPr="005A10E8" w:rsidDel="00E12830">
          <w:rPr>
            <w:rStyle w:val="Hyperlink1"/>
          </w:rPr>
          <w:delText xml:space="preserve">Premium </w:delText>
        </w:r>
      </w:del>
      <w:ins w:id="1811" w:author="Dr. Amy R." w:date="2023-01-26T16:04:00Z">
        <w:r w:rsidR="00E12830">
          <w:rPr>
            <w:rStyle w:val="Hyperlink1"/>
          </w:rPr>
          <w:t>p</w:t>
        </w:r>
        <w:r w:rsidR="00E12830" w:rsidRPr="005A10E8">
          <w:rPr>
            <w:rStyle w:val="Hyperlink1"/>
          </w:rPr>
          <w:t xml:space="preserve">remium </w:t>
        </w:r>
      </w:ins>
      <w:r w:rsidRPr="005A10E8">
        <w:rPr>
          <w:rStyle w:val="Hyperlink1"/>
        </w:rPr>
        <w:t xml:space="preserve">in </w:t>
      </w:r>
      <w:del w:id="1812" w:author="Dr. Amy R." w:date="2023-01-26T16:04:00Z">
        <w:r w:rsidRPr="005A10E8" w:rsidDel="00E12830">
          <w:rPr>
            <w:rStyle w:val="Hyperlink1"/>
          </w:rPr>
          <w:delText>Elections</w:delText>
        </w:r>
      </w:del>
      <w:ins w:id="1813" w:author="Dr. Amy R." w:date="2023-01-26T16:04:00Z">
        <w:r w:rsidR="00E12830">
          <w:rPr>
            <w:rStyle w:val="Hyperlink1"/>
          </w:rPr>
          <w:t>e</w:t>
        </w:r>
        <w:r w:rsidR="00E12830" w:rsidRPr="005A10E8">
          <w:rPr>
            <w:rStyle w:val="Hyperlink1"/>
          </w:rPr>
          <w:t>lections</w:t>
        </w:r>
      </w:ins>
      <w:r w:rsidRPr="005A10E8">
        <w:rPr>
          <w:rStyle w:val="Hyperlink1"/>
        </w:rPr>
        <w:t xml:space="preserve">. </w:t>
      </w:r>
      <w:r w:rsidRPr="005A10E8">
        <w:rPr>
          <w:rStyle w:val="Hyperlink1"/>
        </w:rPr>
        <w:fldChar w:fldCharType="end"/>
      </w:r>
      <w:r>
        <w:fldChar w:fldCharType="begin"/>
      </w:r>
      <w:r>
        <w:instrText>HYPERLINK "https://www.zotero.org/google-docs/?wEdHYe"</w:instrText>
      </w:r>
      <w:r>
        <w:fldChar w:fldCharType="separate"/>
      </w:r>
      <w:r w:rsidRPr="005A10E8">
        <w:rPr>
          <w:rStyle w:val="Hyperlink6"/>
        </w:rPr>
        <w:t>Electoral Studies</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70</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102274. </w:t>
      </w:r>
      <w:r>
        <w:rPr>
          <w:rStyle w:val="Hyperlink1"/>
        </w:rPr>
        <w:fldChar w:fldCharType="end"/>
      </w:r>
    </w:p>
    <w:p w14:paraId="02493149" w14:textId="77777777" w:rsidR="00C14C58" w:rsidRPr="005A10E8" w:rsidRDefault="00000000" w:rsidP="00917395">
      <w:pPr>
        <w:pStyle w:val="Body"/>
        <w:widowControl w:val="0"/>
        <w:spacing w:line="360" w:lineRule="auto"/>
        <w:ind w:left="720" w:hanging="720"/>
        <w:jc w:val="both"/>
        <w:rPr>
          <w:rStyle w:val="None"/>
          <w:b/>
          <w:bCs/>
        </w:rPr>
        <w:pPrChange w:id="1814"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Wilkinson, R., &amp; Pickett, K. (2020). </w:t>
      </w:r>
      <w:r>
        <w:rPr>
          <w:rStyle w:val="Hyperlink1"/>
        </w:rPr>
        <w:fldChar w:fldCharType="end"/>
      </w:r>
      <w:r>
        <w:fldChar w:fldCharType="begin"/>
      </w:r>
      <w:r>
        <w:instrText>HYPERLINK "https://www.zotero.org/google-docs/?wEdHYe"</w:instrText>
      </w:r>
      <w:r>
        <w:fldChar w:fldCharType="separate"/>
      </w:r>
      <w:r w:rsidRPr="005A10E8">
        <w:rPr>
          <w:rStyle w:val="Hyperlink6"/>
        </w:rPr>
        <w:t>The inner level: How more equal societies reduce stress, restore sanity and improve everyone</w:t>
      </w:r>
      <w:r w:rsidRPr="005A10E8">
        <w:rPr>
          <w:rStyle w:val="Hyperlink6"/>
          <w:rtl/>
        </w:rPr>
        <w:t>’</w:t>
      </w:r>
      <w:r w:rsidRPr="005A10E8">
        <w:rPr>
          <w:rStyle w:val="Hyperlink6"/>
        </w:rPr>
        <w:t>s well-being</w:t>
      </w:r>
      <w:r>
        <w:rPr>
          <w:rStyle w:val="Hyperlink6"/>
        </w:rPr>
        <w:fldChar w:fldCharType="end"/>
      </w:r>
      <w:r>
        <w:fldChar w:fldCharType="begin"/>
      </w:r>
      <w:r>
        <w:instrText>HYPERLINK "https://www.zotero.org/google-docs/?wEdHYe"</w:instrText>
      </w:r>
      <w:r>
        <w:fldChar w:fldCharType="separate"/>
      </w:r>
      <w:r w:rsidRPr="005A10E8">
        <w:rPr>
          <w:rStyle w:val="Hyperlink1"/>
        </w:rPr>
        <w:t>. Penguin.</w:t>
      </w:r>
      <w:r>
        <w:rPr>
          <w:rStyle w:val="Hyperlink1"/>
        </w:rPr>
        <w:fldChar w:fldCharType="end"/>
      </w:r>
    </w:p>
    <w:p w14:paraId="4CF46575" w14:textId="77777777" w:rsidR="00C14C58" w:rsidRPr="005A10E8" w:rsidRDefault="00000000" w:rsidP="00917395">
      <w:pPr>
        <w:pStyle w:val="Body"/>
        <w:widowControl w:val="0"/>
        <w:spacing w:line="360" w:lineRule="auto"/>
        <w:ind w:left="720" w:hanging="720"/>
        <w:jc w:val="both"/>
        <w:pPrChange w:id="1815" w:author="Dr. Amy R." w:date="2023-01-28T14:04:00Z">
          <w:pPr>
            <w:pStyle w:val="Body"/>
            <w:widowControl w:val="0"/>
            <w:spacing w:line="360" w:lineRule="auto"/>
            <w:ind w:left="720" w:hanging="720"/>
            <w:jc w:val="both"/>
          </w:pPr>
        </w:pPrChange>
      </w:pPr>
      <w:r>
        <w:fldChar w:fldCharType="begin"/>
      </w:r>
      <w:r>
        <w:instrText>HYPERLINK "https://www.zotero.org/google-docs/?wEdHYe"</w:instrText>
      </w:r>
      <w:r>
        <w:fldChar w:fldCharType="separate"/>
      </w:r>
      <w:r w:rsidRPr="005A10E8">
        <w:rPr>
          <w:rStyle w:val="Hyperlink1"/>
        </w:rPr>
        <w:t xml:space="preserve">Wong, J. S., &amp; Penner, A. M. (2016). Gender and the returns to attractiveness. </w:t>
      </w:r>
      <w:r>
        <w:rPr>
          <w:rStyle w:val="Hyperlink1"/>
        </w:rPr>
        <w:fldChar w:fldCharType="end"/>
      </w:r>
      <w:r>
        <w:fldChar w:fldCharType="begin"/>
      </w:r>
      <w:r>
        <w:instrText>HYPERLINK "https://www.zotero.org/google-docs/?wEdHYe"</w:instrText>
      </w:r>
      <w:r>
        <w:fldChar w:fldCharType="separate"/>
      </w:r>
      <w:r w:rsidRPr="005A10E8">
        <w:rPr>
          <w:rStyle w:val="Hyperlink6"/>
        </w:rPr>
        <w:t>Research in Social Stratification and Mobility</w:t>
      </w:r>
      <w:r>
        <w:rPr>
          <w:rStyle w:val="Hyperlink6"/>
        </w:rPr>
        <w:fldChar w:fldCharType="end"/>
      </w:r>
      <w:r>
        <w:fldChar w:fldCharType="begin"/>
      </w:r>
      <w:r>
        <w:instrText>HYPERLINK "https://www.zotero.org/google-docs/?wEdHYe"</w:instrText>
      </w:r>
      <w:r>
        <w:fldChar w:fldCharType="separate"/>
      </w:r>
      <w:r w:rsidRPr="005A10E8">
        <w:rPr>
          <w:rStyle w:val="Hyperlink1"/>
        </w:rPr>
        <w:t xml:space="preserve">, </w:t>
      </w:r>
      <w:r>
        <w:rPr>
          <w:rStyle w:val="Hyperlink1"/>
        </w:rPr>
        <w:fldChar w:fldCharType="end"/>
      </w:r>
      <w:r>
        <w:fldChar w:fldCharType="begin"/>
      </w:r>
      <w:r>
        <w:instrText>HYPERLINK "https://www.zotero.org/google-docs/?wEdHYe"</w:instrText>
      </w:r>
      <w:r>
        <w:fldChar w:fldCharType="separate"/>
      </w:r>
      <w:r w:rsidRPr="005A10E8">
        <w:rPr>
          <w:rStyle w:val="Hyperlink6"/>
        </w:rPr>
        <w:t>44</w:t>
      </w:r>
      <w:r>
        <w:rPr>
          <w:rStyle w:val="Hyperlink6"/>
        </w:rPr>
        <w:fldChar w:fldCharType="end"/>
      </w:r>
      <w:r>
        <w:fldChar w:fldCharType="begin"/>
      </w:r>
      <w:r>
        <w:instrText>HYPERLINK "https://www.zotero.org/google-docs/?wEdHYe"</w:instrText>
      </w:r>
      <w:r>
        <w:fldChar w:fldCharType="separate"/>
      </w:r>
      <w:r w:rsidRPr="005A10E8">
        <w:rPr>
          <w:rStyle w:val="Hyperlink1"/>
        </w:rPr>
        <w:t>, 113–123.</w:t>
      </w:r>
      <w:r>
        <w:rPr>
          <w:rStyle w:val="Hyperlink1"/>
        </w:rPr>
        <w:fldChar w:fldCharType="end"/>
      </w:r>
    </w:p>
    <w:sectPr w:rsidR="00C14C58" w:rsidRPr="005A10E8">
      <w:headerReference w:type="default" r:id="rId97"/>
      <w:pgSz w:w="11900" w:h="16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Dr. Amy R." w:date="2023-01-26T08:14:00Z" w:initials="ASR">
    <w:p w14:paraId="4018F9A4" w14:textId="04D2C27C" w:rsidR="001A2E26" w:rsidRDefault="001A2E26" w:rsidP="001A2E26">
      <w:pPr>
        <w:pStyle w:val="CommentText"/>
      </w:pPr>
      <w:r>
        <w:rPr>
          <w:rStyle w:val="CommentReference"/>
        </w:rPr>
        <w:annotationRef/>
      </w:r>
      <w:r>
        <w:t>Example of converting passive voice to active voice, the more efficient and interesting writing, wherever possible (not always noted)</w:t>
      </w:r>
    </w:p>
  </w:comment>
  <w:comment w:id="87" w:author="Dr. Amy R." w:date="2023-01-28T10:51:00Z" w:initials="AR">
    <w:p w14:paraId="6CEEDEE3" w14:textId="53D8946C" w:rsidR="00583992" w:rsidRDefault="00583992">
      <w:pPr>
        <w:pStyle w:val="CommentText"/>
      </w:pPr>
      <w:r>
        <w:rPr>
          <w:rStyle w:val="CommentReference"/>
        </w:rPr>
        <w:annotationRef/>
      </w:r>
      <w:r>
        <w:t>The only entry by these authors in Refer</w:t>
      </w:r>
      <w:r w:rsidR="00000000">
        <w:rPr>
          <w:noProof/>
        </w:rPr>
        <w:t xml:space="preserve">ences is dated 2019; </w:t>
      </w:r>
      <w:r w:rsidR="00000000">
        <w:rPr>
          <w:noProof/>
        </w:rPr>
        <w:t>please chec</w:t>
      </w:r>
      <w:r w:rsidR="00000000">
        <w:rPr>
          <w:noProof/>
        </w:rPr>
        <w:t>k and revise.</w:t>
      </w:r>
    </w:p>
  </w:comment>
  <w:comment w:id="97" w:author="Dr. Amy R." w:date="2023-01-28T11:18:00Z" w:initials="AR">
    <w:p w14:paraId="448FBF80" w14:textId="6AFD71B7" w:rsidR="00F91B42" w:rsidRDefault="00F91B42">
      <w:pPr>
        <w:pStyle w:val="CommentText"/>
      </w:pPr>
      <w:r>
        <w:rPr>
          <w:rStyle w:val="CommentReference"/>
        </w:rPr>
        <w:annotationRef/>
      </w:r>
      <w:r>
        <w:t>Does this mean to say that any male candi</w:t>
      </w:r>
      <w:r w:rsidR="00000000">
        <w:rPr>
          <w:noProof/>
        </w:rPr>
        <w:t>date, regardl</w:t>
      </w:r>
      <w:r w:rsidR="00000000">
        <w:rPr>
          <w:noProof/>
        </w:rPr>
        <w:t xml:space="preserve">ess of </w:t>
      </w:r>
      <w:r w:rsidR="00000000">
        <w:rPr>
          <w:noProof/>
        </w:rPr>
        <w:t xml:space="preserve">low-status </w:t>
      </w:r>
      <w:r w:rsidR="00000000">
        <w:rPr>
          <w:noProof/>
        </w:rPr>
        <w:t xml:space="preserve">appearance, will always beat a </w:t>
      </w:r>
      <w:r w:rsidR="00000000">
        <w:rPr>
          <w:noProof/>
        </w:rPr>
        <w:t>woman of a</w:t>
      </w:r>
      <w:r w:rsidR="00000000">
        <w:rPr>
          <w:noProof/>
        </w:rPr>
        <w:t xml:space="preserve">ny caliber, </w:t>
      </w:r>
      <w:r w:rsidR="00000000">
        <w:rPr>
          <w:noProof/>
        </w:rPr>
        <w:t xml:space="preserve">no matter </w:t>
      </w:r>
      <w:r w:rsidR="00000000">
        <w:rPr>
          <w:noProof/>
        </w:rPr>
        <w:t>how high</w:t>
      </w:r>
      <w:r w:rsidR="00000000">
        <w:rPr>
          <w:noProof/>
        </w:rPr>
        <w:t xml:space="preserve">-status </w:t>
      </w:r>
      <w:r w:rsidR="00000000">
        <w:rPr>
          <w:noProof/>
        </w:rPr>
        <w:t xml:space="preserve">her appearance? </w:t>
      </w:r>
      <w:r w:rsidR="00000000">
        <w:rPr>
          <w:noProof/>
        </w:rPr>
        <w:t>If not, perh</w:t>
      </w:r>
      <w:r w:rsidR="00000000">
        <w:rPr>
          <w:noProof/>
        </w:rPr>
        <w:t>aps</w:t>
      </w:r>
      <w:r w:rsidR="00000000">
        <w:rPr>
          <w:noProof/>
        </w:rPr>
        <w:t xml:space="preserve"> you can clarify</w:t>
      </w:r>
      <w:r w:rsidR="00000000">
        <w:rPr>
          <w:noProof/>
        </w:rPr>
        <w:t>.</w:t>
      </w:r>
    </w:p>
  </w:comment>
  <w:comment w:id="102" w:author="Dr. Amy R." w:date="2023-01-27T05:25:00Z" w:initials="ASR">
    <w:p w14:paraId="1BF55564" w14:textId="05B266C9" w:rsidR="00827347" w:rsidRDefault="00827347">
      <w:pPr>
        <w:pStyle w:val="CommentText"/>
      </w:pPr>
      <w:r>
        <w:rPr>
          <w:rStyle w:val="CommentReference"/>
        </w:rPr>
        <w:annotationRef/>
      </w:r>
      <w:r>
        <w:t>“Literature” is an uncountable noun that does not occur in the plural, so this suggestion enables you to point to two distinguishable aspects of “the literature” you study.</w:t>
      </w:r>
    </w:p>
  </w:comment>
  <w:comment w:id="118" w:author="Dr. Amy R." w:date="2023-01-28T11:23:00Z" w:initials="AR">
    <w:p w14:paraId="2D75B267" w14:textId="155DA264" w:rsidR="00DB563A" w:rsidRDefault="00DB563A">
      <w:pPr>
        <w:pStyle w:val="CommentText"/>
      </w:pPr>
      <w:r>
        <w:rPr>
          <w:rStyle w:val="CommentReference"/>
        </w:rPr>
        <w:annotationRef/>
      </w:r>
      <w:r>
        <w:t>See the note on the preceding page…that seems to contradict this.</w:t>
      </w:r>
    </w:p>
  </w:comment>
  <w:comment w:id="125" w:author="Dr. Amy R." w:date="2023-01-26T08:38:00Z" w:initials="ASR">
    <w:p w14:paraId="25C294CC" w14:textId="5351B570" w:rsidR="009104EF" w:rsidRDefault="009104EF">
      <w:pPr>
        <w:pStyle w:val="CommentText"/>
      </w:pPr>
      <w:r>
        <w:rPr>
          <w:rStyle w:val="CommentReference"/>
        </w:rPr>
        <w:annotationRef/>
      </w:r>
      <w:r>
        <w:t>Without a subject, these three were sentences.</w:t>
      </w:r>
    </w:p>
  </w:comment>
  <w:comment w:id="138" w:author="Dr. Amy R." w:date="2023-01-28T11:28:00Z" w:initials="AR">
    <w:p w14:paraId="21F20DC4" w14:textId="100B3289" w:rsidR="00134742" w:rsidRDefault="00134742">
      <w:pPr>
        <w:pStyle w:val="CommentText"/>
      </w:pPr>
      <w:r>
        <w:rPr>
          <w:rStyle w:val="CommentReference"/>
        </w:rPr>
        <w:annotationRef/>
      </w:r>
      <w:r>
        <w:t xml:space="preserve">Because there are two sources that would get the same citation you show here, it’s necessary to show the </w:t>
      </w:r>
      <w:proofErr w:type="spellStart"/>
      <w:r>
        <w:t>secod</w:t>
      </w:r>
      <w:proofErr w:type="spellEnd"/>
      <w:r>
        <w:t xml:space="preserve"> author’s name as well. This must either become “</w:t>
      </w:r>
      <w:proofErr w:type="spellStart"/>
      <w:r>
        <w:t>Sarpila</w:t>
      </w:r>
      <w:proofErr w:type="spellEnd"/>
      <w:r>
        <w:t xml:space="preserve">, </w:t>
      </w:r>
      <w:proofErr w:type="spellStart"/>
      <w:r>
        <w:t>Koivula</w:t>
      </w:r>
      <w:proofErr w:type="spellEnd"/>
      <w:r>
        <w:t xml:space="preserve"> et al., 2021” or “</w:t>
      </w:r>
      <w:proofErr w:type="spellStart"/>
      <w:r>
        <w:t>Sarpila</w:t>
      </w:r>
      <w:proofErr w:type="spellEnd"/>
      <w:r>
        <w:t xml:space="preserve">, </w:t>
      </w:r>
      <w:proofErr w:type="spellStart"/>
      <w:r>
        <w:t>Kukkonen</w:t>
      </w:r>
      <w:proofErr w:type="spellEnd"/>
      <w:r>
        <w:t xml:space="preserve"> et al., 2021”.</w:t>
      </w:r>
      <w:r w:rsidR="00CD531D">
        <w:t xml:space="preserve"> Once done, you will need to confirm that both citation and reference entries appear to satisfy APA rules. See “A Work by Three or More Authors” here: </w:t>
      </w:r>
      <w:r w:rsidR="00CD531D" w:rsidRPr="00CD531D">
        <w:t>https://owl.purdue.edu/owl/research_and_citation/apa_style/apa_formatting_and_style_guide/in_text_citations_author_authors.html</w:t>
      </w:r>
    </w:p>
  </w:comment>
  <w:comment w:id="141" w:author="Dr. Amy R." w:date="2023-01-26T08:39:00Z" w:initials="ASR">
    <w:p w14:paraId="7ACEF20F" w14:textId="015947DE" w:rsidR="009104EF" w:rsidRDefault="009104EF">
      <w:pPr>
        <w:pStyle w:val="CommentText"/>
      </w:pPr>
      <w:r>
        <w:rPr>
          <w:rStyle w:val="CommentReference"/>
        </w:rPr>
        <w:annotationRef/>
      </w:r>
      <w:r>
        <w:t>US punctuation always uses the serial (Oxford) comma.</w:t>
      </w:r>
    </w:p>
  </w:comment>
  <w:comment w:id="144" w:author="Dr. Amy R." w:date="2023-01-26T08:41:00Z" w:initials="ASR">
    <w:p w14:paraId="59A513E5" w14:textId="6DB4BF5E" w:rsidR="009104EF" w:rsidRDefault="009104EF">
      <w:pPr>
        <w:pStyle w:val="CommentText"/>
      </w:pPr>
      <w:r>
        <w:rPr>
          <w:rStyle w:val="CommentReference"/>
        </w:rPr>
        <w:annotationRef/>
      </w:r>
      <w:r>
        <w:t>“Heuristics” more often means the discipline, rather than a particular mechanism; the edit attempts to refine that.</w:t>
      </w:r>
    </w:p>
  </w:comment>
  <w:comment w:id="154" w:author="Dr. Amy R." w:date="2023-01-26T10:54:00Z" w:initials="ASR">
    <w:p w14:paraId="6F0935FF" w14:textId="5F6496E4" w:rsidR="00991B88" w:rsidRDefault="00991B88">
      <w:pPr>
        <w:pStyle w:val="CommentText"/>
      </w:pPr>
      <w:r>
        <w:rPr>
          <w:rStyle w:val="CommentReference"/>
        </w:rPr>
        <w:annotationRef/>
      </w:r>
      <w:r>
        <w:t>Most academic style guides (including APA) endorse dropping the hyphen following a prefix (here, “socio”) in an adjective preceding a noun.</w:t>
      </w:r>
    </w:p>
  </w:comment>
  <w:comment w:id="163" w:author="Dr. Amy R." w:date="2023-01-26T10:57:00Z" w:initials="ASR">
    <w:p w14:paraId="45ADDE0E" w14:textId="58AF79CA" w:rsidR="00991B88" w:rsidRDefault="00991B88">
      <w:pPr>
        <w:pStyle w:val="CommentText"/>
      </w:pPr>
      <w:r>
        <w:rPr>
          <w:rStyle w:val="CommentReference"/>
        </w:rPr>
        <w:annotationRef/>
      </w:r>
      <w:r>
        <w:t>To make the grammar work (your subject, “appearance,” is a singular noun)</w:t>
      </w:r>
    </w:p>
  </w:comment>
  <w:comment w:id="179" w:author="Dr. Amy R." w:date="2023-01-28T11:42:00Z" w:initials="AR">
    <w:p w14:paraId="11FDDA15" w14:textId="197C9949" w:rsidR="00277887" w:rsidRDefault="00277887">
      <w:pPr>
        <w:pStyle w:val="CommentText"/>
      </w:pPr>
      <w:r>
        <w:rPr>
          <w:rStyle w:val="CommentReference"/>
        </w:rPr>
        <w:annotationRef/>
      </w:r>
      <w:r>
        <w:t>This source does not appear in References; it must be added there or deleted here.</w:t>
      </w:r>
    </w:p>
  </w:comment>
  <w:comment w:id="204" w:author="Dr. Amy R." w:date="2023-01-28T11:46:00Z" w:initials="AR">
    <w:p w14:paraId="021447FC" w14:textId="16C1EABE" w:rsidR="00F178AE" w:rsidRDefault="00F178AE">
      <w:pPr>
        <w:pStyle w:val="CommentText"/>
      </w:pPr>
      <w:r>
        <w:rPr>
          <w:rStyle w:val="CommentReference"/>
        </w:rPr>
        <w:annotationRef/>
      </w:r>
      <w:r>
        <w:t>This source does not appear in References; it must be added there or deleted here.</w:t>
      </w:r>
    </w:p>
  </w:comment>
  <w:comment w:id="206" w:author="Dr. Amy R." w:date="2023-01-26T11:04:00Z" w:initials="ASR">
    <w:p w14:paraId="13794D55" w14:textId="3036300D" w:rsidR="004C3305" w:rsidRDefault="004C3305">
      <w:pPr>
        <w:pStyle w:val="CommentText"/>
      </w:pPr>
      <w:r>
        <w:rPr>
          <w:rStyle w:val="CommentReference"/>
        </w:rPr>
        <w:annotationRef/>
      </w:r>
      <w:r>
        <w:t>APA7 format for sources with more than two authors</w:t>
      </w:r>
    </w:p>
  </w:comment>
  <w:comment w:id="217" w:author="Dr. Amy R." w:date="2023-01-26T11:07:00Z" w:initials="ASR">
    <w:p w14:paraId="5521C970" w14:textId="1FB5E04D" w:rsidR="004C3305" w:rsidRDefault="004C3305">
      <w:pPr>
        <w:pStyle w:val="CommentText"/>
      </w:pPr>
      <w:r>
        <w:rPr>
          <w:rStyle w:val="CommentReference"/>
        </w:rPr>
        <w:annotationRef/>
      </w:r>
      <w:r>
        <w:t>Please note there is a live hyperlink here.</w:t>
      </w:r>
    </w:p>
  </w:comment>
  <w:comment w:id="228" w:author="Dr. Amy R." w:date="2023-01-27T06:29:00Z" w:initials="ASR">
    <w:p w14:paraId="1F240929" w14:textId="7C04C4D2" w:rsidR="00EF0368" w:rsidRDefault="00EF0368">
      <w:pPr>
        <w:pStyle w:val="CommentText"/>
      </w:pPr>
      <w:r>
        <w:rPr>
          <w:rStyle w:val="CommentReference"/>
        </w:rPr>
        <w:annotationRef/>
      </w:r>
      <w:r>
        <w:t>U.S. preferred</w:t>
      </w:r>
    </w:p>
  </w:comment>
  <w:comment w:id="234" w:author="Dr. Amy R." w:date="2023-01-28T11:50:00Z" w:initials="AR">
    <w:p w14:paraId="62B0DC6B" w14:textId="0FB54D9E" w:rsidR="00926473" w:rsidRDefault="00926473">
      <w:pPr>
        <w:pStyle w:val="CommentText"/>
      </w:pPr>
      <w:r>
        <w:rPr>
          <w:rStyle w:val="CommentReference"/>
        </w:rPr>
        <w:annotationRef/>
      </w:r>
      <w:r>
        <w:t>The 1986 source does not appear in References; it must be added there or deleted here.-</w:t>
      </w:r>
    </w:p>
  </w:comment>
  <w:comment w:id="237" w:author="Dr. Amy R." w:date="2023-01-28T11:52:00Z" w:initials="AR">
    <w:p w14:paraId="0844AA67" w14:textId="4C5C8155" w:rsidR="00926473" w:rsidRDefault="00926473">
      <w:pPr>
        <w:pStyle w:val="CommentText"/>
      </w:pPr>
      <w:r>
        <w:rPr>
          <w:rStyle w:val="CommentReference"/>
        </w:rPr>
        <w:annotationRef/>
      </w:r>
      <w:r>
        <w:t>This source does not appear in References; it must be added there or deleted here.</w:t>
      </w:r>
    </w:p>
  </w:comment>
  <w:comment w:id="244" w:author="Dr. Amy R." w:date="2023-01-28T12:05:00Z" w:initials="AR">
    <w:p w14:paraId="558592F8" w14:textId="0B057A26"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45" w:author="Dr. Amy R." w:date="2023-01-28T12:05:00Z" w:initials="AR">
    <w:p w14:paraId="0BD0FF36" w14:textId="0F34C6C3"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46" w:author="Dr. Amy R." w:date="2023-01-28T12:06:00Z" w:initials="AR">
    <w:p w14:paraId="68D44DA6" w14:textId="5B7BAE4B"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47" w:author="Dr. Amy R." w:date="2023-01-28T12:06:00Z" w:initials="AR">
    <w:p w14:paraId="69D39CE7" w14:textId="359EBADC"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48" w:author="Dr. Amy R." w:date="2023-01-28T12:07:00Z" w:initials="AR">
    <w:p w14:paraId="25AD1E25" w14:textId="79784911" w:rsidR="00BB5A21" w:rsidRDefault="00BB5A21">
      <w:pPr>
        <w:pStyle w:val="CommentText"/>
      </w:pPr>
      <w:r>
        <w:rPr>
          <w:rStyle w:val="CommentReference"/>
        </w:rPr>
        <w:annotationRef/>
      </w:r>
      <w:r>
        <w:t>This author appears in References but with the date 2021; if there is a different source wit</w:t>
      </w:r>
      <w:r w:rsidR="00222800">
        <w:t>h this date,</w:t>
      </w:r>
      <w:r>
        <w:t xml:space="preserve"> please check and revise so</w:t>
      </w:r>
      <w:r w:rsidR="00222800">
        <w:t xml:space="preserve"> </w:t>
      </w:r>
      <w:proofErr w:type="gramStart"/>
      <w:r w:rsidR="00222800">
        <w:t>it</w:t>
      </w:r>
      <w:proofErr w:type="gramEnd"/>
      <w:r>
        <w:t xml:space="preserve"> source appears both places.</w:t>
      </w:r>
    </w:p>
  </w:comment>
  <w:comment w:id="263" w:author="Dr. Amy R." w:date="2023-01-28T12:12:00Z" w:initials="AR">
    <w:p w14:paraId="2C4F53A2" w14:textId="57C051AC" w:rsidR="00222800" w:rsidRDefault="00222800">
      <w:pPr>
        <w:pStyle w:val="CommentText"/>
      </w:pPr>
      <w:r>
        <w:rPr>
          <w:rStyle w:val="CommentReference"/>
        </w:rPr>
        <w:annotationRef/>
      </w:r>
      <w:r>
        <w:t xml:space="preserve">See note above: </w:t>
      </w:r>
      <w:proofErr w:type="spellStart"/>
      <w:r>
        <w:t>Sarpila</w:t>
      </w:r>
      <w:proofErr w:type="spellEnd"/>
      <w:r>
        <w:t xml:space="preserve"> et al., 2022 requires showing the second author’s name to identify the correct source being cited here.</w:t>
      </w:r>
    </w:p>
  </w:comment>
  <w:comment w:id="286" w:author="Dr. Amy R." w:date="2023-01-26T11:46:00Z" w:initials="ASR">
    <w:p w14:paraId="5DB95FDA" w14:textId="7F141F69" w:rsidR="00155213" w:rsidRDefault="00155213">
      <w:pPr>
        <w:pStyle w:val="CommentText"/>
      </w:pPr>
      <w:r>
        <w:rPr>
          <w:rStyle w:val="CommentReference"/>
        </w:rPr>
        <w:annotationRef/>
      </w:r>
      <w:r>
        <w:t>There seems no reason to italicize “axiom” here; other similarly puzzling italics follow in this paragraph, but since they come i</w:t>
      </w:r>
      <w:r w:rsidR="009D3B9C">
        <w:t>n</w:t>
      </w:r>
      <w:r>
        <w:t xml:space="preserve"> quoted material, I assume we should not tamper with them. Still, puzzling they are.</w:t>
      </w:r>
    </w:p>
  </w:comment>
  <w:comment w:id="340" w:author="Dr. Amy R." w:date="2023-01-28T12:36:00Z" w:initials="AR">
    <w:p w14:paraId="33A58C5F" w14:textId="47FF16BA" w:rsidR="00FE447A" w:rsidRDefault="00FE447A">
      <w:pPr>
        <w:pStyle w:val="CommentText"/>
      </w:pPr>
      <w:r>
        <w:rPr>
          <w:rStyle w:val="CommentReference"/>
        </w:rPr>
        <w:annotationRef/>
      </w:r>
      <w:r>
        <w:rPr>
          <w:rStyle w:val="CommentReference"/>
        </w:rPr>
        <w:annotationRef/>
      </w:r>
      <w:r>
        <w:t>This source does not appear in References; it must be added there or deleted here.</w:t>
      </w:r>
    </w:p>
  </w:comment>
  <w:comment w:id="357" w:author="Dr. Amy R." w:date="2023-01-28T12:38:00Z" w:initials="AR">
    <w:p w14:paraId="50EE11ED" w14:textId="1A83085C" w:rsidR="0016791E" w:rsidRDefault="0016791E">
      <w:pPr>
        <w:pStyle w:val="CommentText"/>
      </w:pPr>
      <w:r>
        <w:rPr>
          <w:rStyle w:val="CommentReference"/>
        </w:rPr>
        <w:annotationRef/>
      </w:r>
      <w:r>
        <w:rPr>
          <w:rStyle w:val="CommentReference"/>
        </w:rPr>
        <w:annotationRef/>
      </w:r>
      <w:r>
        <w:t>This source does not appear in References; it must be added there or deleted here.</w:t>
      </w:r>
    </w:p>
  </w:comment>
  <w:comment w:id="358" w:author="Dr. Amy R." w:date="2023-01-28T12:50:00Z" w:initials="AR">
    <w:p w14:paraId="174FBF5E" w14:textId="50031785" w:rsidR="00E05559" w:rsidRDefault="00E05559">
      <w:pPr>
        <w:pStyle w:val="CommentText"/>
      </w:pPr>
      <w:r>
        <w:rPr>
          <w:rStyle w:val="CommentReference"/>
        </w:rPr>
        <w:annotationRef/>
      </w:r>
      <w:r>
        <w:t xml:space="preserve">Please note re </w:t>
      </w:r>
      <w:r>
        <w:rPr>
          <w:rStyle w:val="Hyperlink3"/>
        </w:rPr>
        <w:t xml:space="preserve">Borg &amp; </w:t>
      </w:r>
      <w:proofErr w:type="spellStart"/>
      <w:r>
        <w:rPr>
          <w:rStyle w:val="Hyperlink3"/>
        </w:rPr>
        <w:t>Pikkala</w:t>
      </w:r>
      <w:proofErr w:type="spellEnd"/>
      <w:r>
        <w:rPr>
          <w:rStyle w:val="Hyperlink3"/>
        </w:rPr>
        <w:t>, 2017—this does not appear in References and must be added there or deleted here.</w:t>
      </w:r>
    </w:p>
  </w:comment>
  <w:comment w:id="369" w:author="Dr. Amy R." w:date="2023-01-28T12:39:00Z" w:initials="AR">
    <w:p w14:paraId="6967D11D" w14:textId="31E235EC" w:rsidR="0016791E" w:rsidRDefault="0016791E">
      <w:pPr>
        <w:pStyle w:val="CommentText"/>
      </w:pPr>
      <w:r>
        <w:rPr>
          <w:rStyle w:val="CommentReference"/>
        </w:rPr>
        <w:annotationRef/>
      </w:r>
      <w:r>
        <w:t xml:space="preserve">See note above; the second author must be added to the citation to distinguish which source with </w:t>
      </w:r>
      <w:proofErr w:type="spellStart"/>
      <w:r>
        <w:t>Sarpila</w:t>
      </w:r>
      <w:proofErr w:type="spellEnd"/>
      <w:r>
        <w:t xml:space="preserve"> as the lead and dated 2021 this is.</w:t>
      </w:r>
    </w:p>
  </w:comment>
  <w:comment w:id="428" w:author="Dr. Amy R." w:date="2023-01-28T12:52:00Z" w:initials="AR">
    <w:p w14:paraId="79806A07" w14:textId="62965787" w:rsidR="00E05559" w:rsidRDefault="00E05559">
      <w:pPr>
        <w:pStyle w:val="CommentText"/>
      </w:pPr>
      <w:r>
        <w:rPr>
          <w:rStyle w:val="CommentReference"/>
        </w:rPr>
        <w:annotationRef/>
      </w:r>
      <w:r>
        <w:t>As it appears in References; the URL would more properly be placed there than here.</w:t>
      </w:r>
    </w:p>
  </w:comment>
  <w:comment w:id="442" w:author="Dr. Amy R." w:date="2023-01-26T12:30:00Z" w:initials="ASR">
    <w:p w14:paraId="7ACF3DB8" w14:textId="74D94099" w:rsidR="003836F1" w:rsidRDefault="003836F1">
      <w:pPr>
        <w:pStyle w:val="CommentText"/>
      </w:pPr>
      <w:r>
        <w:rPr>
          <w:rStyle w:val="CommentReference"/>
        </w:rPr>
        <w:annotationRef/>
      </w:r>
      <w:r>
        <w:t>The en dash, rather than the hyphen, is used to express a range like this.</w:t>
      </w:r>
    </w:p>
  </w:comment>
  <w:comment w:id="471" w:author="Dr. Amy R." w:date="2023-01-28T12:57:00Z" w:initials="AR">
    <w:p w14:paraId="2F285280" w14:textId="6106BD00" w:rsidR="00034DFA" w:rsidRDefault="00034DFA">
      <w:pPr>
        <w:pStyle w:val="CommentText"/>
      </w:pPr>
      <w:r>
        <w:rPr>
          <w:rStyle w:val="CommentReference"/>
        </w:rPr>
        <w:annotationRef/>
      </w:r>
      <w:r>
        <w:t>This does not appear in References and must be added there or deleted here.</w:t>
      </w:r>
    </w:p>
  </w:comment>
  <w:comment w:id="479" w:author="Dr. Amy R." w:date="2023-01-28T13:04:00Z" w:initials="AR">
    <w:p w14:paraId="2F26A376" w14:textId="01B05C76" w:rsidR="00045262" w:rsidRDefault="00045262">
      <w:pPr>
        <w:pStyle w:val="CommentText"/>
      </w:pPr>
      <w:r>
        <w:rPr>
          <w:rStyle w:val="CommentReference"/>
        </w:rPr>
        <w:annotationRef/>
      </w:r>
      <w:r>
        <w:t xml:space="preserve">This is not the best word choice here; it seems to say that </w:t>
      </w:r>
      <w:r w:rsidR="00E57312">
        <w:t>someone had attributed them to</w:t>
      </w:r>
      <w:r>
        <w:t xml:space="preserve"> raters, rather than </w:t>
      </w:r>
      <w:r w:rsidR="00E57312">
        <w:t xml:space="preserve">raters </w:t>
      </w:r>
      <w:r>
        <w:t>using the</w:t>
      </w:r>
      <w:r w:rsidR="00E57312">
        <w:t>m</w:t>
      </w:r>
      <w:r>
        <w:t xml:space="preserve"> in their rating process. Would you consider Attributes Used by Raters…</w:t>
      </w:r>
      <w:r w:rsidR="00E57312">
        <w:t>?</w:t>
      </w:r>
    </w:p>
  </w:comment>
  <w:comment w:id="482" w:author="Dr. Amy R." w:date="2023-01-26T13:09:00Z" w:initials="ASR">
    <w:p w14:paraId="4D176445" w14:textId="397BC564" w:rsidR="00EA4B4F" w:rsidRDefault="00EA4B4F">
      <w:pPr>
        <w:pStyle w:val="CommentText"/>
      </w:pPr>
      <w:r>
        <w:rPr>
          <w:rStyle w:val="CommentReference"/>
        </w:rPr>
        <w:annotationRef/>
      </w:r>
      <w:r>
        <w:t xml:space="preserve">Usually, introducing a table like this appears in the paragraph preceding the </w:t>
      </w:r>
      <w:r w:rsidR="002261F2">
        <w:t>table</w:t>
      </w:r>
      <w:r>
        <w:t>, not following it.</w:t>
      </w:r>
    </w:p>
  </w:comment>
  <w:comment w:id="500" w:author="Dr. Amy R." w:date="2023-01-28T13:18:00Z" w:initials="AR">
    <w:p w14:paraId="6E81B68D" w14:textId="2689B085" w:rsidR="00E57312" w:rsidRDefault="00E57312">
      <w:pPr>
        <w:pStyle w:val="CommentText"/>
      </w:pPr>
      <w:r>
        <w:rPr>
          <w:rStyle w:val="CommentReference"/>
        </w:rPr>
        <w:annotationRef/>
      </w:r>
      <w:r>
        <w:t>Most academic style guides endorse dropping the hyphen following a prefix (here, “</w:t>
      </w:r>
      <w:r>
        <w:t>intra</w:t>
      </w:r>
      <w:r>
        <w:t>”) in an adjective preceding a noun.</w:t>
      </w:r>
    </w:p>
  </w:comment>
  <w:comment w:id="702" w:author="Dr. Amy R." w:date="2023-01-26T14:05:00Z" w:initials="ASR">
    <w:p w14:paraId="0316B08F" w14:textId="18D56486" w:rsidR="00223009" w:rsidRDefault="00223009">
      <w:pPr>
        <w:pStyle w:val="CommentText"/>
      </w:pPr>
      <w:r>
        <w:rPr>
          <w:rStyle w:val="CommentReference"/>
        </w:rPr>
        <w:annotationRef/>
      </w:r>
      <w:r>
        <w:t>Changed to a plural noun to make the grammar in the quotation work as-is.</w:t>
      </w:r>
    </w:p>
  </w:comment>
  <w:comment w:id="900" w:author="Dr. Amy R." w:date="2023-01-28T13:54:00Z" w:initials="AR">
    <w:p w14:paraId="34F436A4" w14:textId="19F084DE"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978" w:author="Dr. Amy R." w:date="2023-01-26T14:45:00Z" w:initials="ASR">
    <w:p w14:paraId="1D5C566A" w14:textId="02FE45ED" w:rsidR="00AA471D" w:rsidRDefault="00AA471D">
      <w:pPr>
        <w:pStyle w:val="CommentText"/>
      </w:pPr>
      <w:r>
        <w:rPr>
          <w:rStyle w:val="CommentReference"/>
        </w:rPr>
        <w:annotationRef/>
      </w:r>
      <w:r>
        <w:t>This UK spelling stays as it is on the book.</w:t>
      </w:r>
    </w:p>
  </w:comment>
  <w:comment w:id="1008" w:author="Dr. Amy R." w:date="2023-01-26T14:48:00Z" w:initials="ASR">
    <w:p w14:paraId="2FFC4F38" w14:textId="0FE2A2E5" w:rsidR="00DB6AB2" w:rsidRDefault="00DB6AB2">
      <w:pPr>
        <w:pStyle w:val="CommentText"/>
      </w:pPr>
      <w:r>
        <w:rPr>
          <w:rStyle w:val="CommentReference"/>
        </w:rPr>
        <w:annotationRef/>
      </w:r>
      <w:r>
        <w:t>This doesn’t look like publication info (i.e., volume and number of a periodical issue); please check.</w:t>
      </w:r>
    </w:p>
  </w:comment>
  <w:comment w:id="1104" w:author="Dr. Amy R." w:date="2023-01-28T13:56:00Z" w:initials="AR">
    <w:p w14:paraId="75E0487E" w14:textId="006BD1F3"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106" w:author="Dr. Amy R." w:date="2023-01-26T14:56:00Z" w:initials="ASR">
    <w:p w14:paraId="35EAD6FC" w14:textId="572FFA68" w:rsidR="00DB6AB2" w:rsidRDefault="00DB6AB2">
      <w:pPr>
        <w:pStyle w:val="CommentText"/>
      </w:pPr>
      <w:r>
        <w:rPr>
          <w:rStyle w:val="CommentReference"/>
        </w:rPr>
        <w:annotationRef/>
      </w:r>
      <w:r>
        <w:t>If there’s a publisher, that should follow the conference location.</w:t>
      </w:r>
    </w:p>
  </w:comment>
  <w:comment w:id="1137" w:author="Dr. Amy R." w:date="2023-01-26T15:01:00Z" w:initials="ASR">
    <w:p w14:paraId="3BC6BA19" w14:textId="207A3D3F" w:rsidR="00BF4D27" w:rsidRDefault="00BF4D27">
      <w:pPr>
        <w:pStyle w:val="CommentText"/>
      </w:pPr>
      <w:r>
        <w:rPr>
          <w:rStyle w:val="CommentReference"/>
        </w:rPr>
        <w:annotationRef/>
      </w:r>
      <w:r>
        <w:t xml:space="preserve">The </w:t>
      </w:r>
      <w:r w:rsidR="002261F2">
        <w:t>editor</w:t>
      </w:r>
      <w:r>
        <w:t xml:space="preserve"> needs to go here.</w:t>
      </w:r>
    </w:p>
  </w:comment>
  <w:comment w:id="1131" w:author="Dr. Amy R." w:date="2023-01-26T14:59:00Z" w:initials="ASR">
    <w:p w14:paraId="4B86D889" w14:textId="321C17E0" w:rsidR="00BF4D27" w:rsidRDefault="00BF4D27">
      <w:pPr>
        <w:pStyle w:val="CommentText"/>
      </w:pPr>
      <w:r>
        <w:rPr>
          <w:rStyle w:val="CommentReference"/>
        </w:rPr>
        <w:annotationRef/>
      </w:r>
      <w:r>
        <w:t>These should be reversed; the second author means that entry follows the one with a single author.</w:t>
      </w:r>
    </w:p>
  </w:comment>
  <w:comment w:id="1260" w:author="Dr. Amy R." w:date="2023-01-28T13:58:00Z" w:initials="AR">
    <w:p w14:paraId="2CE7E892" w14:textId="73F36B12"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16" w:author="Dr. Amy R." w:date="2023-01-26T15:42:00Z" w:initials="ASR">
    <w:p w14:paraId="5D556AB5" w14:textId="102DDE5F" w:rsidR="00ED05F6" w:rsidRDefault="00ED05F6">
      <w:pPr>
        <w:pStyle w:val="CommentText"/>
      </w:pPr>
      <w:r>
        <w:rPr>
          <w:rStyle w:val="CommentReference"/>
        </w:rPr>
        <w:annotationRef/>
      </w:r>
      <w:r>
        <w:t>This needs page numbers or a URL, however you found it you should share with your readers.</w:t>
      </w:r>
    </w:p>
  </w:comment>
  <w:comment w:id="1417" w:author="Dr. Amy R." w:date="2023-01-28T13:59:00Z" w:initials="AR">
    <w:p w14:paraId="17822A12" w14:textId="5E0A326A"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83" w:author="Dr. Amy R." w:date="2023-01-28T14:00:00Z" w:initials="AR">
    <w:p w14:paraId="341BC29C" w14:textId="3F77C430"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86" w:author="Dr. Amy R." w:date="2023-01-28T14:00:00Z" w:initials="AR">
    <w:p w14:paraId="0F7CD3A9" w14:textId="44856305"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85" w:author="Dr. Amy R." w:date="2023-01-26T15:46:00Z" w:initials="ASR">
    <w:p w14:paraId="6C7BC220" w14:textId="39A0D78B" w:rsidR="00ED05F6" w:rsidRDefault="00ED05F6">
      <w:pPr>
        <w:pStyle w:val="CommentText"/>
      </w:pPr>
      <w:r>
        <w:rPr>
          <w:rStyle w:val="CommentReference"/>
        </w:rPr>
        <w:annotationRef/>
      </w:r>
      <w:r>
        <w:t>Publication info that will enable your reader to find this item is needed here.</w:t>
      </w:r>
    </w:p>
  </w:comment>
  <w:comment w:id="1539" w:author="Dr. Amy R." w:date="2023-01-26T15:49:00Z" w:initials="ASR">
    <w:p w14:paraId="505EF6D4" w14:textId="37C8FF92" w:rsidR="007E39C4" w:rsidRDefault="007E39C4">
      <w:pPr>
        <w:pStyle w:val="CommentText"/>
      </w:pPr>
      <w:r>
        <w:rPr>
          <w:rStyle w:val="CommentReference"/>
        </w:rPr>
        <w:annotationRef/>
      </w:r>
      <w:r>
        <w:t>Please add publication info.</w:t>
      </w:r>
    </w:p>
  </w:comment>
  <w:comment w:id="1639" w:author="Dr. Amy R." w:date="2023-01-26T15:55:00Z" w:initials="ASR">
    <w:p w14:paraId="203F7C6F" w14:textId="5BEB08FF" w:rsidR="007E39C4" w:rsidRDefault="007E39C4">
      <w:pPr>
        <w:pStyle w:val="CommentText"/>
      </w:pPr>
      <w:r>
        <w:rPr>
          <w:rStyle w:val="CommentReference"/>
        </w:rPr>
        <w:annotationRef/>
      </w:r>
      <w:r>
        <w:t>Please check this page number.</w:t>
      </w:r>
    </w:p>
  </w:comment>
  <w:comment w:id="1681" w:author="Dr. Amy R." w:date="2023-01-28T14:04:00Z" w:initials="AR">
    <w:p w14:paraId="0056B8FC" w14:textId="5B043FCC"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775" w:author="Dr. Amy R." w:date="2023-01-28T14:04:00Z" w:initials="AR">
    <w:p w14:paraId="1D696108" w14:textId="41AFA752" w:rsidR="00917395" w:rsidRDefault="00917395">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802" w:author="Dr. Amy R." w:date="2023-01-28T14:05:00Z" w:initials="AR">
    <w:p w14:paraId="098953A7" w14:textId="49E9DDF2" w:rsidR="00917395" w:rsidRDefault="00917395">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18F9A4" w15:done="0"/>
  <w15:commentEx w15:paraId="6CEEDEE3" w15:done="0"/>
  <w15:commentEx w15:paraId="448FBF80" w15:done="0"/>
  <w15:commentEx w15:paraId="1BF55564" w15:done="0"/>
  <w15:commentEx w15:paraId="2D75B267" w15:done="0"/>
  <w15:commentEx w15:paraId="25C294CC" w15:done="0"/>
  <w15:commentEx w15:paraId="21F20DC4" w15:done="0"/>
  <w15:commentEx w15:paraId="7ACEF20F" w15:done="0"/>
  <w15:commentEx w15:paraId="59A513E5" w15:done="0"/>
  <w15:commentEx w15:paraId="6F0935FF" w15:done="0"/>
  <w15:commentEx w15:paraId="45ADDE0E" w15:done="0"/>
  <w15:commentEx w15:paraId="11FDDA15" w15:done="0"/>
  <w15:commentEx w15:paraId="021447FC" w15:done="0"/>
  <w15:commentEx w15:paraId="13794D55" w15:done="0"/>
  <w15:commentEx w15:paraId="5521C970" w15:done="0"/>
  <w15:commentEx w15:paraId="1F240929" w15:done="0"/>
  <w15:commentEx w15:paraId="62B0DC6B" w15:done="0"/>
  <w15:commentEx w15:paraId="0844AA67" w15:done="0"/>
  <w15:commentEx w15:paraId="558592F8" w15:done="0"/>
  <w15:commentEx w15:paraId="0BD0FF36" w15:done="0"/>
  <w15:commentEx w15:paraId="68D44DA6" w15:done="0"/>
  <w15:commentEx w15:paraId="69D39CE7" w15:done="0"/>
  <w15:commentEx w15:paraId="25AD1E25" w15:done="0"/>
  <w15:commentEx w15:paraId="2C4F53A2" w15:done="0"/>
  <w15:commentEx w15:paraId="5DB95FDA" w15:done="0"/>
  <w15:commentEx w15:paraId="33A58C5F" w15:done="0"/>
  <w15:commentEx w15:paraId="50EE11ED" w15:done="0"/>
  <w15:commentEx w15:paraId="174FBF5E" w15:done="0"/>
  <w15:commentEx w15:paraId="6967D11D" w15:done="0"/>
  <w15:commentEx w15:paraId="79806A07" w15:done="0"/>
  <w15:commentEx w15:paraId="7ACF3DB8" w15:done="0"/>
  <w15:commentEx w15:paraId="2F285280" w15:done="0"/>
  <w15:commentEx w15:paraId="2F26A376" w15:done="0"/>
  <w15:commentEx w15:paraId="4D176445" w15:done="0"/>
  <w15:commentEx w15:paraId="6E81B68D" w15:done="0"/>
  <w15:commentEx w15:paraId="0316B08F" w15:done="0"/>
  <w15:commentEx w15:paraId="34F436A4" w15:done="0"/>
  <w15:commentEx w15:paraId="1D5C566A" w15:done="0"/>
  <w15:commentEx w15:paraId="2FFC4F38" w15:done="0"/>
  <w15:commentEx w15:paraId="75E0487E" w15:done="0"/>
  <w15:commentEx w15:paraId="35EAD6FC" w15:done="0"/>
  <w15:commentEx w15:paraId="3BC6BA19" w15:done="0"/>
  <w15:commentEx w15:paraId="4B86D889" w15:done="0"/>
  <w15:commentEx w15:paraId="2CE7E892" w15:done="0"/>
  <w15:commentEx w15:paraId="5D556AB5" w15:done="0"/>
  <w15:commentEx w15:paraId="17822A12" w15:done="0"/>
  <w15:commentEx w15:paraId="341BC29C" w15:done="0"/>
  <w15:commentEx w15:paraId="0F7CD3A9" w15:done="0"/>
  <w15:commentEx w15:paraId="6C7BC220" w15:done="0"/>
  <w15:commentEx w15:paraId="505EF6D4" w15:done="0"/>
  <w15:commentEx w15:paraId="203F7C6F" w15:done="0"/>
  <w15:commentEx w15:paraId="0056B8FC" w15:done="0"/>
  <w15:commentEx w15:paraId="1D696108" w15:done="0"/>
  <w15:commentEx w15:paraId="098953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B4CA" w16cex:dateUtc="2023-01-26T13:14:00Z"/>
  <w16cex:commentExtensible w16cex:durableId="277F7CA3" w16cex:dateUtc="2023-01-28T15:51:00Z"/>
  <w16cex:commentExtensible w16cex:durableId="277F8306" w16cex:dateUtc="2023-01-28T16:18:00Z"/>
  <w16cex:commentExtensible w16cex:durableId="277DDEDB" w16cex:dateUtc="2023-01-27T10:25:00Z"/>
  <w16cex:commentExtensible w16cex:durableId="277F843D" w16cex:dateUtc="2023-01-28T16:23:00Z"/>
  <w16cex:commentExtensible w16cex:durableId="277CBA8F" w16cex:dateUtc="2023-01-26T13:38:00Z"/>
  <w16cex:commentExtensible w16cex:durableId="277F8540" w16cex:dateUtc="2023-01-28T16:28:00Z"/>
  <w16cex:commentExtensible w16cex:durableId="277CBAD8" w16cex:dateUtc="2023-01-26T13:39:00Z"/>
  <w16cex:commentExtensible w16cex:durableId="277CBB3A" w16cex:dateUtc="2023-01-26T13:41:00Z"/>
  <w16cex:commentExtensible w16cex:durableId="277CDA5D" w16cex:dateUtc="2023-01-26T15:54:00Z"/>
  <w16cex:commentExtensible w16cex:durableId="277CDB30" w16cex:dateUtc="2023-01-26T15:57:00Z"/>
  <w16cex:commentExtensible w16cex:durableId="277F888A" w16cex:dateUtc="2023-01-28T16:42:00Z"/>
  <w16cex:commentExtensible w16cex:durableId="277F89A5" w16cex:dateUtc="2023-01-28T16:46:00Z"/>
  <w16cex:commentExtensible w16cex:durableId="277CDCD8" w16cex:dateUtc="2023-01-26T16:04:00Z"/>
  <w16cex:commentExtensible w16cex:durableId="277CDD7C" w16cex:dateUtc="2023-01-26T16:07:00Z"/>
  <w16cex:commentExtensible w16cex:durableId="277DEDAD" w16cex:dateUtc="2023-01-27T11:29:00Z"/>
  <w16cex:commentExtensible w16cex:durableId="277F8A8B" w16cex:dateUtc="2023-01-28T16:50:00Z"/>
  <w16cex:commentExtensible w16cex:durableId="277F8AED" w16cex:dateUtc="2023-01-28T16:52:00Z"/>
  <w16cex:commentExtensible w16cex:durableId="277F8DF3" w16cex:dateUtc="2023-01-28T17:05:00Z"/>
  <w16cex:commentExtensible w16cex:durableId="277F8E14" w16cex:dateUtc="2023-01-28T17:05:00Z"/>
  <w16cex:commentExtensible w16cex:durableId="277F8E38" w16cex:dateUtc="2023-01-28T17:06:00Z"/>
  <w16cex:commentExtensible w16cex:durableId="277F8E4C" w16cex:dateUtc="2023-01-28T17:06:00Z"/>
  <w16cex:commentExtensible w16cex:durableId="277F8E6F" w16cex:dateUtc="2023-01-28T17:07:00Z"/>
  <w16cex:commentExtensible w16cex:durableId="277F8F98" w16cex:dateUtc="2023-01-28T17:12:00Z"/>
  <w16cex:commentExtensible w16cex:durableId="277CE6B0" w16cex:dateUtc="2023-01-26T16:46:00Z"/>
  <w16cex:commentExtensible w16cex:durableId="277F9532" w16cex:dateUtc="2023-01-28T17:36:00Z"/>
  <w16cex:commentExtensible w16cex:durableId="277F95DD" w16cex:dateUtc="2023-01-28T17:38:00Z"/>
  <w16cex:commentExtensible w16cex:durableId="277F9881" w16cex:dateUtc="2023-01-28T17:50:00Z"/>
  <w16cex:commentExtensible w16cex:durableId="277F9618" w16cex:dateUtc="2023-01-28T17:39:00Z"/>
  <w16cex:commentExtensible w16cex:durableId="277F9922" w16cex:dateUtc="2023-01-28T17:52:00Z"/>
  <w16cex:commentExtensible w16cex:durableId="277CF0D1" w16cex:dateUtc="2023-01-26T17:30:00Z"/>
  <w16cex:commentExtensible w16cex:durableId="277F9A49" w16cex:dateUtc="2023-01-28T17:57:00Z"/>
  <w16cex:commentExtensible w16cex:durableId="277F9BD0" w16cex:dateUtc="2023-01-28T18:04:00Z"/>
  <w16cex:commentExtensible w16cex:durableId="277CFA08" w16cex:dateUtc="2023-01-26T18:09:00Z"/>
  <w16cex:commentExtensible w16cex:durableId="277F9F27" w16cex:dateUtc="2023-01-28T18:18:00Z"/>
  <w16cex:commentExtensible w16cex:durableId="277D071F" w16cex:dateUtc="2023-01-26T19:05:00Z"/>
  <w16cex:commentExtensible w16cex:durableId="277FA78B" w16cex:dateUtc="2023-01-28T18:54:00Z"/>
  <w16cex:commentExtensible w16cex:durableId="277D1097" w16cex:dateUtc="2023-01-26T19:45:00Z"/>
  <w16cex:commentExtensible w16cex:durableId="277D113F" w16cex:dateUtc="2023-01-26T19:48:00Z"/>
  <w16cex:commentExtensible w16cex:durableId="277FA821" w16cex:dateUtc="2023-01-28T18:56:00Z"/>
  <w16cex:commentExtensible w16cex:durableId="277D130B" w16cex:dateUtc="2023-01-26T19:56:00Z"/>
  <w16cex:commentExtensible w16cex:durableId="277D1442" w16cex:dateUtc="2023-01-26T20:01:00Z"/>
  <w16cex:commentExtensible w16cex:durableId="277D13D3" w16cex:dateUtc="2023-01-26T19:59:00Z"/>
  <w16cex:commentExtensible w16cex:durableId="277FA88E" w16cex:dateUtc="2023-01-28T18:58:00Z"/>
  <w16cex:commentExtensible w16cex:durableId="277D1DCF" w16cex:dateUtc="2023-01-26T20:42:00Z"/>
  <w16cex:commentExtensible w16cex:durableId="277FA8C4" w16cex:dateUtc="2023-01-28T18:59:00Z"/>
  <w16cex:commentExtensible w16cex:durableId="277FA91A" w16cex:dateUtc="2023-01-28T19:00:00Z"/>
  <w16cex:commentExtensible w16cex:durableId="277FA8F1" w16cex:dateUtc="2023-01-28T19:00:00Z"/>
  <w16cex:commentExtensible w16cex:durableId="277D1EE7" w16cex:dateUtc="2023-01-26T20:46:00Z"/>
  <w16cex:commentExtensible w16cex:durableId="277D1FA6" w16cex:dateUtc="2023-01-26T20:49:00Z"/>
  <w16cex:commentExtensible w16cex:durableId="277D20D7" w16cex:dateUtc="2023-01-26T20:55:00Z"/>
  <w16cex:commentExtensible w16cex:durableId="277FA9DA" w16cex:dateUtc="2023-01-28T19:04:00Z"/>
  <w16cex:commentExtensible w16cex:durableId="277FAA00" w16cex:dateUtc="2023-01-28T19:04:00Z"/>
  <w16cex:commentExtensible w16cex:durableId="277FAA2D" w16cex:dateUtc="2023-01-28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18F9A4" w16cid:durableId="277CB4CA"/>
  <w16cid:commentId w16cid:paraId="6CEEDEE3" w16cid:durableId="277F7CA3"/>
  <w16cid:commentId w16cid:paraId="448FBF80" w16cid:durableId="277F8306"/>
  <w16cid:commentId w16cid:paraId="1BF55564" w16cid:durableId="277DDEDB"/>
  <w16cid:commentId w16cid:paraId="2D75B267" w16cid:durableId="277F843D"/>
  <w16cid:commentId w16cid:paraId="25C294CC" w16cid:durableId="277CBA8F"/>
  <w16cid:commentId w16cid:paraId="21F20DC4" w16cid:durableId="277F8540"/>
  <w16cid:commentId w16cid:paraId="7ACEF20F" w16cid:durableId="277CBAD8"/>
  <w16cid:commentId w16cid:paraId="59A513E5" w16cid:durableId="277CBB3A"/>
  <w16cid:commentId w16cid:paraId="6F0935FF" w16cid:durableId="277CDA5D"/>
  <w16cid:commentId w16cid:paraId="45ADDE0E" w16cid:durableId="277CDB30"/>
  <w16cid:commentId w16cid:paraId="11FDDA15" w16cid:durableId="277F888A"/>
  <w16cid:commentId w16cid:paraId="021447FC" w16cid:durableId="277F89A5"/>
  <w16cid:commentId w16cid:paraId="13794D55" w16cid:durableId="277CDCD8"/>
  <w16cid:commentId w16cid:paraId="5521C970" w16cid:durableId="277CDD7C"/>
  <w16cid:commentId w16cid:paraId="1F240929" w16cid:durableId="277DEDAD"/>
  <w16cid:commentId w16cid:paraId="62B0DC6B" w16cid:durableId="277F8A8B"/>
  <w16cid:commentId w16cid:paraId="0844AA67" w16cid:durableId="277F8AED"/>
  <w16cid:commentId w16cid:paraId="558592F8" w16cid:durableId="277F8DF3"/>
  <w16cid:commentId w16cid:paraId="0BD0FF36" w16cid:durableId="277F8E14"/>
  <w16cid:commentId w16cid:paraId="68D44DA6" w16cid:durableId="277F8E38"/>
  <w16cid:commentId w16cid:paraId="69D39CE7" w16cid:durableId="277F8E4C"/>
  <w16cid:commentId w16cid:paraId="25AD1E25" w16cid:durableId="277F8E6F"/>
  <w16cid:commentId w16cid:paraId="2C4F53A2" w16cid:durableId="277F8F98"/>
  <w16cid:commentId w16cid:paraId="5DB95FDA" w16cid:durableId="277CE6B0"/>
  <w16cid:commentId w16cid:paraId="33A58C5F" w16cid:durableId="277F9532"/>
  <w16cid:commentId w16cid:paraId="50EE11ED" w16cid:durableId="277F95DD"/>
  <w16cid:commentId w16cid:paraId="174FBF5E" w16cid:durableId="277F9881"/>
  <w16cid:commentId w16cid:paraId="6967D11D" w16cid:durableId="277F9618"/>
  <w16cid:commentId w16cid:paraId="79806A07" w16cid:durableId="277F9922"/>
  <w16cid:commentId w16cid:paraId="7ACF3DB8" w16cid:durableId="277CF0D1"/>
  <w16cid:commentId w16cid:paraId="2F285280" w16cid:durableId="277F9A49"/>
  <w16cid:commentId w16cid:paraId="2F26A376" w16cid:durableId="277F9BD0"/>
  <w16cid:commentId w16cid:paraId="4D176445" w16cid:durableId="277CFA08"/>
  <w16cid:commentId w16cid:paraId="6E81B68D" w16cid:durableId="277F9F27"/>
  <w16cid:commentId w16cid:paraId="0316B08F" w16cid:durableId="277D071F"/>
  <w16cid:commentId w16cid:paraId="34F436A4" w16cid:durableId="277FA78B"/>
  <w16cid:commentId w16cid:paraId="1D5C566A" w16cid:durableId="277D1097"/>
  <w16cid:commentId w16cid:paraId="2FFC4F38" w16cid:durableId="277D113F"/>
  <w16cid:commentId w16cid:paraId="75E0487E" w16cid:durableId="277FA821"/>
  <w16cid:commentId w16cid:paraId="35EAD6FC" w16cid:durableId="277D130B"/>
  <w16cid:commentId w16cid:paraId="3BC6BA19" w16cid:durableId="277D1442"/>
  <w16cid:commentId w16cid:paraId="4B86D889" w16cid:durableId="277D13D3"/>
  <w16cid:commentId w16cid:paraId="2CE7E892" w16cid:durableId="277FA88E"/>
  <w16cid:commentId w16cid:paraId="5D556AB5" w16cid:durableId="277D1DCF"/>
  <w16cid:commentId w16cid:paraId="17822A12" w16cid:durableId="277FA8C4"/>
  <w16cid:commentId w16cid:paraId="341BC29C" w16cid:durableId="277FA91A"/>
  <w16cid:commentId w16cid:paraId="0F7CD3A9" w16cid:durableId="277FA8F1"/>
  <w16cid:commentId w16cid:paraId="6C7BC220" w16cid:durableId="277D1EE7"/>
  <w16cid:commentId w16cid:paraId="505EF6D4" w16cid:durableId="277D1FA6"/>
  <w16cid:commentId w16cid:paraId="203F7C6F" w16cid:durableId="277D20D7"/>
  <w16cid:commentId w16cid:paraId="0056B8FC" w16cid:durableId="277FA9DA"/>
  <w16cid:commentId w16cid:paraId="1D696108" w16cid:durableId="277FAA00"/>
  <w16cid:commentId w16cid:paraId="098953A7" w16cid:durableId="277FAA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94D79" w14:textId="77777777" w:rsidR="002542D2" w:rsidRDefault="002542D2">
      <w:r>
        <w:separator/>
      </w:r>
    </w:p>
  </w:endnote>
  <w:endnote w:type="continuationSeparator" w:id="0">
    <w:p w14:paraId="28C4BD11" w14:textId="77777777" w:rsidR="002542D2" w:rsidRDefault="00254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D627" w14:textId="77777777" w:rsidR="00C14C58" w:rsidRDefault="00000000">
    <w:pPr>
      <w:pStyle w:val="Body"/>
      <w:jc w:val="right"/>
    </w:pPr>
    <w:r>
      <w:fldChar w:fldCharType="begin"/>
    </w:r>
    <w:r>
      <w:instrText xml:space="preserve"> PAGE </w:instrText>
    </w:r>
    <w:r>
      <w:fldChar w:fldCharType="separate"/>
    </w:r>
    <w:r w:rsidR="00F362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C56F1" w14:textId="77777777" w:rsidR="002542D2" w:rsidRDefault="002542D2">
      <w:r>
        <w:separator/>
      </w:r>
    </w:p>
  </w:footnote>
  <w:footnote w:type="continuationSeparator" w:id="0">
    <w:p w14:paraId="2FB07167" w14:textId="77777777" w:rsidR="002542D2" w:rsidRDefault="002542D2">
      <w:r>
        <w:continuationSeparator/>
      </w:r>
    </w:p>
  </w:footnote>
  <w:footnote w:type="continuationNotice" w:id="1">
    <w:p w14:paraId="28A5109F" w14:textId="77777777" w:rsidR="002542D2" w:rsidRDefault="002542D2"/>
  </w:footnote>
  <w:footnote w:id="2">
    <w:p w14:paraId="33E40C7B" w14:textId="77777777" w:rsidR="00C14C58" w:rsidRDefault="00000000">
      <w:pPr>
        <w:pStyle w:val="Body"/>
        <w:spacing w:line="240" w:lineRule="auto"/>
        <w:jc w:val="both"/>
      </w:pPr>
      <w:r>
        <w:rPr>
          <w:vertAlign w:val="superscript"/>
        </w:rPr>
        <w:footnoteRef/>
      </w:r>
      <w:r>
        <w:rPr>
          <w:sz w:val="20"/>
          <w:szCs w:val="20"/>
        </w:rPr>
        <w:t xml:space="preserve"> Authors are listed in alphabetical order and both contributed equally to the paper. Outi Sarpila (</w:t>
      </w:r>
      <w:hyperlink r:id="rId1" w:history="1">
        <w:r>
          <w:rPr>
            <w:rStyle w:val="Hyperlink0"/>
            <w:lang w:val="it-IT"/>
          </w:rPr>
          <w:t>outi.sarpila@utu.f</w:t>
        </w:r>
      </w:hyperlink>
      <w:r>
        <w:rPr>
          <w:rStyle w:val="None"/>
          <w:sz w:val="20"/>
          <w:szCs w:val="20"/>
        </w:rPr>
        <w:t>) is a Senior Research Fellow at the INVEST Research Flagship, University of Turku, Finland. Hector Bahamonde is a Senior Researcher at the INVEST Research Flagship, University of Turku, Finland, and an Adjunct Researcher of the Millennium Institute, Foundational Research on Data, Chile (</w:t>
      </w:r>
      <w:hyperlink r:id="rId2" w:history="1">
        <w:r>
          <w:rPr>
            <w:rStyle w:val="Hyperlink0"/>
          </w:rPr>
          <w:t>hibano@utu.fi</w:t>
        </w:r>
      </w:hyperlink>
      <w:r>
        <w:rPr>
          <w:rStyle w:val="None"/>
          <w:sz w:val="20"/>
          <w:szCs w:val="20"/>
        </w:rPr>
        <w:t xml:space="preserve">, </w:t>
      </w:r>
      <w:hyperlink r:id="rId3" w:history="1">
        <w:r>
          <w:rPr>
            <w:rStyle w:val="Hyperlink0"/>
          </w:rPr>
          <w:t>www.HectorBahamonde.com</w:t>
        </w:r>
      </w:hyperlink>
      <w:r>
        <w:rPr>
          <w:rStyle w:val="None"/>
          <w:sz w:val="20"/>
          <w:szCs w:val="20"/>
        </w:rPr>
        <w:t>). We thank Richard Lau, David Redlawsk, Tessa di Tonto, the participants and organizers of the talks at the 2022 INVEST Research Seminar (Turku, Finland), the 2022 SOMA Workshop (Svart</w:t>
      </w:r>
      <w:r>
        <w:rPr>
          <w:rStyle w:val="None"/>
          <w:sz w:val="20"/>
          <w:szCs w:val="20"/>
          <w:lang w:val="da-DK"/>
        </w:rPr>
        <w:t>å</w:t>
      </w:r>
      <w:r>
        <w:rPr>
          <w:rStyle w:val="None"/>
          <w:sz w:val="20"/>
          <w:szCs w:val="20"/>
        </w:rPr>
        <w:t xml:space="preserve">, Finland), the 2022 Nordic Sociological Association Conference (Reykjavik, Iceland), the 2023 Southern Political Science Association meeting (Tampa, Florida, U.S.), the 2023 Midwest Political Science Association meeting (Chicago, Illinois, U.S.), and the editor and the two reviewers of </w:t>
      </w:r>
      <w:r w:rsidRPr="001A2E26">
        <w:rPr>
          <w:rStyle w:val="None"/>
          <w:i/>
          <w:iCs/>
          <w:sz w:val="20"/>
          <w:szCs w:val="20"/>
          <w:rPrChange w:id="1" w:author="Dr. Amy R." w:date="2023-01-26T08:12:00Z">
            <w:rPr>
              <w:rStyle w:val="None"/>
              <w:sz w:val="20"/>
              <w:szCs w:val="20"/>
            </w:rPr>
          </w:rPrChange>
        </w:rPr>
        <w:t>Political Psychology</w:t>
      </w:r>
      <w:r>
        <w:rPr>
          <w:rStyle w:val="None"/>
          <w:sz w:val="20"/>
          <w:szCs w:val="20"/>
        </w:rPr>
        <w:t>. This project was funded by Sarpila</w:t>
      </w:r>
      <w:r>
        <w:rPr>
          <w:rStyle w:val="None"/>
          <w:sz w:val="20"/>
          <w:szCs w:val="20"/>
          <w:rtl/>
        </w:rPr>
        <w:t>’</w:t>
      </w:r>
      <w:r>
        <w:rPr>
          <w:rStyle w:val="None"/>
          <w:sz w:val="20"/>
          <w:szCs w:val="20"/>
        </w:rPr>
        <w:t>s Academy of Finland (decision number 325813) and by Bahamonde</w:t>
      </w:r>
      <w:r>
        <w:rPr>
          <w:rStyle w:val="None"/>
          <w:sz w:val="20"/>
          <w:szCs w:val="20"/>
          <w:rtl/>
        </w:rPr>
        <w:t>’</w:t>
      </w:r>
      <w:r>
        <w:rPr>
          <w:rStyle w:val="None"/>
          <w:sz w:val="20"/>
          <w:szCs w:val="20"/>
        </w:rPr>
        <w:t xml:space="preserve">s ANID </w:t>
      </w:r>
      <w:r>
        <w:rPr>
          <w:rStyle w:val="None"/>
          <w:i/>
          <w:iCs/>
          <w:sz w:val="20"/>
          <w:szCs w:val="20"/>
        </w:rPr>
        <w:t>Fondecyt Iniciaci</w:t>
      </w:r>
      <w:r>
        <w:rPr>
          <w:rStyle w:val="None"/>
          <w:i/>
          <w:iCs/>
          <w:sz w:val="20"/>
          <w:szCs w:val="20"/>
          <w:lang w:val="es-ES_tradnl"/>
        </w:rPr>
        <w:t>ó</w:t>
      </w:r>
      <w:r>
        <w:rPr>
          <w:rStyle w:val="None"/>
          <w:i/>
          <w:iCs/>
          <w:sz w:val="20"/>
          <w:szCs w:val="20"/>
        </w:rPr>
        <w:t>n</w:t>
      </w:r>
      <w:r>
        <w:rPr>
          <w:rStyle w:val="None"/>
          <w:sz w:val="20"/>
          <w:szCs w:val="20"/>
        </w:rPr>
        <w:t>, number 11220303.</w:t>
      </w:r>
    </w:p>
  </w:footnote>
  <w:footnote w:id="3">
    <w:p w14:paraId="4EBF8940" w14:textId="4FD05E08" w:rsidR="00C14C58" w:rsidRDefault="00000000">
      <w:pPr>
        <w:pStyle w:val="Body"/>
        <w:spacing w:line="240" w:lineRule="auto"/>
        <w:jc w:val="both"/>
      </w:pPr>
      <w:r>
        <w:rPr>
          <w:rStyle w:val="None"/>
          <w:vertAlign w:val="superscript"/>
        </w:rPr>
        <w:footnoteRef/>
      </w:r>
      <w:r>
        <w:rPr>
          <w:rStyle w:val="Hyperlink1"/>
        </w:rPr>
        <w:t xml:space="preserve"> In this article</w:t>
      </w:r>
      <w:ins w:id="35" w:author="Dr. Amy R." w:date="2023-01-28T11:16:00Z">
        <w:r w:rsidR="00F91B42">
          <w:rPr>
            <w:rStyle w:val="Hyperlink1"/>
          </w:rPr>
          <w:t>,</w:t>
        </w:r>
      </w:ins>
      <w:r>
        <w:rPr>
          <w:rStyle w:val="Hyperlink1"/>
        </w:rPr>
        <w:t xml:space="preserve"> we use the term </w:t>
      </w:r>
      <w:r>
        <w:rPr>
          <w:rStyle w:val="Hyperlink1"/>
          <w:rtl/>
          <w:lang w:val="ar-SA"/>
        </w:rPr>
        <w:t>“</w:t>
      </w:r>
      <w:r>
        <w:rPr>
          <w:rStyle w:val="Hyperlink1"/>
        </w:rPr>
        <w:t xml:space="preserve">attractiveness.” However, </w:t>
      </w:r>
      <w:del w:id="36" w:author="Dr. Amy R." w:date="2023-01-28T11:16:00Z">
        <w:r w:rsidDel="00F91B42">
          <w:rPr>
            <w:rStyle w:val="Hyperlink1"/>
          </w:rPr>
          <w:delText xml:space="preserve">it should be noted that </w:delText>
        </w:r>
      </w:del>
      <w:del w:id="37" w:author="Dr. Amy R." w:date="2023-01-26T08:33:00Z">
        <w:r w:rsidDel="009B6EBE">
          <w:rPr>
            <w:rStyle w:val="Hyperlink1"/>
          </w:rPr>
          <w:delText xml:space="preserve">in </w:delText>
        </w:r>
      </w:del>
      <w:r>
        <w:rPr>
          <w:rStyle w:val="Hyperlink1"/>
        </w:rPr>
        <w:t>the stratification literature</w:t>
      </w:r>
      <w:del w:id="38" w:author="Dr. Amy R." w:date="2023-01-26T08:33:00Z">
        <w:r w:rsidDel="009B6EBE">
          <w:rPr>
            <w:rStyle w:val="Hyperlink1"/>
          </w:rPr>
          <w:delText>, it is</w:delText>
        </w:r>
      </w:del>
      <w:r>
        <w:rPr>
          <w:rStyle w:val="Hyperlink1"/>
        </w:rPr>
        <w:t xml:space="preserve"> often use</w:t>
      </w:r>
      <w:ins w:id="39" w:author="Dr. Amy R." w:date="2023-01-26T08:33:00Z">
        <w:r w:rsidR="009B6EBE">
          <w:rPr>
            <w:rStyle w:val="Hyperlink1"/>
          </w:rPr>
          <w:t>s it</w:t>
        </w:r>
      </w:ins>
      <w:del w:id="40" w:author="Dr. Amy R." w:date="2023-01-26T08:33:00Z">
        <w:r w:rsidDel="009B6EBE">
          <w:rPr>
            <w:rStyle w:val="Hyperlink1"/>
          </w:rPr>
          <w:delText>d</w:delText>
        </w:r>
      </w:del>
      <w:r>
        <w:rPr>
          <w:rStyle w:val="Hyperlink1"/>
        </w:rPr>
        <w:t xml:space="preserve"> interchangeably with </w:t>
      </w:r>
      <w:r>
        <w:rPr>
          <w:rStyle w:val="Hyperlink1"/>
          <w:rtl/>
          <w:lang w:val="ar-SA"/>
        </w:rPr>
        <w:t>“</w:t>
      </w:r>
      <w:r>
        <w:rPr>
          <w:rStyle w:val="Hyperlink1"/>
        </w:rPr>
        <w:t>beauty.”</w:t>
      </w:r>
    </w:p>
  </w:footnote>
  <w:footnote w:id="4">
    <w:p w14:paraId="2501296E"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5">
    <w:p w14:paraId="389F17E2"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6">
    <w:p w14:paraId="4A641869"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7">
    <w:p w14:paraId="7D094FC7" w14:textId="77777777" w:rsidR="00C14C58" w:rsidRDefault="00000000">
      <w:pPr>
        <w:pStyle w:val="Body"/>
        <w:spacing w:line="240" w:lineRule="auto"/>
        <w:jc w:val="both"/>
      </w:pPr>
      <w:r>
        <w:rPr>
          <w:rStyle w:val="None"/>
          <w:vertAlign w:val="superscript"/>
        </w:rPr>
        <w:footnoteRef/>
      </w:r>
      <w:r>
        <w:rPr>
          <w:rStyle w:val="None"/>
          <w:sz w:val="20"/>
          <w:szCs w:val="20"/>
        </w:rPr>
        <w:t xml:space="preserve"> The causal link between inequality and physical attractiveness is that because </w:t>
      </w:r>
      <w:r>
        <w:rPr>
          <w:rStyle w:val="None"/>
          <w:sz w:val="20"/>
          <w:szCs w:val="20"/>
          <w:rtl/>
          <w:lang w:val="ar-SA"/>
        </w:rPr>
        <w:t>“</w:t>
      </w:r>
      <w:r>
        <w:rPr>
          <w:rStyle w:val="None"/>
          <w:sz w:val="20"/>
          <w:szCs w:val="20"/>
        </w:rPr>
        <w:t xml:space="preserve">good-looking people [...] achieve higher occupational success” </w:t>
      </w:r>
      <w:hyperlink r:id="rId4" w:history="1">
        <w:r>
          <w:rPr>
            <w:rStyle w:val="Hyperlink3"/>
          </w:rPr>
          <w:t>(Berggren et al., 2010, p. 8</w:t>
        </w:r>
      </w:hyperlink>
      <w:r>
        <w:rPr>
          <w:rStyle w:val="Hyperlink3"/>
        </w:rPr>
        <w:t xml:space="preserve">; see also </w:t>
      </w:r>
      <w:hyperlink r:id="rId5" w:history="1">
        <w:r>
          <w:rPr>
            <w:rStyle w:val="Hyperlink3"/>
          </w:rPr>
          <w:t>Scholz &amp; Sicinski, 2015)</w:t>
        </w:r>
      </w:hyperlink>
      <w:r>
        <w:rPr>
          <w:rStyle w:val="Hyperlink3"/>
        </w:rPr>
        <w:t xml:space="preserve">, they tend to be less egalitarian </w:t>
      </w:r>
      <w:hyperlink r:id="rId6" w:history="1">
        <w:r>
          <w:rPr>
            <w:rStyle w:val="Hyperlink3"/>
            <w:lang w:val="fr-FR"/>
          </w:rPr>
          <w:t>(Price et al., 2011)</w:t>
        </w:r>
      </w:hyperlink>
      <w:r>
        <w:rPr>
          <w:rStyle w:val="Hyperlink3"/>
        </w:rPr>
        <w:t>.</w:t>
      </w:r>
    </w:p>
  </w:footnote>
  <w:footnote w:id="8">
    <w:p w14:paraId="69468B1D" w14:textId="77777777" w:rsidR="00C14C58" w:rsidRDefault="00000000">
      <w:pPr>
        <w:pStyle w:val="Body"/>
        <w:spacing w:line="240" w:lineRule="auto"/>
        <w:jc w:val="both"/>
      </w:pPr>
      <w:r>
        <w:rPr>
          <w:rStyle w:val="None"/>
          <w:vertAlign w:val="superscript"/>
        </w:rPr>
        <w:footnoteRef/>
      </w:r>
      <w:r>
        <w:rPr>
          <w:rStyle w:val="Hyperlink3"/>
        </w:rPr>
        <w:t xml:space="preserve"> There are 16 municipalities in the autonomous Province of </w:t>
      </w:r>
      <w:r>
        <w:rPr>
          <w:rStyle w:val="Hyperlink3"/>
          <w:lang w:val="da-DK"/>
        </w:rPr>
        <w:t>Å</w:t>
      </w:r>
      <w:r>
        <w:rPr>
          <w:rStyle w:val="Hyperlink3"/>
        </w:rPr>
        <w:t xml:space="preserve">land. The </w:t>
      </w:r>
      <w:r>
        <w:rPr>
          <w:rStyle w:val="Hyperlink3"/>
          <w:lang w:val="da-DK"/>
        </w:rPr>
        <w:t>Å</w:t>
      </w:r>
      <w:r>
        <w:rPr>
          <w:rStyle w:val="Hyperlink3"/>
        </w:rPr>
        <w:t>land region does not hold elections at the same time as mainland Finland and was consequently excluded from the analyses.</w:t>
      </w:r>
    </w:p>
  </w:footnote>
  <w:footnote w:id="9">
    <w:p w14:paraId="5253C142" w14:textId="77777777" w:rsidR="00C14C58" w:rsidRDefault="00000000">
      <w:pPr>
        <w:pStyle w:val="Body"/>
        <w:spacing w:line="240" w:lineRule="auto"/>
        <w:jc w:val="both"/>
      </w:pPr>
      <w:r>
        <w:rPr>
          <w:rStyle w:val="None"/>
          <w:vertAlign w:val="superscript"/>
        </w:rPr>
        <w:footnoteRef/>
      </w:r>
      <w:r>
        <w:rPr>
          <w:rStyle w:val="Hyperlink3"/>
        </w:rPr>
        <w: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t>
      </w:r>
    </w:p>
  </w:footnote>
  <w:footnote w:id="10">
    <w:p w14:paraId="7229E62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1">
    <w:p w14:paraId="4C6E6212" w14:textId="24AC7237" w:rsidR="00C14C58" w:rsidRDefault="00000000">
      <w:pPr>
        <w:pStyle w:val="Body"/>
        <w:spacing w:line="240" w:lineRule="auto"/>
        <w:jc w:val="both"/>
      </w:pPr>
      <w:r>
        <w:rPr>
          <w:rStyle w:val="None"/>
          <w:vertAlign w:val="superscript"/>
        </w:rPr>
        <w:footnoteRef/>
      </w:r>
      <w:r>
        <w:rPr>
          <w:rStyle w:val="Hyperlink3"/>
        </w:rPr>
        <w:t xml:space="preserve"> Although in principle all photographs ought to be properly archived and publicly available (Act on Cultural Resources in Finland [1433] 2007), gathering the photographs proved laborious. The</w:t>
      </w:r>
      <w:ins w:id="404" w:author="Dr. Amy R." w:date="2023-01-28T13:00:00Z">
        <w:r w:rsidR="00FD5CF3">
          <w:rPr>
            <w:rStyle w:val="Hyperlink3"/>
          </w:rPr>
          <w:t>y</w:t>
        </w:r>
      </w:ins>
      <w:r>
        <w:rPr>
          <w:rStyle w:val="Hyperlink3"/>
        </w:rPr>
        <w:t xml:space="preserve"> </w:t>
      </w:r>
      <w:del w:id="405" w:author="Dr. Amy R." w:date="2023-01-28T13:00:00Z">
        <w:r w:rsidDel="00FD5CF3">
          <w:rPr>
            <w:rStyle w:val="Hyperlink3"/>
          </w:rPr>
          <w:delText xml:space="preserve">photographs </w:delText>
        </w:r>
      </w:del>
      <w:r>
        <w:rPr>
          <w:rStyle w:val="Hyperlink3"/>
        </w:rPr>
        <w:t xml:space="preserve">were processed in GIMP to remove any identifying information. Additionally, to test the usability of the images, </w:t>
      </w:r>
      <w:ins w:id="406" w:author="Dr. Amy R." w:date="2023-01-26T12:37:00Z">
        <w:r w:rsidR="004C5402">
          <w:rPr>
            <w:rStyle w:val="Hyperlink3"/>
          </w:rPr>
          <w:t xml:space="preserve">we conducted </w:t>
        </w:r>
      </w:ins>
      <w:r>
        <w:rPr>
          <w:rStyle w:val="Hyperlink3"/>
        </w:rPr>
        <w:t>a pilot study</w:t>
      </w:r>
      <w:ins w:id="407" w:author="Dr. Amy R." w:date="2023-01-26T12:37:00Z">
        <w:r w:rsidR="004C5402">
          <w:rPr>
            <w:rStyle w:val="Hyperlink3"/>
          </w:rPr>
          <w:t>, removing</w:t>
        </w:r>
      </w:ins>
      <w:r>
        <w:rPr>
          <w:rStyle w:val="Hyperlink3"/>
        </w:rPr>
        <w:t xml:space="preserve"> </w:t>
      </w:r>
      <w:del w:id="408" w:author="Dr. Amy R." w:date="2023-01-26T12:37:00Z">
        <w:r w:rsidDel="004C5402">
          <w:rPr>
            <w:rStyle w:val="Hyperlink3"/>
          </w:rPr>
          <w:delText xml:space="preserve">was conducted. </w:delText>
        </w:r>
      </w:del>
      <w:ins w:id="409" w:author="Dr. Amy R." w:date="2023-01-26T12:37:00Z">
        <w:r w:rsidR="004C5402">
          <w:rPr>
            <w:rStyle w:val="Hyperlink3"/>
          </w:rPr>
          <w:t>i</w:t>
        </w:r>
      </w:ins>
      <w:del w:id="410" w:author="Dr. Amy R." w:date="2023-01-26T12:37:00Z">
        <w:r w:rsidDel="004C5402">
          <w:rPr>
            <w:rStyle w:val="Hyperlink3"/>
          </w:rPr>
          <w:delText>I</w:delText>
        </w:r>
      </w:del>
      <w:r>
        <w:rPr>
          <w:rStyle w:val="Hyperlink3"/>
        </w:rPr>
        <w:t xml:space="preserve">mages of insufficient quality </w:t>
      </w:r>
      <w:del w:id="411" w:author="Dr. Amy R." w:date="2023-01-26T12:38:00Z">
        <w:r w:rsidDel="004C5402">
          <w:rPr>
            <w:rStyle w:val="Hyperlink3"/>
          </w:rPr>
          <w:delText xml:space="preserve">were removed </w:delText>
        </w:r>
      </w:del>
      <w:r>
        <w:rPr>
          <w:rStyle w:val="Hyperlink3"/>
        </w:rPr>
        <w:t xml:space="preserve">from the sample. However, </w:t>
      </w:r>
      <w:r>
        <w:fldChar w:fldCharType="begin"/>
      </w:r>
      <w:r>
        <w:instrText>HYPERLINK "https://www.zotero.org/google-docs/?zAfKH5"</w:instrText>
      </w:r>
      <w:r>
        <w:fldChar w:fldCharType="separate"/>
      </w:r>
      <w:r>
        <w:rPr>
          <w:rStyle w:val="Hyperlink3"/>
        </w:rPr>
        <w:t xml:space="preserve">Lenz </w:t>
      </w:r>
      <w:del w:id="412" w:author="Dr. Amy R." w:date="2023-01-26T12:38:00Z">
        <w:r w:rsidDel="004C5402">
          <w:rPr>
            <w:rStyle w:val="Hyperlink3"/>
          </w:rPr>
          <w:delText xml:space="preserve">&amp; </w:delText>
        </w:r>
      </w:del>
      <w:ins w:id="413" w:author="Dr. Amy R." w:date="2023-01-26T12:38:00Z">
        <w:r w:rsidR="004C5402">
          <w:rPr>
            <w:rStyle w:val="Hyperlink3"/>
          </w:rPr>
          <w:t xml:space="preserve">and </w:t>
        </w:r>
      </w:ins>
      <w:r>
        <w:rPr>
          <w:rStyle w:val="Hyperlink3"/>
        </w:rPr>
        <w:t>Lawson (2011</w:t>
      </w:r>
      <w:del w:id="414" w:author="Dr. Amy R." w:date="2023-01-26T12:38:00Z">
        <w:r w:rsidDel="004C5402">
          <w:rPr>
            <w:rStyle w:val="Hyperlink3"/>
          </w:rPr>
          <w:delText>, p. 575</w:delText>
        </w:r>
      </w:del>
      <w:r>
        <w:rPr>
          <w:rStyle w:val="Hyperlink3"/>
        </w:rPr>
        <w:t>)</w:t>
      </w:r>
      <w:r>
        <w:rPr>
          <w:rStyle w:val="Hyperlink3"/>
        </w:rPr>
        <w:fldChar w:fldCharType="end"/>
      </w:r>
      <w:r>
        <w:rPr>
          <w:rStyle w:val="Hyperlink3"/>
        </w:rPr>
        <w:t xml:space="preserve"> explain that the physical appearance effect holds even when </w:t>
      </w:r>
      <w:r>
        <w:rPr>
          <w:rStyle w:val="Hyperlink3"/>
          <w:rtl/>
          <w:lang w:val="ar-SA"/>
        </w:rPr>
        <w:t>“</w:t>
      </w:r>
      <w:r>
        <w:rPr>
          <w:rStyle w:val="Hyperlink3"/>
        </w:rPr>
        <w:t>differences in image quality and other aspects of the pictures, such as visible light, are taken into account</w:t>
      </w:r>
      <w:del w:id="415" w:author="Dr. Amy R." w:date="2023-01-26T12:38:00Z">
        <w:r w:rsidDel="004C5402">
          <w:rPr>
            <w:rStyle w:val="Hyperlink3"/>
          </w:rPr>
          <w:delText>.</w:delText>
        </w:r>
      </w:del>
      <w:r>
        <w:rPr>
          <w:rStyle w:val="Hyperlink3"/>
        </w:rPr>
        <w:t>”</w:t>
      </w:r>
      <w:ins w:id="416" w:author="Dr. Amy R." w:date="2023-01-26T12:38:00Z">
        <w:r w:rsidR="004C5402">
          <w:rPr>
            <w:rStyle w:val="Hyperlink3"/>
          </w:rPr>
          <w:t xml:space="preserve"> (</w:t>
        </w:r>
        <w:r w:rsidR="004C5402" w:rsidRPr="004C5402">
          <w:rPr>
            <w:rStyle w:val="Hyperlink3"/>
          </w:rPr>
          <w:t>p. 575</w:t>
        </w:r>
        <w:r w:rsidR="004C5402">
          <w:rPr>
            <w:rStyle w:val="Hyperlink3"/>
          </w:rPr>
          <w:t>).</w:t>
        </w:r>
      </w:ins>
    </w:p>
  </w:footnote>
  <w:footnote w:id="12">
    <w:p w14:paraId="41B51D89" w14:textId="77777777" w:rsidR="00C14C58" w:rsidRDefault="00000000">
      <w:pPr>
        <w:pStyle w:val="Body"/>
        <w:spacing w:line="240" w:lineRule="auto"/>
        <w:jc w:val="both"/>
      </w:pPr>
      <w:r>
        <w:rPr>
          <w:rStyle w:val="None"/>
          <w:vertAlign w:val="superscript"/>
        </w:rPr>
        <w:footnoteRef/>
      </w:r>
      <w:r>
        <w:rPr>
          <w:rStyle w:val="Hyperlink3"/>
        </w:rPr>
        <w:t xml:space="preserve"> Masculinity was defined for respondents using the definition of the official </w:t>
      </w:r>
      <w:r>
        <w:rPr>
          <w:rStyle w:val="None"/>
          <w:i/>
          <w:iCs/>
          <w:sz w:val="20"/>
          <w:szCs w:val="20"/>
        </w:rPr>
        <w:t>Dictionary of Contemporary Finnish</w:t>
      </w:r>
      <w:r>
        <w:rPr>
          <w:rStyle w:val="Hyperlink3"/>
        </w:rPr>
        <w:t xml:space="preserve"> (</w:t>
      </w:r>
      <w:r>
        <w:rPr>
          <w:rStyle w:val="None"/>
          <w:i/>
          <w:iCs/>
          <w:sz w:val="20"/>
          <w:szCs w:val="20"/>
        </w:rPr>
        <w:t>Kielitoimiston sanakirja</w:t>
      </w:r>
      <w:r>
        <w:rPr>
          <w:rStyle w:val="Hyperlink3"/>
        </w:rPr>
        <w:t xml:space="preserve">), a dictionary of standard Finnish compiled by the Institute for the Languages of Finland: </w:t>
      </w:r>
      <w:r>
        <w:rPr>
          <w:rStyle w:val="Hyperlink3"/>
          <w:rtl/>
          <w:lang w:val="ar-SA"/>
        </w:rPr>
        <w:t>“</w:t>
      </w:r>
      <w:r>
        <w:rPr>
          <w:rStyle w:val="Hyperlink3"/>
        </w:rPr>
        <w:t>masculinity refers to manly, mannish.” The respondents were also reminded that both men and women can be perceived as masculine.</w:t>
      </w:r>
    </w:p>
  </w:footnote>
  <w:footnote w:id="13">
    <w:p w14:paraId="5C3AF82B" w14:textId="77777777" w:rsidR="00C14C58" w:rsidRDefault="00000000">
      <w:pPr>
        <w:pStyle w:val="Body"/>
        <w:spacing w:line="240" w:lineRule="auto"/>
        <w:jc w:val="both"/>
      </w:pPr>
      <w:r>
        <w:rPr>
          <w:rStyle w:val="None"/>
          <w:vertAlign w:val="superscript"/>
        </w:rPr>
        <w:footnoteRef/>
      </w:r>
      <w:r>
        <w:rPr>
          <w:rStyle w:val="Hyperlink3"/>
        </w:rPr>
        <w:t xml:space="preserve"> Femininity was defined as </w:t>
      </w:r>
      <w:r>
        <w:rPr>
          <w:rStyle w:val="Hyperlink3"/>
          <w:rtl/>
          <w:lang w:val="ar-SA"/>
        </w:rPr>
        <w:t>“</w:t>
      </w:r>
      <w:r>
        <w:rPr>
          <w:rStyle w:val="Hyperlink3"/>
        </w:rPr>
        <w:t xml:space="preserve">womanly, effeminate” according to the official </w:t>
      </w:r>
      <w:r>
        <w:rPr>
          <w:rStyle w:val="None"/>
          <w:i/>
          <w:iCs/>
          <w:sz w:val="20"/>
          <w:szCs w:val="20"/>
        </w:rPr>
        <w:t>Dictionary of Contemporary Finnish</w:t>
      </w:r>
      <w:r>
        <w:rPr>
          <w:rStyle w:val="Hyperlink3"/>
        </w:rPr>
        <w:t>. The respondents were also reminded that both men and women can be perceived as feminine/masculine.</w:t>
      </w:r>
    </w:p>
  </w:footnote>
  <w:footnote w:id="14">
    <w:p w14:paraId="5D4F7CEF"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5">
    <w:p w14:paraId="4D78CB9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6">
    <w:p w14:paraId="2E266559" w14:textId="088A6C36" w:rsidR="00C14C58" w:rsidRDefault="00000000">
      <w:pPr>
        <w:pStyle w:val="Body"/>
        <w:spacing w:line="240" w:lineRule="auto"/>
      </w:pPr>
      <w:r>
        <w:rPr>
          <w:rStyle w:val="None"/>
          <w:vertAlign w:val="superscript"/>
        </w:rPr>
        <w:footnoteRef/>
      </w:r>
      <w:r>
        <w:rPr>
          <w:rStyle w:val="Hyperlink3"/>
        </w:rPr>
        <w:t xml:space="preserve"> These included political </w:t>
      </w:r>
      <w:r>
        <w:rPr>
          <w:rStyle w:val="Hyperlink3"/>
          <w:rtl/>
          <w:lang w:val="ar-SA"/>
        </w:rPr>
        <w:t>“</w:t>
      </w:r>
      <w:r>
        <w:rPr>
          <w:rStyle w:val="Hyperlink3"/>
        </w:rPr>
        <w:t>superstars”</w:t>
      </w:r>
      <w:ins w:id="625" w:author="Dr. Amy R." w:date="2023-01-26T13:30:00Z">
        <w:r w:rsidR="006C5554">
          <w:rPr>
            <w:rStyle w:val="Hyperlink3"/>
          </w:rPr>
          <w:t xml:space="preserve"> </w:t>
        </w:r>
      </w:ins>
      <w:del w:id="626" w:author="Dr. Amy R." w:date="2023-01-26T13:30:00Z">
        <w:r w:rsidDel="006C5554">
          <w:rPr>
            <w:rStyle w:val="Hyperlink3"/>
          </w:rPr>
          <w:delText xml:space="preserve">, </w:delText>
        </w:r>
      </w:del>
      <w:r>
        <w:rPr>
          <w:rStyle w:val="Hyperlink3"/>
        </w:rPr>
        <w:t>wh</w:t>
      </w:r>
      <w:del w:id="627" w:author="Dr. Amy R." w:date="2023-01-26T13:30:00Z">
        <w:r w:rsidDel="006C5554">
          <w:rPr>
            <w:rStyle w:val="Hyperlink3"/>
          </w:rPr>
          <w:delText>ich</w:delText>
        </w:r>
      </w:del>
      <w:ins w:id="628" w:author="Dr. Amy R." w:date="2023-01-26T13:30:00Z">
        <w:r w:rsidR="006C5554">
          <w:rPr>
            <w:rStyle w:val="Hyperlink3"/>
          </w:rPr>
          <w:t>om</w:t>
        </w:r>
      </w:ins>
      <w:r>
        <w:rPr>
          <w:rStyle w:val="Hyperlink3"/>
        </w:rPr>
        <w:t xml:space="preserve"> respondents seemed to recognize </w:t>
      </w:r>
      <w:del w:id="629" w:author="Dr. Amy R." w:date="2023-01-28T13:27:00Z">
        <w:r w:rsidDel="002C37A0">
          <w:rPr>
            <w:rStyle w:val="Hyperlink3"/>
          </w:rPr>
          <w:delText>based on</w:delText>
        </w:r>
      </w:del>
      <w:ins w:id="630" w:author="Dr. Amy R." w:date="2023-01-28T13:27:00Z">
        <w:r w:rsidR="002C37A0">
          <w:rPr>
            <w:rStyle w:val="Hyperlink3"/>
          </w:rPr>
          <w:t>because of</w:t>
        </w:r>
      </w:ins>
      <w:r>
        <w:rPr>
          <w:rStyle w:val="Hyperlink3"/>
        </w:rPr>
        <w:t xml:space="preserve"> their membership in the Finnish Parliament.</w:t>
      </w:r>
    </w:p>
  </w:footnote>
  <w:footnote w:id="17">
    <w:p w14:paraId="120AE1D9" w14:textId="5E0582E4" w:rsidR="00C14C58" w:rsidRDefault="00000000">
      <w:pPr>
        <w:pStyle w:val="Body"/>
        <w:spacing w:line="240" w:lineRule="auto"/>
        <w:jc w:val="both"/>
      </w:pPr>
      <w:r>
        <w:rPr>
          <w:rStyle w:val="None"/>
          <w:vertAlign w:val="superscript"/>
        </w:rPr>
        <w:footnoteRef/>
      </w:r>
      <w:r>
        <w:rPr>
          <w:rStyle w:val="None"/>
          <w:sz w:val="20"/>
          <w:szCs w:val="20"/>
        </w:rPr>
        <w:t xml:space="preserve"> The literature on candidate evaluation consistently affirms that “photographs allow voters to form first impressions” about candidates </w:t>
      </w:r>
      <w:hyperlink r:id="rId7" w:history="1">
        <w:r>
          <w:rPr>
            <w:rStyle w:val="Hyperlink5"/>
            <w:lang w:val="it-IT"/>
          </w:rPr>
          <w:t>(Banducci et al., 2008, p. 904)</w:t>
        </w:r>
      </w:hyperlink>
      <w:r>
        <w:rPr>
          <w:rStyle w:val="Hyperlink5"/>
        </w:rPr>
        <w:t>. Importantly, voters do not update their initial inferences</w:t>
      </w:r>
      <w:ins w:id="635" w:author="Dr. Amy R." w:date="2023-01-26T13:58:00Z">
        <w:r w:rsidR="00223009">
          <w:rPr>
            <w:rStyle w:val="Hyperlink5"/>
          </w:rPr>
          <w:t>,</w:t>
        </w:r>
      </w:ins>
      <w:r>
        <w:rPr>
          <w:rStyle w:val="Hyperlink5"/>
        </w:rPr>
        <w:t xml:space="preserve"> even when new information is available </w:t>
      </w:r>
      <w:hyperlink r:id="rId8" w:history="1">
        <w:r>
          <w:rPr>
            <w:rStyle w:val="Hyperlink5"/>
            <w:lang w:val="it-IT"/>
          </w:rPr>
          <w:t>(Antonakis &amp; Dalgas, 2009, p. 1183)</w:t>
        </w:r>
      </w:hyperlink>
      <w:r>
        <w:rPr>
          <w:rStyle w:val="Hyperlink5"/>
        </w:rPr>
        <w:t xml:space="preserve">. This </w:t>
      </w:r>
      <w:r>
        <w:rPr>
          <w:rStyle w:val="None"/>
          <w:sz w:val="20"/>
          <w:szCs w:val="20"/>
        </w:rPr>
        <w:t>“</w:t>
      </w:r>
      <w:r>
        <w:rPr>
          <w:rStyle w:val="Hyperlink5"/>
        </w:rPr>
        <w:t>perceptual bias</w:t>
      </w:r>
      <w:r>
        <w:rPr>
          <w:rStyle w:val="None"/>
          <w:sz w:val="20"/>
          <w:szCs w:val="20"/>
        </w:rPr>
        <w:t xml:space="preserve">” </w:t>
      </w:r>
      <w:r>
        <w:rPr>
          <w:rStyle w:val="Hyperlink5"/>
        </w:rPr>
        <w:t xml:space="preserve">has been identified in studies with 1-second exposure to facial appearance </w:t>
      </w:r>
      <w:hyperlink r:id="rId9" w:history="1">
        <w:r>
          <w:rPr>
            <w:rStyle w:val="Hyperlink5"/>
          </w:rPr>
          <w:t>(Todorov et al., 2005, p. 1623)</w:t>
        </w:r>
      </w:hyperlink>
      <w:r>
        <w:rPr>
          <w:rStyle w:val="Hyperlink5"/>
        </w:rPr>
        <w:t xml:space="preserve">. In fact, </w:t>
      </w:r>
      <w:hyperlink r:id="rId10" w:history="1">
        <w:r>
          <w:rPr>
            <w:rStyle w:val="Hyperlink5"/>
            <w:lang w:val="fr-FR"/>
          </w:rPr>
          <w:t>Mattes et al. (2010, p. 43)</w:t>
        </w:r>
      </w:hyperlink>
      <w:r>
        <w:rPr>
          <w:rStyle w:val="Hyperlink5"/>
        </w:rPr>
        <w:t xml:space="preserve"> find that </w:t>
      </w:r>
      <w:r>
        <w:rPr>
          <w:rStyle w:val="None"/>
          <w:sz w:val="20"/>
          <w:szCs w:val="20"/>
        </w:rPr>
        <w:t>“</w:t>
      </w:r>
      <w:r>
        <w:rPr>
          <w:rStyle w:val="Hyperlink5"/>
        </w:rPr>
        <w:t>judgments made at 100 milliseconds correlated highly with judgments with no time constraints</w:t>
      </w:r>
      <w:ins w:id="636" w:author="Dr. Amy R." w:date="2023-01-28T13:35:00Z">
        <w:r w:rsidR="00CD4B1F">
          <w:rPr>
            <w:rStyle w:val="Hyperlink5"/>
          </w:rPr>
          <w:t>.</w:t>
        </w:r>
      </w:ins>
      <w:del w:id="637" w:author="Dr. Amy R." w:date="2023-01-28T13:35:00Z">
        <w:r w:rsidDel="00CD4B1F">
          <w:rPr>
            <w:rStyle w:val="Hyperlink5"/>
          </w:rPr>
          <w:delText>,</w:delText>
        </w:r>
      </w:del>
      <w:r>
        <w:rPr>
          <w:rStyle w:val="None"/>
          <w:sz w:val="20"/>
          <w:szCs w:val="20"/>
        </w:rPr>
        <w:t xml:space="preserve">” </w:t>
      </w:r>
      <w:del w:id="638" w:author="Dr. Amy R." w:date="2023-01-28T13:35:00Z">
        <w:r w:rsidDel="00CD4B1F">
          <w:rPr>
            <w:rStyle w:val="Hyperlink5"/>
          </w:rPr>
          <w:delText xml:space="preserve">while </w:delText>
        </w:r>
      </w:del>
      <w:hyperlink r:id="rId11" w:history="1">
        <w:r>
          <w:rPr>
            <w:rStyle w:val="Hyperlink5"/>
          </w:rPr>
          <w:t>Antonakis and Dalgas (2009)</w:t>
        </w:r>
      </w:hyperlink>
      <w:r>
        <w:rPr>
          <w:rStyle w:val="Hyperlink5"/>
        </w:rPr>
        <w:t xml:space="preserve"> report that children have the same (and sometimes even </w:t>
      </w:r>
      <w:r>
        <w:rPr>
          <w:rStyle w:val="None"/>
          <w:i/>
          <w:iCs/>
          <w:sz w:val="20"/>
          <w:szCs w:val="20"/>
        </w:rPr>
        <w:t>better</w:t>
      </w:r>
      <w:r>
        <w:rPr>
          <w:rStyle w:val="Hyperlink5"/>
        </w:rPr>
        <w:t>) predicting skills when choosing winning political candidates. Therefore, perceptual biases are invariant to the duration of exposure and are not corrected by increasing levels of political knowledge or age.</w:t>
      </w:r>
    </w:p>
  </w:footnote>
  <w:footnote w:id="18">
    <w:p w14:paraId="4687057E" w14:textId="2F6F531D" w:rsidR="00C14C58" w:rsidRDefault="00000000">
      <w:pPr>
        <w:pStyle w:val="Body"/>
        <w:spacing w:line="240" w:lineRule="auto"/>
        <w:jc w:val="both"/>
      </w:pPr>
      <w:r>
        <w:rPr>
          <w:rStyle w:val="None"/>
          <w:vertAlign w:val="superscript"/>
        </w:rPr>
        <w:footnoteRef/>
      </w:r>
      <w:r>
        <w:rPr>
          <w:rStyle w:val="Hyperlink3"/>
        </w:rPr>
        <w:t xml:space="preserve"> In Poisson processes</w:t>
      </w:r>
      <w:ins w:id="646" w:author="Dr. Amy R." w:date="2023-01-26T13:59:00Z">
        <w:r w:rsidR="00223009">
          <w:rPr>
            <w:rStyle w:val="Hyperlink3"/>
          </w:rPr>
          <w:t>,</w:t>
        </w:r>
      </w:ins>
      <w:r>
        <w:rPr>
          <w:rStyle w:val="Hyperlink3"/>
        </w:rPr>
        <w:t xml:space="preserve"> the mean of the outcome variable equals the variance of the outcome variable </w:t>
      </w:r>
      <w:hyperlink r:id="rId12" w:history="1">
        <w:r>
          <w:rPr>
            <w:rStyle w:val="Hyperlink3"/>
          </w:rPr>
          <w:t>(Long, 1997, p. 218)</w:t>
        </w:r>
      </w:hyperlink>
      <w:r>
        <w:rPr>
          <w:rStyle w:val="Hyperlink3"/>
        </w:rPr>
        <w:t xml:space="preserve">. In our case, voting shows some evidence of overdispersion. To relax the equidispersion assumption, both negative binomial and quasi-Poisson specifications were estimated </w:t>
      </w:r>
      <w:hyperlink r:id="rId13" w:history="1">
        <w:r>
          <w:rPr>
            <w:rStyle w:val="Hyperlink3"/>
          </w:rPr>
          <w:t>(Fox &amp; Weisberg, 2011)</w:t>
        </w:r>
      </w:hyperlink>
      <w:r>
        <w:rPr>
          <w:rStyle w:val="Hyperlink3"/>
        </w:rPr>
        <w:t>. The substantive results remain intact. These analyses are available upon request.</w:t>
      </w:r>
    </w:p>
  </w:footnote>
  <w:footnote w:id="19">
    <w:p w14:paraId="44EA8D70" w14:textId="77777777" w:rsidR="00C14C58" w:rsidRDefault="00000000">
      <w:pPr>
        <w:pStyle w:val="Body"/>
        <w:spacing w:line="240" w:lineRule="auto"/>
        <w:jc w:val="both"/>
      </w:pPr>
      <w:r>
        <w:rPr>
          <w:rStyle w:val="None"/>
          <w:vertAlign w:val="superscript"/>
        </w:rPr>
        <w:footnoteRef/>
      </w:r>
      <w:r>
        <w:rPr>
          <w:rStyle w:val="Hyperlink3"/>
        </w:rPr>
        <w:t xml:space="preserve"> Party frequency is as follows: KD (271), KESK (54), KOK (113), PIR (3), PS (508), RKP (141), SDP (141), SKP (1), VAS (103), VIHR (54).</w:t>
      </w:r>
    </w:p>
  </w:footnote>
  <w:footnote w:id="20">
    <w:p w14:paraId="7540D348" w14:textId="1760820B" w:rsidR="00C14C58" w:rsidRDefault="00000000">
      <w:pPr>
        <w:pStyle w:val="Body"/>
        <w:spacing w:line="240" w:lineRule="auto"/>
        <w:jc w:val="both"/>
      </w:pPr>
      <w:r>
        <w:rPr>
          <w:rStyle w:val="None"/>
          <w:vertAlign w:val="superscript"/>
        </w:rPr>
        <w:footnoteRef/>
      </w:r>
      <w:r>
        <w:rPr>
          <w:rStyle w:val="Hyperlink5"/>
        </w:rPr>
        <w:t xml:space="preserve">An alternative to not splitting the dataset by gender was to estimate a three-way interaction term. However, while mathematically possible, we consider three-way interaction terms </w:t>
      </w:r>
      <w:del w:id="697" w:author="Dr. Amy R." w:date="2023-01-26T14:09:00Z">
        <w:r w:rsidDel="008C7CCB">
          <w:rPr>
            <w:rStyle w:val="Hyperlink5"/>
          </w:rPr>
          <w:delText xml:space="preserve">are </w:delText>
        </w:r>
      </w:del>
      <w:r>
        <w:rPr>
          <w:rStyle w:val="Hyperlink5"/>
        </w:rPr>
        <w:t>not very common and hard to interpret.</w:t>
      </w:r>
    </w:p>
  </w:footnote>
  <w:footnote w:id="21">
    <w:p w14:paraId="52F669F1" w14:textId="77777777" w:rsidR="00C14C58" w:rsidRDefault="00000000">
      <w:pPr>
        <w:pStyle w:val="Body"/>
        <w:spacing w:line="240" w:lineRule="auto"/>
      </w:pPr>
      <w:r>
        <w:rPr>
          <w:rStyle w:val="None"/>
          <w:vertAlign w:val="superscript"/>
        </w:rPr>
        <w:footnoteRef/>
      </w:r>
      <w:r>
        <w:rPr>
          <w:rStyle w:val="Hyperlink3"/>
        </w:rPr>
        <w:t xml:space="preserve"> We thank one of the reviewers for this suggestion.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CF04C" w14:textId="77777777" w:rsidR="00C14C58" w:rsidRDefault="00C14C5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B064" w14:textId="77777777" w:rsidR="00C14C58" w:rsidRDefault="00C14C58">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FAAC1" w14:textId="77777777" w:rsidR="00C14C58" w:rsidRDefault="00C14C58">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Amy R.">
    <w15:presenceInfo w15:providerId="None" w15:userId="Dr. Amy 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ar-SA" w:vendorID="64" w:dllVersion="0" w:nlCheck="1" w:checkStyle="0"/>
  <w:proofState w:spelling="clean" w:grammar="clean"/>
  <w:trackRevisions/>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58"/>
    <w:rsid w:val="00010930"/>
    <w:rsid w:val="00030902"/>
    <w:rsid w:val="00034DFA"/>
    <w:rsid w:val="00045262"/>
    <w:rsid w:val="000862FF"/>
    <w:rsid w:val="000C2BFB"/>
    <w:rsid w:val="00114C22"/>
    <w:rsid w:val="00134742"/>
    <w:rsid w:val="00155213"/>
    <w:rsid w:val="0016791E"/>
    <w:rsid w:val="00176FB0"/>
    <w:rsid w:val="00181EB2"/>
    <w:rsid w:val="001965BA"/>
    <w:rsid w:val="001A2E26"/>
    <w:rsid w:val="001C5A71"/>
    <w:rsid w:val="00222800"/>
    <w:rsid w:val="00223009"/>
    <w:rsid w:val="002261F2"/>
    <w:rsid w:val="002542D2"/>
    <w:rsid w:val="00277887"/>
    <w:rsid w:val="002B2DB1"/>
    <w:rsid w:val="002C37A0"/>
    <w:rsid w:val="00365EBC"/>
    <w:rsid w:val="00380369"/>
    <w:rsid w:val="003836F1"/>
    <w:rsid w:val="004239F3"/>
    <w:rsid w:val="00497091"/>
    <w:rsid w:val="004C3305"/>
    <w:rsid w:val="004C5402"/>
    <w:rsid w:val="0050754B"/>
    <w:rsid w:val="00550CAC"/>
    <w:rsid w:val="005773DD"/>
    <w:rsid w:val="00580182"/>
    <w:rsid w:val="00583651"/>
    <w:rsid w:val="00583992"/>
    <w:rsid w:val="005856F1"/>
    <w:rsid w:val="005928D1"/>
    <w:rsid w:val="005A10E8"/>
    <w:rsid w:val="005C13DE"/>
    <w:rsid w:val="00616460"/>
    <w:rsid w:val="00627CEA"/>
    <w:rsid w:val="006A7636"/>
    <w:rsid w:val="006C5554"/>
    <w:rsid w:val="006E79AF"/>
    <w:rsid w:val="007102FC"/>
    <w:rsid w:val="00737B21"/>
    <w:rsid w:val="0077696B"/>
    <w:rsid w:val="007B6A97"/>
    <w:rsid w:val="007E39C4"/>
    <w:rsid w:val="008255C4"/>
    <w:rsid w:val="00827347"/>
    <w:rsid w:val="00863C8C"/>
    <w:rsid w:val="008C7CCB"/>
    <w:rsid w:val="008D4027"/>
    <w:rsid w:val="009104EF"/>
    <w:rsid w:val="00917395"/>
    <w:rsid w:val="00925FEC"/>
    <w:rsid w:val="00926473"/>
    <w:rsid w:val="00991B88"/>
    <w:rsid w:val="009B6EBE"/>
    <w:rsid w:val="009D3B9C"/>
    <w:rsid w:val="009D5CB4"/>
    <w:rsid w:val="00A11F24"/>
    <w:rsid w:val="00A32A33"/>
    <w:rsid w:val="00A654C5"/>
    <w:rsid w:val="00AA471D"/>
    <w:rsid w:val="00AD5558"/>
    <w:rsid w:val="00B72381"/>
    <w:rsid w:val="00BB5A21"/>
    <w:rsid w:val="00BF4D27"/>
    <w:rsid w:val="00C14C58"/>
    <w:rsid w:val="00C631A5"/>
    <w:rsid w:val="00CC448A"/>
    <w:rsid w:val="00CD4B1F"/>
    <w:rsid w:val="00CD531D"/>
    <w:rsid w:val="00D913FA"/>
    <w:rsid w:val="00DB563A"/>
    <w:rsid w:val="00DB6AB2"/>
    <w:rsid w:val="00DD6464"/>
    <w:rsid w:val="00E05559"/>
    <w:rsid w:val="00E12830"/>
    <w:rsid w:val="00E47330"/>
    <w:rsid w:val="00E563BB"/>
    <w:rsid w:val="00E57312"/>
    <w:rsid w:val="00EA4B4F"/>
    <w:rsid w:val="00ED05F6"/>
    <w:rsid w:val="00EF0368"/>
    <w:rsid w:val="00F178AE"/>
    <w:rsid w:val="00F20B13"/>
    <w:rsid w:val="00F279ED"/>
    <w:rsid w:val="00F362F6"/>
    <w:rsid w:val="00F469C4"/>
    <w:rsid w:val="00F91B42"/>
    <w:rsid w:val="00FC0263"/>
    <w:rsid w:val="00FD5CF3"/>
    <w:rsid w:val="00FE4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E4E52"/>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line="276" w:lineRule="auto"/>
    </w:pPr>
    <w:rPr>
      <w:rFonts w:ascii="Arial" w:hAnsi="Arial" w:cs="Arial Unicode MS"/>
      <w:color w:val="000000"/>
      <w:sz w:val="52"/>
      <w:szCs w:val="5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1155CC"/>
      <w:sz w:val="20"/>
      <w:szCs w:val="20"/>
      <w:u w:val="single" w:color="1155CC"/>
    </w:rPr>
  </w:style>
  <w:style w:type="paragraph" w:styleId="Subtitle">
    <w:name w:val="Subtitle"/>
    <w:next w:val="Body"/>
    <w:uiPriority w:val="11"/>
    <w:qFormat/>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Hyperlink1">
    <w:name w:val="Hyperlink.1"/>
    <w:basedOn w:val="None"/>
  </w:style>
  <w:style w:type="character" w:customStyle="1" w:styleId="Hyperlink2">
    <w:name w:val="Hyperlink.2"/>
    <w:basedOn w:val="None"/>
    <w:rPr>
      <w:outline w:val="0"/>
      <w:color w:val="1155CC"/>
      <w:u w:val="single" w:color="1155CC"/>
    </w:rPr>
  </w:style>
  <w:style w:type="character" w:customStyle="1" w:styleId="Hyperlink3">
    <w:name w:val="Hyperlink.3"/>
    <w:basedOn w:val="None"/>
    <w:rPr>
      <w:sz w:val="20"/>
      <w:szCs w:val="20"/>
    </w:rPr>
  </w:style>
  <w:style w:type="character" w:customStyle="1" w:styleId="Hyperlink4">
    <w:name w:val="Hyperlink.4"/>
    <w:basedOn w:val="None"/>
    <w:rPr>
      <w:rFonts w:ascii="Arial" w:eastAsia="Arial" w:hAnsi="Arial" w:cs="Arial"/>
      <w:lang w:val="en-US"/>
    </w:rPr>
  </w:style>
  <w:style w:type="character" w:customStyle="1" w:styleId="Hyperlink5">
    <w:name w:val="Hyperlink.5"/>
    <w:basedOn w:val="None"/>
    <w:rPr>
      <w:rFonts w:ascii="Arial" w:eastAsia="Arial" w:hAnsi="Arial" w:cs="Arial"/>
      <w:caps w:val="0"/>
      <w:smallCaps w:val="0"/>
      <w:strike w:val="0"/>
      <w:dstrike w:val="0"/>
      <w:outline w:val="0"/>
      <w:color w:val="000000"/>
      <w:sz w:val="20"/>
      <w:szCs w:val="20"/>
      <w:u w:val="none" w:color="000000"/>
      <w:vertAlign w:val="baseline"/>
    </w:rPr>
  </w:style>
  <w:style w:type="character" w:customStyle="1" w:styleId="Hyperlink6">
    <w:name w:val="Hyperlink.6"/>
    <w:basedOn w:val="None"/>
    <w:rPr>
      <w:rFonts w:ascii="Arial" w:eastAsia="Arial" w:hAnsi="Arial" w:cs="Arial"/>
      <w:i/>
      <w:iCs/>
    </w:rPr>
  </w:style>
  <w:style w:type="paragraph" w:styleId="Revision">
    <w:name w:val="Revision"/>
    <w:hidden/>
    <w:uiPriority w:val="99"/>
    <w:semiHidden/>
    <w:rsid w:val="001A2E2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A2E26"/>
    <w:rPr>
      <w:sz w:val="16"/>
      <w:szCs w:val="16"/>
    </w:rPr>
  </w:style>
  <w:style w:type="paragraph" w:styleId="CommentText">
    <w:name w:val="annotation text"/>
    <w:basedOn w:val="Normal"/>
    <w:link w:val="CommentTextChar"/>
    <w:uiPriority w:val="99"/>
    <w:unhideWhenUsed/>
    <w:qFormat/>
    <w:rsid w:val="001A2E26"/>
    <w:pPr>
      <w:pPrChange w:id="0" w:author="Dr. Amy R." w:date="2023-01-26T08:15:00Z">
        <w:pPr>
          <w:pBdr>
            <w:top w:val="nil"/>
            <w:left w:val="nil"/>
            <w:bottom w:val="nil"/>
            <w:right w:val="nil"/>
            <w:between w:val="nil"/>
            <w:bar w:val="nil"/>
          </w:pBdr>
        </w:pPr>
      </w:pPrChange>
    </w:pPr>
    <w:rPr>
      <w:sz w:val="20"/>
      <w:szCs w:val="20"/>
      <w:rPrChange w:id="0" w:author="Dr. Amy R." w:date="2023-01-26T08:15:00Z">
        <w:rPr>
          <w:rFonts w:eastAsia="Arial Unicode MS"/>
          <w:bdr w:val="nil"/>
          <w:lang w:val="en-US" w:eastAsia="en-US" w:bidi="ar-SA"/>
        </w:rPr>
      </w:rPrChange>
    </w:rPr>
  </w:style>
  <w:style w:type="character" w:customStyle="1" w:styleId="CommentTextChar">
    <w:name w:val="Comment Text Char"/>
    <w:basedOn w:val="DefaultParagraphFont"/>
    <w:link w:val="CommentText"/>
    <w:uiPriority w:val="99"/>
    <w:qFormat/>
    <w:rsid w:val="001A2E26"/>
  </w:style>
  <w:style w:type="paragraph" w:styleId="CommentSubject">
    <w:name w:val="annotation subject"/>
    <w:basedOn w:val="CommentText"/>
    <w:next w:val="CommentText"/>
    <w:link w:val="CommentSubjectChar"/>
    <w:uiPriority w:val="99"/>
    <w:semiHidden/>
    <w:unhideWhenUsed/>
    <w:rsid w:val="001A2E26"/>
    <w:rPr>
      <w:b/>
      <w:bCs/>
    </w:rPr>
  </w:style>
  <w:style w:type="character" w:customStyle="1" w:styleId="CommentSubjectChar">
    <w:name w:val="Comment Subject Char"/>
    <w:basedOn w:val="CommentTextChar"/>
    <w:link w:val="CommentSubject"/>
    <w:uiPriority w:val="99"/>
    <w:semiHidden/>
    <w:rsid w:val="001A2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zotero.org/google-docs/?lxL1fg" TargetMode="External"/><Relationship Id="rId21" Type="http://schemas.openxmlformats.org/officeDocument/2006/relationships/hyperlink" Target="https://www.zotero.org/google-docs/?WKg16e" TargetMode="External"/><Relationship Id="rId42" Type="http://schemas.openxmlformats.org/officeDocument/2006/relationships/hyperlink" Target="https://www.zotero.org/google-docs/?zi9Ki5" TargetMode="External"/><Relationship Id="rId47" Type="http://schemas.openxmlformats.org/officeDocument/2006/relationships/hyperlink" Target="https://www.zotero.org/google-docs/?46bN2Y" TargetMode="External"/><Relationship Id="rId63" Type="http://schemas.openxmlformats.org/officeDocument/2006/relationships/hyperlink" Target="https://www.zotero.org/google-docs/?VoVNKD" TargetMode="External"/><Relationship Id="rId68" Type="http://schemas.openxmlformats.org/officeDocument/2006/relationships/hyperlink" Target="https://www.zotero.org/google-docs/?zVOvir" TargetMode="External"/><Relationship Id="rId84" Type="http://schemas.openxmlformats.org/officeDocument/2006/relationships/hyperlink" Target="https://www.zotero.org/google-docs/?rOHM6g" TargetMode="External"/><Relationship Id="rId89" Type="http://schemas.openxmlformats.org/officeDocument/2006/relationships/hyperlink" Target="https://www.zotero.org/google-docs/?y8SyeH" TargetMode="External"/><Relationship Id="rId16" Type="http://schemas.openxmlformats.org/officeDocument/2006/relationships/hyperlink" Target="https://www.zotero.org/google-docs/?pIz9VX" TargetMode="External"/><Relationship Id="rId11" Type="http://schemas.openxmlformats.org/officeDocument/2006/relationships/hyperlink" Target="https://www.zotero.org/google-docs/?EQup9c" TargetMode="External"/><Relationship Id="rId32" Type="http://schemas.openxmlformats.org/officeDocument/2006/relationships/hyperlink" Target="https://www.zotero.org/google-docs/?YY6XC4" TargetMode="External"/><Relationship Id="rId37" Type="http://schemas.openxmlformats.org/officeDocument/2006/relationships/hyperlink" Target="https://www.zotero.org/google-docs/?k1w0P4" TargetMode="External"/><Relationship Id="rId53" Type="http://schemas.openxmlformats.org/officeDocument/2006/relationships/hyperlink" Target="https://www.zotero.org/google-docs/?FyKL2P" TargetMode="External"/><Relationship Id="rId58" Type="http://schemas.openxmlformats.org/officeDocument/2006/relationships/hyperlink" Target="https://www.zotero.org/google-docs/?de3dBO" TargetMode="External"/><Relationship Id="rId74" Type="http://schemas.openxmlformats.org/officeDocument/2006/relationships/hyperlink" Target="https://www.zotero.org/google-docs/?52SUsK" TargetMode="External"/><Relationship Id="rId79" Type="http://schemas.openxmlformats.org/officeDocument/2006/relationships/hyperlink" Target="https://www.zotero.org/google-docs/?PNkVXf" TargetMode="External"/><Relationship Id="rId5" Type="http://schemas.openxmlformats.org/officeDocument/2006/relationships/endnotes" Target="endnotes.xml"/><Relationship Id="rId90" Type="http://schemas.openxmlformats.org/officeDocument/2006/relationships/hyperlink" Target="https://www.zotero.org/google-docs/?nm7tNs" TargetMode="External"/><Relationship Id="rId95" Type="http://schemas.openxmlformats.org/officeDocument/2006/relationships/footer" Target="footer1.xml"/><Relationship Id="rId22" Type="http://schemas.openxmlformats.org/officeDocument/2006/relationships/hyperlink" Target="https://www.zotero.org/google-docs/?rq97IV" TargetMode="External"/><Relationship Id="rId27" Type="http://schemas.openxmlformats.org/officeDocument/2006/relationships/hyperlink" Target="https://www.zotero.org/google-docs/?PZfN4z" TargetMode="External"/><Relationship Id="rId43" Type="http://schemas.openxmlformats.org/officeDocument/2006/relationships/hyperlink" Target="https://www.zotero.org/google-docs/?VHUAk3" TargetMode="External"/><Relationship Id="rId48" Type="http://schemas.openxmlformats.org/officeDocument/2006/relationships/hyperlink" Target="https://www.zotero.org/google-docs/?Zb2Us7" TargetMode="External"/><Relationship Id="rId64" Type="http://schemas.openxmlformats.org/officeDocument/2006/relationships/hyperlink" Target="https://www.zotero.org/google-docs/?mX9d6n" TargetMode="External"/><Relationship Id="rId69" Type="http://schemas.openxmlformats.org/officeDocument/2006/relationships/hyperlink" Target="https://www.zotero.org/google-docs/?ldS57U" TargetMode="External"/><Relationship Id="rId80" Type="http://schemas.openxmlformats.org/officeDocument/2006/relationships/hyperlink" Target="https://www.zotero.org/google-docs/?RYuYV2" TargetMode="External"/><Relationship Id="rId85" Type="http://schemas.openxmlformats.org/officeDocument/2006/relationships/hyperlink" Target="https://www.zotero.org/google-docs/?IuxH4R" TargetMode="External"/><Relationship Id="rId3" Type="http://schemas.openxmlformats.org/officeDocument/2006/relationships/webSettings" Target="webSettings.xml"/><Relationship Id="rId12" Type="http://schemas.openxmlformats.org/officeDocument/2006/relationships/hyperlink" Target="https://www.zotero.org/google-docs/?dGP6PX" TargetMode="External"/><Relationship Id="rId17" Type="http://schemas.openxmlformats.org/officeDocument/2006/relationships/hyperlink" Target="https://www.zotero.org/google-docs/?UH0vHq" TargetMode="External"/><Relationship Id="rId25" Type="http://schemas.openxmlformats.org/officeDocument/2006/relationships/hyperlink" Target="https://www.zotero.org/google-docs/?igYqtQ" TargetMode="External"/><Relationship Id="rId33" Type="http://schemas.openxmlformats.org/officeDocument/2006/relationships/hyperlink" Target="https://www.zotero.org/google-docs/?JaIONL" TargetMode="External"/><Relationship Id="rId38" Type="http://schemas.openxmlformats.org/officeDocument/2006/relationships/hyperlink" Target="https://www.zotero.org/google-docs/?MlUNqW" TargetMode="External"/><Relationship Id="rId46" Type="http://schemas.openxmlformats.org/officeDocument/2006/relationships/hyperlink" Target="https://www.zotero.org/google-docs/?93I6ra" TargetMode="External"/><Relationship Id="rId59" Type="http://schemas.openxmlformats.org/officeDocument/2006/relationships/hyperlink" Target="https://www.zotero.org/google-docs/?fNFo1N" TargetMode="External"/><Relationship Id="rId67" Type="http://schemas.openxmlformats.org/officeDocument/2006/relationships/hyperlink" Target="https://www.zotero.org/google-docs/?REtFU1" TargetMode="External"/><Relationship Id="rId20" Type="http://schemas.openxmlformats.org/officeDocument/2006/relationships/hyperlink" Target="https://www.zotero.org/google-docs/?AM8Loq" TargetMode="External"/><Relationship Id="rId41" Type="http://schemas.openxmlformats.org/officeDocument/2006/relationships/hyperlink" Target="https://www.zotero.org/google-docs/?G7bclh" TargetMode="External"/><Relationship Id="rId54" Type="http://schemas.openxmlformats.org/officeDocument/2006/relationships/hyperlink" Target="https://www.zotero.org/google-docs/?ZtV2V1" TargetMode="External"/><Relationship Id="rId62" Type="http://schemas.openxmlformats.org/officeDocument/2006/relationships/hyperlink" Target="https://www.zotero.org/google-docs/?DMkr0u" TargetMode="External"/><Relationship Id="rId70" Type="http://schemas.openxmlformats.org/officeDocument/2006/relationships/hyperlink" Target="https://www.zotero.org/google-docs/?6ZtZ5R" TargetMode="External"/><Relationship Id="rId75" Type="http://schemas.openxmlformats.org/officeDocument/2006/relationships/hyperlink" Target="https://www.zotero.org/google-docs/?pHfqRZ" TargetMode="External"/><Relationship Id="rId83" Type="http://schemas.openxmlformats.org/officeDocument/2006/relationships/hyperlink" Target="https://www.zotero.org/google-docs/?q5nA8m" TargetMode="External"/><Relationship Id="rId88" Type="http://schemas.openxmlformats.org/officeDocument/2006/relationships/hyperlink" Target="https://www.zotero.org/google-docs/?zCWBm5" TargetMode="External"/><Relationship Id="rId91" Type="http://schemas.openxmlformats.org/officeDocument/2006/relationships/hyperlink" Target="https://www.zotero.org/google-docs/?VhPiVO" TargetMode="External"/><Relationship Id="rId96" Type="http://schemas.openxmlformats.org/officeDocument/2006/relationships/header" Target="header2.xml"/><Relationship Id="rId1" Type="http://schemas.openxmlformats.org/officeDocument/2006/relationships/styles" Target="styles.xml"/><Relationship Id="rId6" Type="http://schemas.openxmlformats.org/officeDocument/2006/relationships/comments" Target="comments.xml"/><Relationship Id="rId15" Type="http://schemas.openxmlformats.org/officeDocument/2006/relationships/hyperlink" Target="https://www.zotero.org/google-docs/?BwGEFz" TargetMode="External"/><Relationship Id="rId23" Type="http://schemas.openxmlformats.org/officeDocument/2006/relationships/hyperlink" Target="https://www.zotero.org/google-docs/?AlTQnB" TargetMode="External"/><Relationship Id="rId28" Type="http://schemas.openxmlformats.org/officeDocument/2006/relationships/hyperlink" Target="https://www.zotero.org/google-docs/?eNel5F" TargetMode="External"/><Relationship Id="rId36" Type="http://schemas.openxmlformats.org/officeDocument/2006/relationships/hyperlink" Target="https://www.zotero.org/google-docs/?2WmmRM" TargetMode="External"/><Relationship Id="rId49" Type="http://schemas.openxmlformats.org/officeDocument/2006/relationships/hyperlink" Target="https://www.zotero.org/google-docs/?oEVuVf" TargetMode="External"/><Relationship Id="rId57" Type="http://schemas.openxmlformats.org/officeDocument/2006/relationships/hyperlink" Target="https://www.zotero.org/google-docs/?tVNLt2" TargetMode="External"/><Relationship Id="rId10" Type="http://schemas.openxmlformats.org/officeDocument/2006/relationships/hyperlink" Target="https://www.zotero.org/google-docs/?g7keAg" TargetMode="External"/><Relationship Id="rId31" Type="http://schemas.openxmlformats.org/officeDocument/2006/relationships/hyperlink" Target="https://www.zotero.org/google-docs/?KDLSZ2" TargetMode="External"/><Relationship Id="rId44" Type="http://schemas.openxmlformats.org/officeDocument/2006/relationships/hyperlink" Target="https://www.zotero.org/google-docs/?jpT70O" TargetMode="External"/><Relationship Id="rId52" Type="http://schemas.openxmlformats.org/officeDocument/2006/relationships/hyperlink" Target="https://www.zotero.org/google-docs/?Kf2EcI" TargetMode="External"/><Relationship Id="rId60" Type="http://schemas.openxmlformats.org/officeDocument/2006/relationships/hyperlink" Target="https://www.zotero.org/google-docs/?IdcVCf" TargetMode="External"/><Relationship Id="rId65" Type="http://schemas.openxmlformats.org/officeDocument/2006/relationships/hyperlink" Target="https://www.zotero.org/google-docs/?0kpQfq" TargetMode="External"/><Relationship Id="rId73" Type="http://schemas.openxmlformats.org/officeDocument/2006/relationships/hyperlink" Target="https://www.zotero.org/google-docs/?pkRTd9" TargetMode="External"/><Relationship Id="rId78" Type="http://schemas.openxmlformats.org/officeDocument/2006/relationships/hyperlink" Target="https://www.zotero.org/google-docs/?LOZfaA" TargetMode="External"/><Relationship Id="rId81" Type="http://schemas.openxmlformats.org/officeDocument/2006/relationships/hyperlink" Target="https://www.zotero.org/google-docs/?PNkVXf" TargetMode="External"/><Relationship Id="rId86" Type="http://schemas.openxmlformats.org/officeDocument/2006/relationships/hyperlink" Target="https://www.zotero.org/google-docs/?0H4a72" TargetMode="External"/><Relationship Id="rId94" Type="http://schemas.openxmlformats.org/officeDocument/2006/relationships/header" Target="header1.xml"/><Relationship Id="rId99" Type="http://schemas.microsoft.com/office/2011/relationships/people" Target="people.xml"/><Relationship Id="rId4" Type="http://schemas.openxmlformats.org/officeDocument/2006/relationships/footnotes" Target="footnotes.xml"/><Relationship Id="rId9" Type="http://schemas.microsoft.com/office/2018/08/relationships/commentsExtensible" Target="commentsExtensible.xml"/><Relationship Id="rId13" Type="http://schemas.openxmlformats.org/officeDocument/2006/relationships/hyperlink" Target="https://www.zotero.org/google-docs/?WPRast" TargetMode="External"/><Relationship Id="rId18" Type="http://schemas.openxmlformats.org/officeDocument/2006/relationships/hyperlink" Target="https://www.zotero.org/google-docs/?oV7Mir" TargetMode="External"/><Relationship Id="rId39" Type="http://schemas.openxmlformats.org/officeDocument/2006/relationships/hyperlink" Target="https://www.zotero.org/google-docs/?gqYrwI" TargetMode="External"/><Relationship Id="rId34" Type="http://schemas.openxmlformats.org/officeDocument/2006/relationships/hyperlink" Target="https://www.zotero.org/google-docs/?iHc6Ma" TargetMode="External"/><Relationship Id="rId50" Type="http://schemas.openxmlformats.org/officeDocument/2006/relationships/hyperlink" Target="https://www.zotero.org/google-docs/?ujxL4b" TargetMode="External"/><Relationship Id="rId55" Type="http://schemas.openxmlformats.org/officeDocument/2006/relationships/hyperlink" Target="https://www.zotero.org/google-docs/?I9tb8o" TargetMode="External"/><Relationship Id="rId76" Type="http://schemas.openxmlformats.org/officeDocument/2006/relationships/hyperlink" Target="https://www.zotero.org/google-docs/?MP1vGp" TargetMode="External"/><Relationship Id="rId97" Type="http://schemas.openxmlformats.org/officeDocument/2006/relationships/header" Target="header3.xml"/><Relationship Id="rId7" Type="http://schemas.microsoft.com/office/2011/relationships/commentsExtended" Target="commentsExtended.xml"/><Relationship Id="rId71" Type="http://schemas.openxmlformats.org/officeDocument/2006/relationships/hyperlink" Target="https://www.zotero.org/google-docs/?dJ4GHk" TargetMode="External"/><Relationship Id="rId92" Type="http://schemas.openxmlformats.org/officeDocument/2006/relationships/hyperlink" Target="https://www.zotero.org/google-docs/?uBruzS" TargetMode="External"/><Relationship Id="rId2" Type="http://schemas.openxmlformats.org/officeDocument/2006/relationships/settings" Target="settings.xml"/><Relationship Id="rId29" Type="http://schemas.openxmlformats.org/officeDocument/2006/relationships/hyperlink" Target="https://www.zotero.org/google-docs/?LFAZpE" TargetMode="External"/><Relationship Id="rId24" Type="http://schemas.openxmlformats.org/officeDocument/2006/relationships/hyperlink" Target="https://www.zotero.org/google-docs/?Qq3aFX" TargetMode="External"/><Relationship Id="rId40" Type="http://schemas.openxmlformats.org/officeDocument/2006/relationships/hyperlink" Target="https://www.zotero.org/google-docs/?C93i7K" TargetMode="External"/><Relationship Id="rId45" Type="http://schemas.openxmlformats.org/officeDocument/2006/relationships/hyperlink" Target="https://www.zotero.org/google-docs/?e0qNT8" TargetMode="External"/><Relationship Id="rId66" Type="http://schemas.openxmlformats.org/officeDocument/2006/relationships/hyperlink" Target="https://www.zotero.org/google-docs/?PiGRCZ" TargetMode="External"/><Relationship Id="rId87" Type="http://schemas.openxmlformats.org/officeDocument/2006/relationships/hyperlink" Target="https://www.zotero.org/google-docs/?piFpWa" TargetMode="External"/><Relationship Id="rId61" Type="http://schemas.openxmlformats.org/officeDocument/2006/relationships/hyperlink" Target="https://www.zotero.org/google-docs/?EObK7F" TargetMode="External"/><Relationship Id="rId82" Type="http://schemas.openxmlformats.org/officeDocument/2006/relationships/hyperlink" Target="https://www.zotero.org/google-docs/?RYuYV2" TargetMode="External"/><Relationship Id="rId19" Type="http://schemas.openxmlformats.org/officeDocument/2006/relationships/hyperlink" Target="https://www.zotero.org/google-docs/?4B8yss" TargetMode="External"/><Relationship Id="rId14" Type="http://schemas.openxmlformats.org/officeDocument/2006/relationships/hyperlink" Target="https://www.zotero.org/google-docs/?bQn04U" TargetMode="External"/><Relationship Id="rId30" Type="http://schemas.openxmlformats.org/officeDocument/2006/relationships/hyperlink" Target="https://www.zotero.org/google-docs/?KDx21E" TargetMode="External"/><Relationship Id="rId35" Type="http://schemas.openxmlformats.org/officeDocument/2006/relationships/hyperlink" Target="https://www.zotero.org/google-docs/?Lt4yAo" TargetMode="External"/><Relationship Id="rId56" Type="http://schemas.openxmlformats.org/officeDocument/2006/relationships/hyperlink" Target="https://www.zotero.org/google-docs/?ooOHxc" TargetMode="External"/><Relationship Id="rId77" Type="http://schemas.openxmlformats.org/officeDocument/2006/relationships/hyperlink" Target="https://www.zotero.org/google-docs/?nCoq84" TargetMode="External"/><Relationship Id="rId100" Type="http://schemas.openxmlformats.org/officeDocument/2006/relationships/theme" Target="theme/theme1.xml"/><Relationship Id="rId8" Type="http://schemas.microsoft.com/office/2016/09/relationships/commentsIds" Target="commentsIds.xml"/><Relationship Id="rId51" Type="http://schemas.openxmlformats.org/officeDocument/2006/relationships/hyperlink" Target="https://www.zotero.org/google-docs/?EFMWFu" TargetMode="External"/><Relationship Id="rId72" Type="http://schemas.openxmlformats.org/officeDocument/2006/relationships/hyperlink" Target="https://www.zotero.org/google-docs/?cSnzJI" TargetMode="External"/><Relationship Id="rId93" Type="http://schemas.openxmlformats.org/officeDocument/2006/relationships/hyperlink" Target="https://www.zotero.org/google-docs/?EIqSMQ" TargetMode="External"/><Relationship Id="rId98"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OMr9FQ" TargetMode="External"/><Relationship Id="rId13" Type="http://schemas.openxmlformats.org/officeDocument/2006/relationships/hyperlink" Target="https://www.zotero.org/google-docs/?rRZHtj" TargetMode="External"/><Relationship Id="rId3" Type="http://schemas.openxmlformats.org/officeDocument/2006/relationships/hyperlink" Target="http://www.hectorbahamonde.com" TargetMode="External"/><Relationship Id="rId7" Type="http://schemas.openxmlformats.org/officeDocument/2006/relationships/hyperlink" Target="https://www.zotero.org/google-docs/?bCh64u" TargetMode="External"/><Relationship Id="rId12" Type="http://schemas.openxmlformats.org/officeDocument/2006/relationships/hyperlink" Target="https://www.zotero.org/google-docs/?ha7mTf" TargetMode="External"/><Relationship Id="rId2" Type="http://schemas.openxmlformats.org/officeDocument/2006/relationships/hyperlink" Target="mailto:hibano@utu.fi" TargetMode="External"/><Relationship Id="rId1" Type="http://schemas.openxmlformats.org/officeDocument/2006/relationships/hyperlink" Target="mailto:outi.sarpila@utu.fi" TargetMode="External"/><Relationship Id="rId6" Type="http://schemas.openxmlformats.org/officeDocument/2006/relationships/hyperlink" Target="https://www.zotero.org/google-docs/?OXZdfH" TargetMode="External"/><Relationship Id="rId11" Type="http://schemas.openxmlformats.org/officeDocument/2006/relationships/hyperlink" Target="https://www.zotero.org/google-docs/?yY2wOB" TargetMode="External"/><Relationship Id="rId5" Type="http://schemas.openxmlformats.org/officeDocument/2006/relationships/hyperlink" Target="https://www.zotero.org/google-docs/?s7c1f6" TargetMode="External"/><Relationship Id="rId10" Type="http://schemas.openxmlformats.org/officeDocument/2006/relationships/hyperlink" Target="https://www.zotero.org/google-docs/?hQRCS6" TargetMode="External"/><Relationship Id="rId4" Type="http://schemas.openxmlformats.org/officeDocument/2006/relationships/hyperlink" Target="https://www.zotero.org/google-docs/?CTAPcI" TargetMode="External"/><Relationship Id="rId9" Type="http://schemas.openxmlformats.org/officeDocument/2006/relationships/hyperlink" Target="https://www.zotero.org/google-docs/?0wlS7G"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13C969-1979-0C40-BEAE-2C69579F14D4}">
  <we:reference id="wa104380773" version="2.0.0.0" store="en-US" storeType="OMEX"/>
  <we:alternateReferences>
    <we:reference id="WA104380773"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25</Pages>
  <Words>14288</Words>
  <Characters>81446</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Amy R.</cp:lastModifiedBy>
  <cp:revision>2</cp:revision>
  <cp:lastPrinted>2023-01-26T13:17:00Z</cp:lastPrinted>
  <dcterms:created xsi:type="dcterms:W3CDTF">2023-01-28T19:07:00Z</dcterms:created>
  <dcterms:modified xsi:type="dcterms:W3CDTF">2023-01-28T19:07:00Z</dcterms:modified>
</cp:coreProperties>
</file>