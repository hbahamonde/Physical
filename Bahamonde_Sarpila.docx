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C1922" w14:textId="41D64FF8" w:rsidR="0081434C" w:rsidRPr="003133FC" w:rsidRDefault="008F6A4E" w:rsidP="00FD3AAD">
      <w:pPr>
        <w:pStyle w:val="Title"/>
        <w:jc w:val="center"/>
        <w:rPr>
          <w:noProof/>
          <w:lang w:val="en-US"/>
        </w:rPr>
      </w:pPr>
      <w:bookmarkStart w:id="0" w:name="_tw9vafzcofvn" w:colFirst="0" w:colLast="0"/>
      <w:bookmarkEnd w:id="0"/>
      <w:r w:rsidRPr="003133FC">
        <w:rPr>
          <w:noProof/>
          <w:lang w:val="en-US"/>
        </w:rPr>
        <w:t xml:space="preserve">Physical Appearance and </w:t>
      </w:r>
      <w:commentRangeStart w:id="1"/>
      <w:del w:id="2" w:author="Microsoft Office User" w:date="2022-05-25T12:24:00Z">
        <w:r w:rsidRPr="003133FC" w:rsidDel="005A59F3">
          <w:rPr>
            <w:noProof/>
            <w:lang w:val="en-US"/>
          </w:rPr>
          <w:delText xml:space="preserve">Turnout </w:delText>
        </w:r>
      </w:del>
      <w:commentRangeEnd w:id="1"/>
      <w:ins w:id="3" w:author="Microsoft Office User" w:date="2022-05-25T12:24:00Z">
        <w:r w:rsidR="005A59F3">
          <w:rPr>
            <w:noProof/>
            <w:lang w:val="en-US"/>
          </w:rPr>
          <w:t>Elections</w:t>
        </w:r>
        <w:r w:rsidR="005A59F3" w:rsidRPr="003133FC">
          <w:rPr>
            <w:noProof/>
            <w:lang w:val="en-US"/>
          </w:rPr>
          <w:t xml:space="preserve"> </w:t>
        </w:r>
      </w:ins>
      <w:r w:rsidR="00C94B8D">
        <w:rPr>
          <w:rStyle w:val="CommentReference"/>
          <w:lang w:val="en-US"/>
        </w:rPr>
        <w:commentReference w:id="1"/>
      </w:r>
      <w:r w:rsidRPr="003133FC">
        <w:rPr>
          <w:noProof/>
          <w:lang w:val="en-US"/>
        </w:rPr>
        <w:t>in Finnish Elections: An Inequality Perspective</w:t>
      </w:r>
    </w:p>
    <w:p w14:paraId="33BD0C70" w14:textId="77777777" w:rsidR="0081434C" w:rsidRPr="003133FC" w:rsidRDefault="0081434C" w:rsidP="00FD3AAD">
      <w:pPr>
        <w:jc w:val="both"/>
        <w:rPr>
          <w:noProof/>
          <w:lang w:val="en-US"/>
        </w:rPr>
      </w:pPr>
    </w:p>
    <w:p w14:paraId="7692EB6B" w14:textId="77777777" w:rsidR="0081434C" w:rsidRPr="003133FC" w:rsidRDefault="0081434C" w:rsidP="00FD3AAD">
      <w:pPr>
        <w:jc w:val="both"/>
        <w:rPr>
          <w:noProof/>
          <w:lang w:val="en-US"/>
        </w:rPr>
      </w:pPr>
    </w:p>
    <w:p w14:paraId="7D5E53B1" w14:textId="55905489" w:rsidR="0081434C" w:rsidRPr="003133FC" w:rsidRDefault="008F6A4E" w:rsidP="00FD3AAD">
      <w:pPr>
        <w:jc w:val="center"/>
        <w:rPr>
          <w:i/>
          <w:noProof/>
          <w:lang w:val="en-US"/>
        </w:rPr>
      </w:pPr>
      <w:r w:rsidRPr="003133FC">
        <w:rPr>
          <w:noProof/>
          <w:lang w:val="en-US"/>
        </w:rPr>
        <w:t>Hector Bahamonde and Outi Sarpila</w:t>
      </w:r>
      <w:r w:rsidRPr="003133FC">
        <w:rPr>
          <w:noProof/>
          <w:vertAlign w:val="superscript"/>
          <w:lang w:val="en-US"/>
        </w:rPr>
        <w:footnoteReference w:id="1"/>
      </w:r>
      <w:r w:rsidRPr="003133FC">
        <w:rPr>
          <w:noProof/>
          <w:lang w:val="en-US"/>
        </w:rPr>
        <w:br/>
      </w:r>
      <w:r w:rsidRPr="003133FC">
        <w:rPr>
          <w:noProof/>
          <w:lang w:val="en-US"/>
        </w:rPr>
        <w:br/>
      </w:r>
      <w:r w:rsidRPr="003133FC">
        <w:rPr>
          <w:i/>
          <w:noProof/>
          <w:lang w:val="en-US"/>
        </w:rPr>
        <w:t>May 2022</w:t>
      </w:r>
    </w:p>
    <w:p w14:paraId="26BD95D4" w14:textId="77777777" w:rsidR="0081434C" w:rsidRPr="003133FC" w:rsidRDefault="0081434C" w:rsidP="00FD3AAD">
      <w:pPr>
        <w:jc w:val="both"/>
        <w:rPr>
          <w:noProof/>
          <w:lang w:val="en-US"/>
        </w:rPr>
      </w:pPr>
    </w:p>
    <w:p w14:paraId="5229A87A" w14:textId="77777777" w:rsidR="0081434C" w:rsidRPr="003133FC" w:rsidRDefault="008F6A4E" w:rsidP="00FD3AAD">
      <w:pPr>
        <w:jc w:val="center"/>
        <w:rPr>
          <w:b/>
          <w:noProof/>
          <w:lang w:val="en-US"/>
        </w:rPr>
      </w:pPr>
      <w:r w:rsidRPr="003133FC">
        <w:rPr>
          <w:b/>
          <w:noProof/>
          <w:lang w:val="en-US"/>
        </w:rPr>
        <w:br/>
        <w:t>Abstract</w:t>
      </w:r>
    </w:p>
    <w:p w14:paraId="23312E95" w14:textId="3C29D3E9" w:rsidR="0081434C" w:rsidRPr="003133FC" w:rsidRDefault="008F6A4E" w:rsidP="00FD3AAD">
      <w:pPr>
        <w:jc w:val="both"/>
        <w:rPr>
          <w:noProof/>
          <w:lang w:val="en-US"/>
        </w:rPr>
      </w:pPr>
      <w:r w:rsidRPr="003133FC">
        <w:rPr>
          <w:noProof/>
          <w:lang w:val="en-US"/>
        </w:rPr>
        <w:t>There seems to be a consensus that physically attractive individuals earn more and win elections more often. Unfortunately, very little is known about how voters evaluate candidates with socioeconomically unequal “looks.” To bridge this gap, we study the electoral consequences of looking upper-class, middle-class</w:t>
      </w:r>
      <w:r w:rsidR="0020524B">
        <w:rPr>
          <w:noProof/>
          <w:lang w:val="en-US"/>
        </w:rPr>
        <w:t>,</w:t>
      </w:r>
      <w:r w:rsidRPr="003133FC">
        <w:rPr>
          <w:noProof/>
          <w:lang w:val="en-US"/>
        </w:rPr>
        <w:t xml:space="preserve"> or working-class</w:t>
      </w:r>
      <w:r w:rsidR="002456CF">
        <w:rPr>
          <w:noProof/>
          <w:lang w:val="en-US"/>
        </w:rPr>
        <w:t xml:space="preserve"> for candidates</w:t>
      </w:r>
      <w:r w:rsidRPr="003133FC">
        <w:rPr>
          <w:noProof/>
          <w:lang w:val="en-US"/>
        </w:rPr>
        <w:t xml:space="preserve">. Using official electoral data </w:t>
      </w:r>
      <w:r w:rsidR="003C3A29">
        <w:rPr>
          <w:noProof/>
          <w:lang w:val="en-US"/>
        </w:rPr>
        <w:t>for</w:t>
      </w:r>
      <w:r w:rsidR="003C3A29" w:rsidRPr="003133FC">
        <w:rPr>
          <w:noProof/>
          <w:lang w:val="en-US"/>
        </w:rPr>
        <w:t xml:space="preserve"> </w:t>
      </w:r>
      <w:r w:rsidRPr="003133FC">
        <w:rPr>
          <w:noProof/>
          <w:lang w:val="en-US"/>
        </w:rPr>
        <w:t xml:space="preserve">the 2017 Finnish municipal elections and the European Socio-Economic Classification, we classified candidates' occupations. We also constructed a novel dataset </w:t>
      </w:r>
      <w:r w:rsidR="00A71E2C">
        <w:rPr>
          <w:noProof/>
          <w:lang w:val="en-US"/>
        </w:rPr>
        <w:t>based on</w:t>
      </w:r>
      <w:r w:rsidRPr="003133FC">
        <w:rPr>
          <w:noProof/>
          <w:lang w:val="en-US"/>
        </w:rPr>
        <w:t xml:space="preserve"> a representative sample of the Finnish population (N=7,920). </w:t>
      </w:r>
      <w:r w:rsidR="0086779D">
        <w:rPr>
          <w:noProof/>
          <w:lang w:val="en-US"/>
        </w:rPr>
        <w:t>The</w:t>
      </w:r>
      <w:r w:rsidRPr="003133FC">
        <w:rPr>
          <w:noProof/>
          <w:lang w:val="en-US"/>
        </w:rPr>
        <w:t xml:space="preserve"> participants rated a subsample of high-quality photo</w:t>
      </w:r>
      <w:r w:rsidR="0086779D">
        <w:rPr>
          <w:noProof/>
          <w:lang w:val="en-US"/>
        </w:rPr>
        <w:t>graph</w:t>
      </w:r>
      <w:r w:rsidRPr="003133FC">
        <w:rPr>
          <w:noProof/>
          <w:lang w:val="en-US"/>
        </w:rPr>
        <w:t xml:space="preserve">s of political candidates (N=1,415) according to several physical appearance measurements (attractiveness and </w:t>
      </w:r>
      <w:r w:rsidR="00603129">
        <w:rPr>
          <w:noProof/>
          <w:lang w:val="en-US"/>
        </w:rPr>
        <w:t xml:space="preserve">congruence between </w:t>
      </w:r>
      <w:r w:rsidRPr="003133FC">
        <w:rPr>
          <w:noProof/>
          <w:lang w:val="en-US"/>
        </w:rPr>
        <w:t>physical</w:t>
      </w:r>
      <w:r w:rsidR="00603129">
        <w:rPr>
          <w:noProof/>
          <w:lang w:val="en-US"/>
        </w:rPr>
        <w:t xml:space="preserve"> appearance and </w:t>
      </w:r>
      <w:r w:rsidRPr="003133FC">
        <w:rPr>
          <w:noProof/>
          <w:lang w:val="en-US"/>
        </w:rPr>
        <w:t>occupation). Our analyses suggest that Finnish citizens systematically vote for candidates that show higher degrees of congruence between physical appearance and occupation, particularly candidates that look</w:t>
      </w:r>
      <w:r w:rsidR="004E6B9C">
        <w:rPr>
          <w:noProof/>
          <w:lang w:val="en-US"/>
        </w:rPr>
        <w:t xml:space="preserve"> </w:t>
      </w:r>
      <w:r w:rsidRPr="003133FC">
        <w:rPr>
          <w:noProof/>
          <w:lang w:val="en-US"/>
        </w:rPr>
        <w:t xml:space="preserve">like </w:t>
      </w:r>
      <w:r w:rsidR="002737F7">
        <w:rPr>
          <w:noProof/>
          <w:lang w:val="en-US"/>
        </w:rPr>
        <w:t xml:space="preserve">they </w:t>
      </w:r>
      <w:r w:rsidR="00B71C93">
        <w:rPr>
          <w:noProof/>
          <w:lang w:val="en-US"/>
        </w:rPr>
        <w:t xml:space="preserve">have </w:t>
      </w:r>
      <w:r w:rsidRPr="003133FC">
        <w:rPr>
          <w:noProof/>
          <w:lang w:val="en-US"/>
        </w:rPr>
        <w:t>upper-class occupations</w:t>
      </w:r>
      <w:r w:rsidR="00B71C93">
        <w:rPr>
          <w:noProof/>
          <w:lang w:val="en-US"/>
        </w:rPr>
        <w:t xml:space="preserve"> and do have them</w:t>
      </w:r>
      <w:r w:rsidRPr="003133FC">
        <w:rPr>
          <w:noProof/>
          <w:lang w:val="en-US"/>
        </w:rPr>
        <w:t>. Furthermore, the data suggest that there exists a systematic electoral penalty, particularly for female candidates that look</w:t>
      </w:r>
      <w:r w:rsidR="001A043D">
        <w:rPr>
          <w:noProof/>
          <w:lang w:val="en-US"/>
        </w:rPr>
        <w:t xml:space="preserve"> </w:t>
      </w:r>
      <w:r w:rsidRPr="003133FC">
        <w:rPr>
          <w:noProof/>
          <w:lang w:val="en-US"/>
        </w:rPr>
        <w:t xml:space="preserve">like </w:t>
      </w:r>
      <w:r w:rsidR="00097036">
        <w:rPr>
          <w:noProof/>
          <w:lang w:val="en-US"/>
        </w:rPr>
        <w:t>they have</w:t>
      </w:r>
      <w:r w:rsidRPr="003133FC">
        <w:rPr>
          <w:noProof/>
          <w:lang w:val="en-US"/>
        </w:rPr>
        <w:t xml:space="preserve"> working-class occupations</w:t>
      </w:r>
      <w:r w:rsidR="00097036">
        <w:rPr>
          <w:noProof/>
          <w:lang w:val="en-US"/>
        </w:rPr>
        <w:t xml:space="preserve"> and do have them</w:t>
      </w:r>
      <w:r w:rsidRPr="003133FC">
        <w:rPr>
          <w:noProof/>
          <w:lang w:val="en-US"/>
        </w:rPr>
        <w:t xml:space="preserve">. </w:t>
      </w:r>
    </w:p>
    <w:p w14:paraId="30D4D0F0" w14:textId="017CCA60" w:rsidR="0081434C" w:rsidRPr="003133FC" w:rsidRDefault="008F6A4E" w:rsidP="00FD3AAD">
      <w:pPr>
        <w:jc w:val="center"/>
        <w:rPr>
          <w:b/>
          <w:noProof/>
          <w:lang w:val="en-US"/>
        </w:rPr>
      </w:pPr>
      <w:r w:rsidRPr="003133FC">
        <w:rPr>
          <w:noProof/>
          <w:lang w:val="en-US"/>
        </w:rPr>
        <w:br/>
      </w:r>
      <w:r w:rsidRPr="003133FC">
        <w:rPr>
          <w:noProof/>
          <w:lang w:val="en-US"/>
        </w:rPr>
        <w:br/>
      </w:r>
      <w:r w:rsidRPr="003133FC">
        <w:rPr>
          <w:b/>
          <w:noProof/>
          <w:color w:val="FF0000"/>
          <w:lang w:val="en-US"/>
        </w:rPr>
        <w:t>[ROUGH DRAFT, PLEASE DO NOT CIRCULATE]</w:t>
      </w:r>
      <w:r w:rsidRPr="003133FC">
        <w:rPr>
          <w:b/>
          <w:noProof/>
          <w:color w:val="FF0000"/>
          <w:lang w:val="en-US"/>
        </w:rPr>
        <w:br/>
      </w:r>
      <w:r w:rsidRPr="003133FC">
        <w:rPr>
          <w:b/>
          <w:noProof/>
          <w:color w:val="202124"/>
          <w:lang w:val="en-US"/>
        </w:rPr>
        <w:br/>
      </w:r>
      <w:r w:rsidRPr="003133FC">
        <w:rPr>
          <w:b/>
          <w:noProof/>
          <w:color w:val="202124"/>
          <w:lang w:val="en-US"/>
        </w:rPr>
        <w:br/>
      </w:r>
      <w:r w:rsidRPr="003133FC">
        <w:rPr>
          <w:b/>
          <w:noProof/>
          <w:color w:val="202124"/>
          <w:lang w:val="en-US"/>
        </w:rPr>
        <w:br/>
        <w:t xml:space="preserve">[ </w:t>
      </w:r>
      <w:r w:rsidRPr="003133FC">
        <w:rPr>
          <w:b/>
          <w:noProof/>
          <w:lang w:val="en-US"/>
        </w:rPr>
        <w:t>~9.</w:t>
      </w:r>
      <w:r w:rsidR="004C0B37">
        <w:rPr>
          <w:b/>
          <w:noProof/>
          <w:lang w:val="en-US"/>
        </w:rPr>
        <w:t>6</w:t>
      </w:r>
      <w:r w:rsidRPr="003133FC">
        <w:rPr>
          <w:b/>
          <w:noProof/>
          <w:lang w:val="en-US"/>
        </w:rPr>
        <w:t>00 words ]</w:t>
      </w:r>
    </w:p>
    <w:p w14:paraId="6F60539D" w14:textId="77777777" w:rsidR="0081434C" w:rsidRPr="003133FC" w:rsidRDefault="0081434C" w:rsidP="00FD3AAD">
      <w:pPr>
        <w:jc w:val="both"/>
        <w:rPr>
          <w:noProof/>
          <w:lang w:val="en-US"/>
        </w:rPr>
      </w:pPr>
    </w:p>
    <w:p w14:paraId="5D74925D" w14:textId="77777777" w:rsidR="0081434C" w:rsidRPr="003133FC" w:rsidRDefault="0081434C" w:rsidP="00FD3AAD">
      <w:pPr>
        <w:jc w:val="both"/>
        <w:rPr>
          <w:noProof/>
          <w:lang w:val="en-US"/>
        </w:rPr>
      </w:pPr>
    </w:p>
    <w:p w14:paraId="5C1FDC04" w14:textId="77777777" w:rsidR="0081434C" w:rsidRPr="003133FC" w:rsidRDefault="008F6A4E" w:rsidP="00FD3AAD">
      <w:pPr>
        <w:pStyle w:val="Heading3"/>
        <w:spacing w:before="200" w:after="200"/>
        <w:jc w:val="both"/>
        <w:rPr>
          <w:noProof/>
          <w:lang w:val="en-US"/>
        </w:rPr>
      </w:pPr>
      <w:bookmarkStart w:id="4" w:name="_7vk70gu4q5i7" w:colFirst="0" w:colLast="0"/>
      <w:bookmarkEnd w:id="4"/>
      <w:r w:rsidRPr="003133FC">
        <w:rPr>
          <w:noProof/>
          <w:lang w:val="en-US"/>
        </w:rPr>
        <w:br w:type="page"/>
      </w:r>
      <w:r w:rsidRPr="003133FC">
        <w:rPr>
          <w:noProof/>
          <w:lang w:val="en-US"/>
        </w:rPr>
        <w:lastRenderedPageBreak/>
        <w:t>Introduction</w:t>
      </w:r>
    </w:p>
    <w:p w14:paraId="4D486450" w14:textId="742CA0B8" w:rsidR="0081434C" w:rsidRPr="003133FC" w:rsidRDefault="008F6A4E" w:rsidP="00FD3AAD">
      <w:pPr>
        <w:spacing w:before="200" w:after="200"/>
        <w:jc w:val="both"/>
        <w:rPr>
          <w:noProof/>
          <w:lang w:val="en-US"/>
        </w:rPr>
      </w:pPr>
      <w:r w:rsidRPr="003133FC">
        <w:rPr>
          <w:noProof/>
          <w:lang w:val="en-US"/>
        </w:rPr>
        <w:t>Previous studies on physical attractiveness and social and economic outcomes have convincingly shown that physical appearance</w:t>
      </w:r>
      <w:r w:rsidR="00D54FF4">
        <w:rPr>
          <w:noProof/>
          <w:lang w:val="en-US"/>
        </w:rPr>
        <w:t>–</w:t>
      </w:r>
      <w:r w:rsidRPr="003133FC">
        <w:rPr>
          <w:noProof/>
          <w:lang w:val="en-US"/>
        </w:rPr>
        <w:t xml:space="preserve">based social inequalities are embedded in various fields of life, including marital life </w:t>
      </w:r>
      <w:hyperlink r:id="rId12">
        <w:r w:rsidRPr="003133FC">
          <w:rPr>
            <w:noProof/>
            <w:lang w:val="en-US"/>
          </w:rPr>
          <w:t>(Jæger, 2011; McClintock, 2014)</w:t>
        </w:r>
      </w:hyperlink>
      <w:r w:rsidRPr="003133FC">
        <w:rPr>
          <w:noProof/>
          <w:lang w:val="en-US"/>
        </w:rPr>
        <w:t xml:space="preserve"> and labor markets (for a review, see </w:t>
      </w:r>
      <w:hyperlink r:id="rId13">
        <w:r w:rsidRPr="003133FC">
          <w:rPr>
            <w:noProof/>
            <w:lang w:val="en-US"/>
          </w:rPr>
          <w:t>Hamermesh, 2011; Maestripieri et al., 2017)</w:t>
        </w:r>
      </w:hyperlink>
      <w:r w:rsidRPr="003133FC">
        <w:rPr>
          <w:noProof/>
          <w:lang w:val="en-US"/>
        </w:rPr>
        <w:t xml:space="preserve">. </w:t>
      </w:r>
      <w:r w:rsidR="007D458B">
        <w:rPr>
          <w:noProof/>
          <w:lang w:val="en-US"/>
        </w:rPr>
        <w:t>Along</w:t>
      </w:r>
      <w:r w:rsidR="007D458B" w:rsidRPr="003133FC">
        <w:rPr>
          <w:noProof/>
          <w:lang w:val="en-US"/>
        </w:rPr>
        <w:t xml:space="preserve"> </w:t>
      </w:r>
      <w:r w:rsidRPr="003133FC">
        <w:rPr>
          <w:noProof/>
          <w:lang w:val="en-US"/>
        </w:rPr>
        <w:t>the same line</w:t>
      </w:r>
      <w:r w:rsidR="007D458B">
        <w:rPr>
          <w:noProof/>
          <w:lang w:val="en-US"/>
        </w:rPr>
        <w:t>s</w:t>
      </w:r>
      <w:r w:rsidRPr="003133FC">
        <w:rPr>
          <w:noProof/>
          <w:lang w:val="en-US"/>
        </w:rPr>
        <w:t>, political scientists have consistently shown that a political candidate</w:t>
      </w:r>
      <w:r w:rsidR="007D109A">
        <w:rPr>
          <w:noProof/>
          <w:lang w:val="en-US"/>
        </w:rPr>
        <w:t>’</w:t>
      </w:r>
      <w:r w:rsidRPr="003133FC">
        <w:rPr>
          <w:noProof/>
          <w:lang w:val="en-US"/>
        </w:rPr>
        <w:t xml:space="preserve">s physical attractiveness is positively associated with electoral success </w:t>
      </w:r>
      <w:hyperlink r:id="rId14">
        <w:r w:rsidRPr="003133FC">
          <w:rPr>
            <w:noProof/>
            <w:lang w:val="en-US"/>
          </w:rPr>
          <w:t>(Dion et al., 1972; Efrain &amp; Patterson, 1974; Stockemer &amp; Praino, 2019; Lau &amp; Redlawsk, 2001)</w:t>
        </w:r>
      </w:hyperlink>
      <w:r w:rsidRPr="003133FC">
        <w:rPr>
          <w:noProof/>
          <w:lang w:val="en-US"/>
        </w:rPr>
        <w:t>. Examples range from high-information elect</w:t>
      </w:r>
      <w:r w:rsidR="00AA6223">
        <w:rPr>
          <w:noProof/>
          <w:lang w:val="en-US"/>
        </w:rPr>
        <w:t>oral events</w:t>
      </w:r>
      <w:r w:rsidRPr="003133FC">
        <w:rPr>
          <w:noProof/>
          <w:lang w:val="en-US"/>
        </w:rPr>
        <w:t>, such as the well-studied Kennedy</w:t>
      </w:r>
      <w:r w:rsidR="00D1391A">
        <w:rPr>
          <w:noProof/>
          <w:lang w:val="en-US"/>
        </w:rPr>
        <w:t>-</w:t>
      </w:r>
      <w:r w:rsidRPr="003133FC">
        <w:rPr>
          <w:noProof/>
          <w:lang w:val="en-US"/>
        </w:rPr>
        <w:t xml:space="preserve">Nixon 1960 presidential debate </w:t>
      </w:r>
      <w:hyperlink r:id="rId15">
        <w:r w:rsidRPr="003133FC">
          <w:rPr>
            <w:noProof/>
            <w:lang w:val="en-US"/>
          </w:rPr>
          <w:t>(Mattes et al., 2010)</w:t>
        </w:r>
      </w:hyperlink>
      <w:r w:rsidRPr="003133FC">
        <w:rPr>
          <w:noProof/>
          <w:lang w:val="en-US"/>
        </w:rPr>
        <w:t xml:space="preserve">, to low-information elections </w:t>
      </w:r>
      <w:hyperlink r:id="rId16">
        <w:r w:rsidRPr="003133FC">
          <w:rPr>
            <w:noProof/>
            <w:lang w:val="en-US"/>
          </w:rPr>
          <w:t>(Berggren et al., 2017)</w:t>
        </w:r>
      </w:hyperlink>
      <w:r w:rsidRPr="003133FC">
        <w:rPr>
          <w:noProof/>
          <w:lang w:val="en-US"/>
        </w:rPr>
        <w:t>, such as municipal elections.</w:t>
      </w:r>
    </w:p>
    <w:p w14:paraId="6D3D2940" w14:textId="19EC1737" w:rsidR="0081434C" w:rsidRPr="003133FC" w:rsidRDefault="008F6A4E" w:rsidP="00FD3AAD">
      <w:pPr>
        <w:spacing w:before="200" w:after="200"/>
        <w:jc w:val="both"/>
        <w:rPr>
          <w:noProof/>
          <w:lang w:val="en-US"/>
        </w:rPr>
      </w:pPr>
      <w:r w:rsidRPr="003133FC">
        <w:rPr>
          <w:noProof/>
          <w:lang w:val="en-US"/>
        </w:rPr>
        <w:t>In this paper</w:t>
      </w:r>
      <w:r w:rsidR="00B869AC">
        <w:rPr>
          <w:noProof/>
          <w:lang w:val="en-US"/>
        </w:rPr>
        <w:t>,</w:t>
      </w:r>
      <w:r w:rsidRPr="003133FC">
        <w:rPr>
          <w:noProof/>
          <w:lang w:val="en-US"/>
        </w:rPr>
        <w:t xml:space="preserve"> we suggest that previous research has concentrated almost exclusively on the effect of physical attractiveness on turnout. That is, notwithstanding the increasing interest </w:t>
      </w:r>
      <w:r w:rsidR="002F4BFE">
        <w:rPr>
          <w:noProof/>
          <w:lang w:val="en-US"/>
        </w:rPr>
        <w:t>in</w:t>
      </w:r>
      <w:r w:rsidR="002F4BFE" w:rsidRPr="003133FC">
        <w:rPr>
          <w:noProof/>
          <w:lang w:val="en-US"/>
        </w:rPr>
        <w:t xml:space="preserve"> </w:t>
      </w:r>
      <w:r w:rsidRPr="003133FC">
        <w:rPr>
          <w:noProof/>
          <w:lang w:val="en-US"/>
        </w:rPr>
        <w:t>the positive effects of physical attractiveness on turnout, the effect of physical appearance</w:t>
      </w:r>
      <w:r w:rsidR="000957A2">
        <w:rPr>
          <w:noProof/>
          <w:lang w:val="en-US"/>
        </w:rPr>
        <w:t>–</w:t>
      </w:r>
      <w:r w:rsidRPr="003133FC">
        <w:rPr>
          <w:noProof/>
          <w:lang w:val="en-US"/>
        </w:rPr>
        <w:t>based inequalities on voting remain</w:t>
      </w:r>
      <w:r w:rsidR="00764896">
        <w:rPr>
          <w:noProof/>
          <w:lang w:val="en-US"/>
        </w:rPr>
        <w:t>s</w:t>
      </w:r>
      <w:r w:rsidRPr="003133FC">
        <w:rPr>
          <w:noProof/>
          <w:lang w:val="en-US"/>
        </w:rPr>
        <w:t xml:space="preserve"> relatively understudied. This is a rather important yet understudied question. Substantively, we note that attractiveness is just </w:t>
      </w:r>
      <w:r w:rsidRPr="003133FC">
        <w:rPr>
          <w:i/>
          <w:noProof/>
          <w:lang w:val="en-US"/>
        </w:rPr>
        <w:t>one</w:t>
      </w:r>
      <w:r w:rsidRPr="003133FC">
        <w:rPr>
          <w:noProof/>
          <w:lang w:val="en-US"/>
        </w:rPr>
        <w:t xml:space="preserve"> dimension of physical appearance, neglecting other important related aspects, such as the degree </w:t>
      </w:r>
      <w:r w:rsidR="00AC506D">
        <w:rPr>
          <w:noProof/>
          <w:lang w:val="en-US"/>
        </w:rPr>
        <w:t>to</w:t>
      </w:r>
      <w:r w:rsidR="00AC506D" w:rsidRPr="003133FC">
        <w:rPr>
          <w:noProof/>
          <w:lang w:val="en-US"/>
        </w:rPr>
        <w:t xml:space="preserve"> </w:t>
      </w:r>
      <w:r w:rsidRPr="003133FC">
        <w:rPr>
          <w:noProof/>
          <w:lang w:val="en-US"/>
        </w:rPr>
        <w:t>which a candidate</w:t>
      </w:r>
      <w:r w:rsidR="004A3E71">
        <w:rPr>
          <w:noProof/>
          <w:lang w:val="en-US"/>
        </w:rPr>
        <w:t>’</w:t>
      </w:r>
      <w:r w:rsidRPr="003133FC">
        <w:rPr>
          <w:noProof/>
          <w:lang w:val="en-US"/>
        </w:rPr>
        <w:t xml:space="preserve">s occupation is congruent with </w:t>
      </w:r>
      <w:r w:rsidR="00CF6926">
        <w:rPr>
          <w:noProof/>
          <w:lang w:val="en-US"/>
        </w:rPr>
        <w:t>his/</w:t>
      </w:r>
      <w:r w:rsidRPr="003133FC">
        <w:rPr>
          <w:noProof/>
          <w:lang w:val="en-US"/>
        </w:rPr>
        <w:t>her physical appearance. For example</w:t>
      </w:r>
      <w:r w:rsidR="0081107D">
        <w:rPr>
          <w:noProof/>
          <w:lang w:val="en-US"/>
        </w:rPr>
        <w:t>,</w:t>
      </w:r>
      <w:r w:rsidRPr="003133FC">
        <w:rPr>
          <w:noProof/>
          <w:lang w:val="en-US"/>
        </w:rPr>
        <w:t xml:space="preserve"> going beyond physical attractiveness</w:t>
      </w:r>
      <w:r w:rsidR="0081107D">
        <w:rPr>
          <w:noProof/>
          <w:lang w:val="en-US"/>
        </w:rPr>
        <w:t xml:space="preserve">, </w:t>
      </w:r>
      <w:r w:rsidRPr="003133FC">
        <w:rPr>
          <w:noProof/>
          <w:lang w:val="en-US"/>
        </w:rPr>
        <w:t xml:space="preserve">we </w:t>
      </w:r>
      <w:r w:rsidR="00D754F1">
        <w:rPr>
          <w:noProof/>
          <w:lang w:val="en-US"/>
        </w:rPr>
        <w:t xml:space="preserve">do not know </w:t>
      </w:r>
      <w:r w:rsidRPr="003133FC">
        <w:rPr>
          <w:noProof/>
          <w:lang w:val="en-US"/>
        </w:rPr>
        <w:t xml:space="preserve">whether poor-looking candidates perform worse </w:t>
      </w:r>
      <w:r w:rsidR="00957B49">
        <w:rPr>
          <w:noProof/>
          <w:lang w:val="en-US"/>
        </w:rPr>
        <w:t xml:space="preserve">or </w:t>
      </w:r>
      <w:r w:rsidRPr="003133FC">
        <w:rPr>
          <w:noProof/>
          <w:lang w:val="en-US"/>
        </w:rPr>
        <w:t xml:space="preserve">better in elections when running against wealthy-looking candidates </w:t>
      </w:r>
      <w:r w:rsidR="007E555B">
        <w:rPr>
          <w:noProof/>
          <w:lang w:val="en-US"/>
        </w:rPr>
        <w:t xml:space="preserve">and </w:t>
      </w:r>
      <w:r w:rsidRPr="003133FC">
        <w:rPr>
          <w:noProof/>
          <w:lang w:val="en-US"/>
        </w:rPr>
        <w:t xml:space="preserve">whether this potential relationship varies by gender. Overall, we </w:t>
      </w:r>
      <w:r w:rsidR="009B03FA">
        <w:rPr>
          <w:noProof/>
          <w:lang w:val="en-US"/>
        </w:rPr>
        <w:t>contend</w:t>
      </w:r>
      <w:r w:rsidR="009B03FA" w:rsidRPr="003133FC">
        <w:rPr>
          <w:noProof/>
          <w:lang w:val="en-US"/>
        </w:rPr>
        <w:t xml:space="preserve"> </w:t>
      </w:r>
      <w:r w:rsidRPr="003133FC">
        <w:rPr>
          <w:noProof/>
          <w:lang w:val="en-US"/>
        </w:rPr>
        <w:t xml:space="preserve">that the intertwined role of physical appearance and social stratification on turnout has been completely overlooked, </w:t>
      </w:r>
      <w:r w:rsidR="003959C6">
        <w:rPr>
          <w:noProof/>
          <w:lang w:val="en-US"/>
        </w:rPr>
        <w:t>l</w:t>
      </w:r>
      <w:r w:rsidR="00D14E72">
        <w:rPr>
          <w:noProof/>
          <w:lang w:val="en-US"/>
        </w:rPr>
        <w:t>eaving</w:t>
      </w:r>
      <w:r w:rsidR="003959C6" w:rsidRPr="003133FC">
        <w:rPr>
          <w:noProof/>
          <w:lang w:val="en-US"/>
        </w:rPr>
        <w:t xml:space="preserve"> </w:t>
      </w:r>
      <w:r w:rsidRPr="003133FC">
        <w:rPr>
          <w:noProof/>
          <w:lang w:val="en-US"/>
        </w:rPr>
        <w:t xml:space="preserve">an important gap in the literature. Since individual perceptions </w:t>
      </w:r>
      <w:r w:rsidR="00C03304">
        <w:rPr>
          <w:noProof/>
          <w:lang w:val="en-US"/>
        </w:rPr>
        <w:t>of</w:t>
      </w:r>
      <w:r w:rsidR="00C03304" w:rsidRPr="003133FC">
        <w:rPr>
          <w:noProof/>
          <w:lang w:val="en-US"/>
        </w:rPr>
        <w:t xml:space="preserve"> </w:t>
      </w:r>
      <w:r w:rsidRPr="003133FC">
        <w:rPr>
          <w:noProof/>
          <w:lang w:val="en-US"/>
        </w:rPr>
        <w:t>candidates inform voting decisions (</w:t>
      </w:r>
      <w:hyperlink r:id="rId17">
        <w:r w:rsidRPr="003133FC">
          <w:rPr>
            <w:noProof/>
            <w:lang w:val="en-US"/>
          </w:rPr>
          <w:t>Lau &amp; Redlawsk, 2001)</w:t>
        </w:r>
      </w:hyperlink>
      <w:r w:rsidRPr="003133FC">
        <w:rPr>
          <w:noProof/>
          <w:lang w:val="en-US"/>
        </w:rPr>
        <w:t xml:space="preserve">, </w:t>
      </w:r>
      <w:r w:rsidR="00480E83">
        <w:rPr>
          <w:noProof/>
          <w:lang w:val="en-US"/>
        </w:rPr>
        <w:t>which</w:t>
      </w:r>
      <w:r w:rsidRPr="003133FC">
        <w:rPr>
          <w:noProof/>
          <w:lang w:val="en-US"/>
        </w:rPr>
        <w:t xml:space="preserve"> hav</w:t>
      </w:r>
      <w:r w:rsidR="00480E83">
        <w:rPr>
          <w:noProof/>
          <w:lang w:val="en-US"/>
        </w:rPr>
        <w:t>e</w:t>
      </w:r>
      <w:r w:rsidRPr="003133FC">
        <w:rPr>
          <w:noProof/>
          <w:lang w:val="en-US"/>
        </w:rPr>
        <w:t xml:space="preserve"> vast political consequences</w:t>
      </w:r>
      <w:r w:rsidR="00E12E93">
        <w:rPr>
          <w:noProof/>
          <w:lang w:val="en-US"/>
        </w:rPr>
        <w:t xml:space="preserve">, </w:t>
      </w:r>
      <w:r w:rsidR="007F25BC">
        <w:rPr>
          <w:noProof/>
          <w:lang w:val="en-US"/>
        </w:rPr>
        <w:t>for instance,</w:t>
      </w:r>
      <w:r w:rsidR="00E12E93">
        <w:rPr>
          <w:noProof/>
          <w:lang w:val="en-US"/>
        </w:rPr>
        <w:t xml:space="preserve"> on the </w:t>
      </w:r>
      <w:r w:rsidRPr="003133FC">
        <w:rPr>
          <w:noProof/>
          <w:lang w:val="en-US"/>
        </w:rPr>
        <w:t>form</w:t>
      </w:r>
      <w:r w:rsidR="00E12E93">
        <w:rPr>
          <w:noProof/>
          <w:lang w:val="en-US"/>
        </w:rPr>
        <w:t>ation</w:t>
      </w:r>
      <w:r w:rsidRPr="003133FC">
        <w:rPr>
          <w:noProof/>
          <w:lang w:val="en-US"/>
        </w:rPr>
        <w:t xml:space="preserve"> and </w:t>
      </w:r>
      <w:r w:rsidR="00E12E93" w:rsidRPr="003133FC">
        <w:rPr>
          <w:noProof/>
          <w:lang w:val="en-US"/>
        </w:rPr>
        <w:t>dissol</w:t>
      </w:r>
      <w:r w:rsidR="00E12E93">
        <w:rPr>
          <w:noProof/>
          <w:lang w:val="en-US"/>
        </w:rPr>
        <w:t>ution of</w:t>
      </w:r>
      <w:r w:rsidR="00E12E93" w:rsidRPr="003133FC">
        <w:rPr>
          <w:noProof/>
          <w:lang w:val="en-US"/>
        </w:rPr>
        <w:t xml:space="preserve"> </w:t>
      </w:r>
      <w:r w:rsidRPr="003133FC">
        <w:rPr>
          <w:noProof/>
          <w:lang w:val="en-US"/>
        </w:rPr>
        <w:t xml:space="preserve">governments, we believe </w:t>
      </w:r>
      <w:r w:rsidR="001554B7">
        <w:rPr>
          <w:noProof/>
          <w:lang w:val="en-US"/>
        </w:rPr>
        <w:t xml:space="preserve">that </w:t>
      </w:r>
      <w:r w:rsidRPr="003133FC">
        <w:rPr>
          <w:noProof/>
          <w:lang w:val="en-US"/>
        </w:rPr>
        <w:t xml:space="preserve">these are serious questions that </w:t>
      </w:r>
      <w:r w:rsidR="00FD3AAD">
        <w:rPr>
          <w:noProof/>
          <w:lang w:val="en-US"/>
        </w:rPr>
        <w:t>must</w:t>
      </w:r>
      <w:r w:rsidRPr="003133FC">
        <w:rPr>
          <w:noProof/>
          <w:lang w:val="en-US"/>
        </w:rPr>
        <w:t xml:space="preserve"> be addressed. </w:t>
      </w:r>
    </w:p>
    <w:p w14:paraId="5E64746F" w14:textId="11AA9B43" w:rsidR="0081434C" w:rsidRPr="003133FC" w:rsidRDefault="008F6A4E" w:rsidP="00FD3AAD">
      <w:pPr>
        <w:spacing w:before="200" w:after="200"/>
        <w:jc w:val="both"/>
        <w:rPr>
          <w:noProof/>
          <w:lang w:val="en-US"/>
        </w:rPr>
      </w:pPr>
      <w:r w:rsidRPr="003133FC">
        <w:rPr>
          <w:noProof/>
          <w:lang w:val="en-US"/>
        </w:rPr>
        <w:t>Building on</w:t>
      </w:r>
      <w:r w:rsidRPr="00DA7AE2">
        <w:rPr>
          <w:noProof/>
          <w:lang w:val="en-US"/>
        </w:rPr>
        <w:t xml:space="preserve"> the theory of status characteristics and expectation states</w:t>
      </w:r>
      <w:r w:rsidRPr="003133FC">
        <w:rPr>
          <w:noProof/>
          <w:lang w:val="en-US"/>
        </w:rPr>
        <w:t xml:space="preserve"> in sociology </w:t>
      </w:r>
      <w:hyperlink r:id="rId18">
        <w:r w:rsidRPr="003133FC">
          <w:rPr>
            <w:noProof/>
            <w:lang w:val="en-US"/>
          </w:rPr>
          <w:t>(Monk et al., 2021; Ridgeway, 2011; Webster &amp; Driskell, 1983)</w:t>
        </w:r>
      </w:hyperlink>
      <w:r w:rsidRPr="003133FC">
        <w:rPr>
          <w:noProof/>
          <w:lang w:val="en-US"/>
        </w:rPr>
        <w:t xml:space="preserve">, we suggest that the returns of physical attractiveness vary considerably by subgroup, that is, by combinations of status characteristics </w:t>
      </w:r>
      <w:hyperlink r:id="rId19">
        <w:r w:rsidRPr="003133FC">
          <w:rPr>
            <w:noProof/>
            <w:lang w:val="en-US"/>
          </w:rPr>
          <w:t>(Jæger, 2011; Kuwabara &amp; Thébaud, 2017; Monk et al., 2021; Webster &amp; Driskell, 1983)</w:t>
        </w:r>
      </w:hyperlink>
      <w:r w:rsidRPr="003133FC">
        <w:rPr>
          <w:noProof/>
          <w:lang w:val="en-US"/>
        </w:rPr>
        <w:t>.</w:t>
      </w:r>
      <w:r w:rsidRPr="00DA7AE2">
        <w:rPr>
          <w:noProof/>
          <w:vertAlign w:val="superscript"/>
          <w:lang w:val="en-US"/>
        </w:rPr>
        <w:footnoteReference w:id="2"/>
      </w:r>
      <w:r w:rsidRPr="003133FC">
        <w:rPr>
          <w:noProof/>
          <w:lang w:val="en-US"/>
        </w:rPr>
        <w:t xml:space="preserve"> </w:t>
      </w:r>
      <w:r w:rsidR="003C0A27">
        <w:rPr>
          <w:noProof/>
          <w:lang w:val="en-US"/>
        </w:rPr>
        <w:t>S</w:t>
      </w:r>
      <w:r w:rsidRPr="003133FC">
        <w:rPr>
          <w:noProof/>
          <w:lang w:val="en-US"/>
        </w:rPr>
        <w:t xml:space="preserve">ociologists have consistently shown that physical appearance produces different (unequal) outcomes </w:t>
      </w:r>
      <w:hyperlink r:id="rId20">
        <w:r w:rsidRPr="003133FC">
          <w:rPr>
            <w:noProof/>
            <w:lang w:val="en-US"/>
          </w:rPr>
          <w:t>(Pajunen et al., 2021)</w:t>
        </w:r>
      </w:hyperlink>
      <w:r w:rsidRPr="003133FC">
        <w:rPr>
          <w:noProof/>
          <w:lang w:val="en-US"/>
        </w:rPr>
        <w:t xml:space="preserve"> </w:t>
      </w:r>
      <w:r w:rsidR="00B62F2B">
        <w:rPr>
          <w:noProof/>
          <w:lang w:val="en-US"/>
        </w:rPr>
        <w:t>and have pointed to</w:t>
      </w:r>
      <w:r w:rsidRPr="003133FC">
        <w:rPr>
          <w:noProof/>
          <w:lang w:val="en-US"/>
        </w:rPr>
        <w:t xml:space="preserve"> </w:t>
      </w:r>
      <w:r w:rsidR="000A2148">
        <w:rPr>
          <w:noProof/>
          <w:lang w:val="en-US"/>
        </w:rPr>
        <w:t>various</w:t>
      </w:r>
      <w:r w:rsidR="000A2148" w:rsidRPr="003133FC">
        <w:rPr>
          <w:noProof/>
          <w:lang w:val="en-US"/>
        </w:rPr>
        <w:t xml:space="preserve"> </w:t>
      </w:r>
      <w:r w:rsidRPr="003133FC">
        <w:rPr>
          <w:noProof/>
          <w:lang w:val="en-US"/>
        </w:rPr>
        <w:t xml:space="preserve">social mechanisms underlying appearance-based inequalities </w:t>
      </w:r>
      <w:hyperlink r:id="rId21">
        <w:r w:rsidRPr="003133FC">
          <w:rPr>
            <w:noProof/>
            <w:lang w:val="en-US"/>
          </w:rPr>
          <w:t>(e.g.</w:t>
        </w:r>
        <w:r w:rsidR="00DE7110">
          <w:rPr>
            <w:noProof/>
            <w:lang w:val="en-US"/>
          </w:rPr>
          <w:t>,</w:t>
        </w:r>
        <w:r w:rsidRPr="003133FC">
          <w:rPr>
            <w:noProof/>
            <w:lang w:val="en-US"/>
          </w:rPr>
          <w:t xml:space="preserve"> Kuipers, 2015; Mears, 2015)</w:t>
        </w:r>
      </w:hyperlink>
      <w:r w:rsidRPr="003133FC">
        <w:rPr>
          <w:noProof/>
          <w:lang w:val="en-US"/>
        </w:rPr>
        <w:t xml:space="preserve">. </w:t>
      </w:r>
      <w:r w:rsidR="00D91AF4">
        <w:rPr>
          <w:noProof/>
          <w:lang w:val="en-US"/>
        </w:rPr>
        <w:t>T</w:t>
      </w:r>
      <w:r w:rsidRPr="003133FC">
        <w:rPr>
          <w:noProof/>
          <w:lang w:val="en-US"/>
        </w:rPr>
        <w:t xml:space="preserve">his paper </w:t>
      </w:r>
      <w:r w:rsidR="00415629">
        <w:rPr>
          <w:noProof/>
          <w:lang w:val="en-US"/>
        </w:rPr>
        <w:t>provides</w:t>
      </w:r>
      <w:r w:rsidR="00415629" w:rsidRPr="003133FC">
        <w:rPr>
          <w:noProof/>
          <w:lang w:val="en-US"/>
        </w:rPr>
        <w:t xml:space="preserve"> </w:t>
      </w:r>
      <w:r w:rsidRPr="003133FC">
        <w:rPr>
          <w:noProof/>
          <w:lang w:val="en-US"/>
        </w:rPr>
        <w:t xml:space="preserve">new insights </w:t>
      </w:r>
      <w:r w:rsidR="00BF4F1A">
        <w:rPr>
          <w:noProof/>
          <w:lang w:val="en-US"/>
        </w:rPr>
        <w:t>into</w:t>
      </w:r>
      <w:r w:rsidR="00BF4F1A" w:rsidRPr="003133FC">
        <w:rPr>
          <w:noProof/>
          <w:lang w:val="en-US"/>
        </w:rPr>
        <w:t xml:space="preserve"> </w:t>
      </w:r>
      <w:r w:rsidRPr="003133FC">
        <w:rPr>
          <w:noProof/>
          <w:lang w:val="en-US"/>
        </w:rPr>
        <w:t xml:space="preserve">physical appearance and social inequality by analyzing the interplay of four status characteristics </w:t>
      </w:r>
      <w:r w:rsidR="00A551F0">
        <w:rPr>
          <w:noProof/>
          <w:lang w:val="en-US"/>
        </w:rPr>
        <w:t>of</w:t>
      </w:r>
      <w:r w:rsidR="00A551F0" w:rsidRPr="003133FC">
        <w:rPr>
          <w:noProof/>
          <w:lang w:val="en-US"/>
        </w:rPr>
        <w:t xml:space="preserve"> </w:t>
      </w:r>
      <w:r w:rsidRPr="003133FC">
        <w:rPr>
          <w:noProof/>
          <w:lang w:val="en-US"/>
        </w:rPr>
        <w:t>political candidates: real occupation, physical appearance</w:t>
      </w:r>
      <w:r w:rsidR="00725C92">
        <w:rPr>
          <w:noProof/>
          <w:lang w:val="en-US"/>
        </w:rPr>
        <w:t>-</w:t>
      </w:r>
      <w:r w:rsidRPr="003133FC">
        <w:rPr>
          <w:noProof/>
          <w:lang w:val="en-US"/>
        </w:rPr>
        <w:t xml:space="preserve">based </w:t>
      </w:r>
      <w:r w:rsidR="00223285">
        <w:rPr>
          <w:noProof/>
          <w:lang w:val="en-US"/>
        </w:rPr>
        <w:t xml:space="preserve">occupational </w:t>
      </w:r>
      <w:r w:rsidRPr="003133FC">
        <w:rPr>
          <w:noProof/>
          <w:lang w:val="en-US"/>
        </w:rPr>
        <w:t xml:space="preserve">cues, physical attractiveness, and gender. </w:t>
      </w:r>
    </w:p>
    <w:p w14:paraId="4ED3ADA6" w14:textId="2ED84137" w:rsidR="0081434C" w:rsidRPr="003133FC" w:rsidRDefault="008F6A4E" w:rsidP="00FD3AAD">
      <w:pPr>
        <w:spacing w:before="200" w:after="200"/>
        <w:jc w:val="both"/>
        <w:rPr>
          <w:noProof/>
          <w:lang w:val="en-US"/>
        </w:rPr>
      </w:pPr>
      <w:r w:rsidRPr="00DA7AE2">
        <w:rPr>
          <w:noProof/>
          <w:lang w:val="en-US"/>
        </w:rPr>
        <w:t xml:space="preserve">Drawing from </w:t>
      </w:r>
      <w:r w:rsidR="0018125E">
        <w:rPr>
          <w:noProof/>
          <w:lang w:val="en-US"/>
        </w:rPr>
        <w:t xml:space="preserve">political science </w:t>
      </w:r>
      <w:r w:rsidRPr="00DA7AE2">
        <w:rPr>
          <w:noProof/>
          <w:lang w:val="en-US"/>
        </w:rPr>
        <w:t xml:space="preserve">studies </w:t>
      </w:r>
      <w:r w:rsidR="0018125E">
        <w:rPr>
          <w:noProof/>
          <w:lang w:val="en-US"/>
        </w:rPr>
        <w:t>of</w:t>
      </w:r>
      <w:r w:rsidRPr="00DA7AE2">
        <w:rPr>
          <w:noProof/>
          <w:lang w:val="en-US"/>
        </w:rPr>
        <w:t xml:space="preserve"> the use of heuristics in elections </w:t>
      </w:r>
      <w:hyperlink r:id="rId22">
        <w:r w:rsidRPr="003133FC">
          <w:rPr>
            <w:noProof/>
            <w:lang w:val="en-US"/>
          </w:rPr>
          <w:t>(Tversky &amp; Kahneman, 1973; Lau &amp; Redlawsk, 2001)</w:t>
        </w:r>
      </w:hyperlink>
      <w:r w:rsidRPr="00DA7AE2">
        <w:rPr>
          <w:noProof/>
          <w:lang w:val="en-US"/>
        </w:rPr>
        <w:t xml:space="preserve"> and the status characteristics theory in sociology </w:t>
      </w:r>
      <w:hyperlink r:id="rId23">
        <w:r w:rsidRPr="003133FC">
          <w:rPr>
            <w:noProof/>
            <w:lang w:val="en-US"/>
          </w:rPr>
          <w:t>(Webster &amp; Driskell, 1983)</w:t>
        </w:r>
      </w:hyperlink>
      <w:r w:rsidRPr="003133FC">
        <w:rPr>
          <w:noProof/>
          <w:lang w:val="en-US"/>
        </w:rPr>
        <w:t>, we argue that information about a candidate’s occupation and physical appearance work</w:t>
      </w:r>
      <w:r w:rsidR="00633C9A">
        <w:rPr>
          <w:noProof/>
          <w:lang w:val="en-US"/>
        </w:rPr>
        <w:t>s</w:t>
      </w:r>
      <w:r w:rsidRPr="003133FC">
        <w:rPr>
          <w:noProof/>
          <w:lang w:val="en-US"/>
        </w:rPr>
        <w:t xml:space="preserve"> as </w:t>
      </w:r>
      <w:r w:rsidR="00411382">
        <w:rPr>
          <w:noProof/>
          <w:lang w:val="en-US"/>
        </w:rPr>
        <w:t xml:space="preserve">status </w:t>
      </w:r>
      <w:r w:rsidRPr="003133FC">
        <w:rPr>
          <w:noProof/>
          <w:lang w:val="en-US"/>
        </w:rPr>
        <w:t xml:space="preserve">cues (Stockemer &amp; Praino, 2017). These “cheap” heuristic shortcuts have an effect on turnout, particularly in low-information elections. Importantly, </w:t>
      </w:r>
      <w:r w:rsidR="00840686">
        <w:rPr>
          <w:noProof/>
          <w:lang w:val="en-US"/>
        </w:rPr>
        <w:t>because</w:t>
      </w:r>
      <w:r w:rsidR="00840686" w:rsidRPr="003133FC">
        <w:rPr>
          <w:noProof/>
          <w:lang w:val="en-US"/>
        </w:rPr>
        <w:t xml:space="preserve"> </w:t>
      </w:r>
      <w:r w:rsidRPr="003133FC">
        <w:rPr>
          <w:noProof/>
          <w:lang w:val="en-US"/>
        </w:rPr>
        <w:t xml:space="preserve">women are more likely to </w:t>
      </w:r>
      <w:r w:rsidR="00696C8C">
        <w:rPr>
          <w:noProof/>
          <w:lang w:val="en-US"/>
        </w:rPr>
        <w:t>be</w:t>
      </w:r>
      <w:r w:rsidR="00696C8C" w:rsidRPr="003133FC">
        <w:rPr>
          <w:noProof/>
          <w:lang w:val="en-US"/>
        </w:rPr>
        <w:t xml:space="preserve"> </w:t>
      </w:r>
      <w:r w:rsidRPr="003133FC">
        <w:rPr>
          <w:noProof/>
          <w:lang w:val="en-US"/>
        </w:rPr>
        <w:t xml:space="preserve">penalized because of how they look </w:t>
      </w:r>
      <w:hyperlink r:id="rId24">
        <w:r w:rsidRPr="003133FC">
          <w:rPr>
            <w:noProof/>
            <w:lang w:val="en-US"/>
          </w:rPr>
          <w:t xml:space="preserve">(Pajunen </w:t>
        </w:r>
      </w:hyperlink>
      <w:hyperlink r:id="rId25">
        <w:r w:rsidRPr="003133FC">
          <w:rPr>
            <w:noProof/>
            <w:lang w:val="en-US"/>
          </w:rPr>
          <w:t>et al., 2021</w:t>
        </w:r>
      </w:hyperlink>
      <w:hyperlink r:id="rId26">
        <w:r w:rsidRPr="003133FC">
          <w:rPr>
            <w:noProof/>
            <w:lang w:val="en-US"/>
          </w:rPr>
          <w:t>)</w:t>
        </w:r>
      </w:hyperlink>
      <w:r w:rsidRPr="003133FC">
        <w:rPr>
          <w:noProof/>
          <w:lang w:val="en-US"/>
        </w:rPr>
        <w:t>, we also take a gender perspective and study these dynamics</w:t>
      </w:r>
      <w:r w:rsidR="006A603E">
        <w:rPr>
          <w:noProof/>
          <w:lang w:val="en-US"/>
        </w:rPr>
        <w:t xml:space="preserve"> </w:t>
      </w:r>
      <w:r w:rsidR="006A603E">
        <w:rPr>
          <w:noProof/>
          <w:lang w:val="en-US"/>
        </w:rPr>
        <w:lastRenderedPageBreak/>
        <w:t>separately</w:t>
      </w:r>
      <w:r w:rsidRPr="003133FC">
        <w:rPr>
          <w:noProof/>
          <w:lang w:val="en-US"/>
        </w:rPr>
        <w:t xml:space="preserve"> </w:t>
      </w:r>
      <w:r w:rsidR="000C5542">
        <w:rPr>
          <w:noProof/>
          <w:lang w:val="en-US"/>
        </w:rPr>
        <w:t>for</w:t>
      </w:r>
      <w:r w:rsidR="00DD0059">
        <w:rPr>
          <w:noProof/>
          <w:lang w:val="en-US"/>
        </w:rPr>
        <w:t xml:space="preserve"> </w:t>
      </w:r>
      <w:r w:rsidRPr="003133FC">
        <w:rPr>
          <w:noProof/>
          <w:lang w:val="en-US"/>
        </w:rPr>
        <w:t xml:space="preserve">female and male candidates. Our empirical expectation is that higher-status male candidates should perform better in low-information elections </w:t>
      </w:r>
      <w:r w:rsidR="003C49B5">
        <w:rPr>
          <w:noProof/>
          <w:lang w:val="en-US"/>
        </w:rPr>
        <w:t>than</w:t>
      </w:r>
      <w:r w:rsidRPr="003133FC">
        <w:rPr>
          <w:noProof/>
          <w:lang w:val="en-US"/>
        </w:rPr>
        <w:t xml:space="preserve"> women candidates, especially if the candidate looks</w:t>
      </w:r>
      <w:r w:rsidR="00BD394C">
        <w:rPr>
          <w:noProof/>
          <w:lang w:val="en-US"/>
        </w:rPr>
        <w:t xml:space="preserve"> </w:t>
      </w:r>
      <w:r w:rsidRPr="003133FC">
        <w:rPr>
          <w:noProof/>
          <w:lang w:val="en-US"/>
        </w:rPr>
        <w:t xml:space="preserve">like </w:t>
      </w:r>
      <w:r w:rsidR="0099686B">
        <w:rPr>
          <w:noProof/>
          <w:lang w:val="en-US"/>
        </w:rPr>
        <w:t xml:space="preserve">he/she has </w:t>
      </w:r>
      <w:r w:rsidRPr="003133FC">
        <w:rPr>
          <w:noProof/>
          <w:lang w:val="en-US"/>
        </w:rPr>
        <w:t xml:space="preserve">a low-status occupation </w:t>
      </w:r>
      <w:r w:rsidR="0099686B">
        <w:rPr>
          <w:noProof/>
          <w:lang w:val="en-US"/>
        </w:rPr>
        <w:t xml:space="preserve">and does have one </w:t>
      </w:r>
      <w:r w:rsidRPr="003133FC">
        <w:rPr>
          <w:noProof/>
          <w:lang w:val="en-US"/>
        </w:rPr>
        <w:t>(see Figure 1).</w:t>
      </w:r>
    </w:p>
    <w:p w14:paraId="29B9A5A7" w14:textId="77777777" w:rsidR="0081434C" w:rsidRPr="003133FC" w:rsidRDefault="008F6A4E" w:rsidP="00FD3AAD">
      <w:pPr>
        <w:pStyle w:val="Heading3"/>
        <w:spacing w:before="200" w:after="200"/>
        <w:jc w:val="center"/>
        <w:rPr>
          <w:noProof/>
          <w:lang w:val="en-US"/>
        </w:rPr>
      </w:pPr>
      <w:bookmarkStart w:id="5" w:name="_u0o3beokjof5" w:colFirst="0" w:colLast="0"/>
      <w:bookmarkEnd w:id="5"/>
      <w:r w:rsidRPr="003133FC">
        <w:rPr>
          <w:noProof/>
          <w:lang w:val="en-US"/>
        </w:rPr>
        <w:t>Figure 1: Empirical Expectations</w:t>
      </w:r>
    </w:p>
    <w:p w14:paraId="5214C42B" w14:textId="77777777" w:rsidR="0081434C" w:rsidRPr="003133FC" w:rsidRDefault="008F6A4E" w:rsidP="00FD3AAD">
      <w:pPr>
        <w:spacing w:before="200" w:after="200"/>
        <w:jc w:val="center"/>
        <w:rPr>
          <w:noProof/>
          <w:lang w:val="en-US"/>
        </w:rPr>
      </w:pPr>
      <w:r w:rsidRPr="003133FC">
        <w:rPr>
          <w:noProof/>
          <w:lang w:val="en-US"/>
        </w:rPr>
        <w:drawing>
          <wp:inline distT="114300" distB="114300" distL="114300" distR="114300" wp14:anchorId="5D3A6FEB" wp14:editId="25E46B2E">
            <wp:extent cx="5731200" cy="3962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5731200" cy="3962400"/>
                    </a:xfrm>
                    <a:prstGeom prst="rect">
                      <a:avLst/>
                    </a:prstGeom>
                    <a:ln/>
                  </pic:spPr>
                </pic:pic>
              </a:graphicData>
            </a:graphic>
          </wp:inline>
        </w:drawing>
      </w:r>
    </w:p>
    <w:p w14:paraId="01B690EC" w14:textId="464EDB62" w:rsidR="0081434C" w:rsidRPr="003133FC" w:rsidRDefault="008F6A4E" w:rsidP="00FD3AAD">
      <w:pPr>
        <w:spacing w:before="200" w:after="200"/>
        <w:jc w:val="both"/>
        <w:rPr>
          <w:noProof/>
          <w:lang w:val="en-US"/>
        </w:rPr>
      </w:pPr>
      <w:r w:rsidRPr="003133FC">
        <w:rPr>
          <w:noProof/>
          <w:lang w:val="en-US"/>
        </w:rPr>
        <w:t xml:space="preserve">Leveraging </w:t>
      </w:r>
      <w:r w:rsidR="00DB6A93">
        <w:rPr>
          <w:noProof/>
          <w:lang w:val="en-US"/>
        </w:rPr>
        <w:t>th</w:t>
      </w:r>
      <w:r w:rsidR="00FB5509">
        <w:rPr>
          <w:noProof/>
          <w:lang w:val="en-US"/>
        </w:rPr>
        <w:t>ese</w:t>
      </w:r>
      <w:r w:rsidRPr="003133FC">
        <w:rPr>
          <w:noProof/>
          <w:lang w:val="en-US"/>
        </w:rPr>
        <w:t xml:space="preserve"> literature</w:t>
      </w:r>
      <w:r w:rsidR="00FB5509">
        <w:rPr>
          <w:noProof/>
          <w:lang w:val="en-US"/>
        </w:rPr>
        <w:t>s</w:t>
      </w:r>
      <w:r w:rsidRPr="003133FC">
        <w:rPr>
          <w:noProof/>
          <w:lang w:val="en-US"/>
        </w:rPr>
        <w:t xml:space="preserve">, we use the case of the political campaigns </w:t>
      </w:r>
      <w:r w:rsidR="005645D2">
        <w:rPr>
          <w:noProof/>
          <w:lang w:val="en-US"/>
        </w:rPr>
        <w:t>for</w:t>
      </w:r>
      <w:r w:rsidRPr="003133FC">
        <w:rPr>
          <w:noProof/>
          <w:lang w:val="en-US"/>
        </w:rPr>
        <w:t xml:space="preserve"> the 2017 Finnish </w:t>
      </w:r>
      <w:r w:rsidR="00E12E5A">
        <w:rPr>
          <w:noProof/>
          <w:lang w:val="en-US"/>
        </w:rPr>
        <w:t>m</w:t>
      </w:r>
      <w:r w:rsidRPr="003133FC">
        <w:rPr>
          <w:noProof/>
          <w:lang w:val="en-US"/>
        </w:rPr>
        <w:t xml:space="preserve">unicipal </w:t>
      </w:r>
      <w:r w:rsidR="00E12E5A">
        <w:rPr>
          <w:noProof/>
          <w:lang w:val="en-US"/>
        </w:rPr>
        <w:t>e</w:t>
      </w:r>
      <w:r w:rsidRPr="003133FC">
        <w:rPr>
          <w:noProof/>
          <w:lang w:val="en-US"/>
        </w:rPr>
        <w:t xml:space="preserve">lections. Empirically, we explore the degree </w:t>
      </w:r>
      <w:r w:rsidR="009F2F15">
        <w:rPr>
          <w:noProof/>
          <w:lang w:val="en-US"/>
        </w:rPr>
        <w:t>to</w:t>
      </w:r>
      <w:r w:rsidR="009F2F15" w:rsidRPr="003133FC">
        <w:rPr>
          <w:noProof/>
          <w:lang w:val="en-US"/>
        </w:rPr>
        <w:t xml:space="preserve"> </w:t>
      </w:r>
      <w:r w:rsidRPr="003133FC">
        <w:rPr>
          <w:noProof/>
          <w:lang w:val="en-US"/>
        </w:rPr>
        <w:t>which a political candidate’s appearance</w:t>
      </w:r>
      <w:r w:rsidR="002B35D5">
        <w:rPr>
          <w:noProof/>
          <w:lang w:val="en-US"/>
        </w:rPr>
        <w:t>—</w:t>
      </w:r>
      <w:r w:rsidRPr="003133FC">
        <w:rPr>
          <w:noProof/>
          <w:lang w:val="en-US"/>
        </w:rPr>
        <w:t xml:space="preserve">in particular, looking like </w:t>
      </w:r>
      <w:r w:rsidR="002F3157">
        <w:rPr>
          <w:noProof/>
          <w:lang w:val="en-US"/>
        </w:rPr>
        <w:t>one has</w:t>
      </w:r>
      <w:r w:rsidRPr="003133FC">
        <w:rPr>
          <w:noProof/>
          <w:lang w:val="en-US"/>
        </w:rPr>
        <w:t xml:space="preserve"> an upper-class, middle-class</w:t>
      </w:r>
      <w:r w:rsidR="002B35D5">
        <w:rPr>
          <w:noProof/>
          <w:lang w:val="en-US"/>
        </w:rPr>
        <w:t>,</w:t>
      </w:r>
      <w:r w:rsidRPr="003133FC">
        <w:rPr>
          <w:noProof/>
          <w:lang w:val="en-US"/>
        </w:rPr>
        <w:t xml:space="preserve"> or working-class occupation</w:t>
      </w:r>
      <w:r w:rsidR="002F3157">
        <w:rPr>
          <w:noProof/>
          <w:lang w:val="en-US"/>
        </w:rPr>
        <w:t xml:space="preserve"> and indeed having one</w:t>
      </w:r>
      <w:r w:rsidR="002B35D5">
        <w:rPr>
          <w:noProof/>
          <w:lang w:val="en-US"/>
        </w:rPr>
        <w:t>—</w:t>
      </w:r>
      <w:r w:rsidRPr="003133FC">
        <w:rPr>
          <w:noProof/>
          <w:lang w:val="en-US"/>
        </w:rPr>
        <w:t>affects turnout</w:t>
      </w:r>
      <w:r w:rsidR="00F01C45">
        <w:rPr>
          <w:noProof/>
          <w:lang w:val="en-US"/>
        </w:rPr>
        <w:t xml:space="preserve"> for a candidate</w:t>
      </w:r>
      <w:r w:rsidRPr="003133FC">
        <w:rPr>
          <w:noProof/>
          <w:lang w:val="en-US"/>
        </w:rPr>
        <w:t>. We designed our case study based on a high-quality dataset compris</w:t>
      </w:r>
      <w:r w:rsidR="003E7934">
        <w:rPr>
          <w:noProof/>
          <w:lang w:val="en-US"/>
        </w:rPr>
        <w:t>ing</w:t>
      </w:r>
      <w:r w:rsidRPr="003133FC">
        <w:rPr>
          <w:noProof/>
          <w:lang w:val="en-US"/>
        </w:rPr>
        <w:t xml:space="preserve"> a subsample of high-quality photo</w:t>
      </w:r>
      <w:r w:rsidR="00923A0E">
        <w:rPr>
          <w:noProof/>
          <w:lang w:val="en-US"/>
        </w:rPr>
        <w:t>graph</w:t>
      </w:r>
      <w:r w:rsidRPr="003133FC">
        <w:rPr>
          <w:noProof/>
          <w:lang w:val="en-US"/>
        </w:rPr>
        <w:t xml:space="preserve">s of political candidates </w:t>
      </w:r>
      <w:r w:rsidR="00053D1D">
        <w:rPr>
          <w:noProof/>
          <w:lang w:val="en-US"/>
        </w:rPr>
        <w:t>in</w:t>
      </w:r>
      <w:r w:rsidR="00053D1D" w:rsidRPr="003133FC">
        <w:rPr>
          <w:noProof/>
          <w:lang w:val="en-US"/>
        </w:rPr>
        <w:t xml:space="preserve"> </w:t>
      </w:r>
      <w:r w:rsidRPr="003133FC">
        <w:rPr>
          <w:noProof/>
          <w:lang w:val="en-US"/>
        </w:rPr>
        <w:t xml:space="preserve">the 2017 Finnish </w:t>
      </w:r>
      <w:r w:rsidR="000E3D22">
        <w:rPr>
          <w:noProof/>
          <w:lang w:val="en-US"/>
        </w:rPr>
        <w:t>m</w:t>
      </w:r>
      <w:r w:rsidRPr="003133FC">
        <w:rPr>
          <w:noProof/>
          <w:lang w:val="en-US"/>
        </w:rPr>
        <w:t xml:space="preserve">unicipal </w:t>
      </w:r>
      <w:r w:rsidR="000E3D22">
        <w:rPr>
          <w:noProof/>
          <w:lang w:val="en-US"/>
        </w:rPr>
        <w:t>e</w:t>
      </w:r>
      <w:r w:rsidRPr="003133FC">
        <w:rPr>
          <w:noProof/>
          <w:lang w:val="en-US"/>
        </w:rPr>
        <w:t>lections (N=1,412). Critically, Finnish candidates use posters that display the candidate’s name, headshot</w:t>
      </w:r>
      <w:r w:rsidR="007A44E9">
        <w:rPr>
          <w:noProof/>
          <w:lang w:val="en-US"/>
        </w:rPr>
        <w:t>,</w:t>
      </w:r>
      <w:r w:rsidRPr="003133FC">
        <w:rPr>
          <w:noProof/>
          <w:lang w:val="en-US"/>
        </w:rPr>
        <w:t xml:space="preserve"> and occupation as the main way of political campaigning. Using these picture and occupation</w:t>
      </w:r>
      <w:r w:rsidR="005B591B">
        <w:rPr>
          <w:noProof/>
          <w:lang w:val="en-US"/>
        </w:rPr>
        <w:t>al</w:t>
      </w:r>
      <w:r w:rsidRPr="003133FC">
        <w:rPr>
          <w:noProof/>
          <w:lang w:val="en-US"/>
        </w:rPr>
        <w:t xml:space="preserve"> data, we constructed a novel dataset</w:t>
      </w:r>
      <w:r w:rsidR="001A038F">
        <w:rPr>
          <w:noProof/>
          <w:lang w:val="en-US"/>
        </w:rPr>
        <w:t xml:space="preserve"> in which </w:t>
      </w:r>
      <w:r w:rsidRPr="003133FC">
        <w:rPr>
          <w:noProof/>
          <w:lang w:val="en-US"/>
        </w:rPr>
        <w:t xml:space="preserve">a representative sample of Finns (N=7,920) rated the degree </w:t>
      </w:r>
      <w:r w:rsidR="00C43B00">
        <w:rPr>
          <w:noProof/>
          <w:lang w:val="en-US"/>
        </w:rPr>
        <w:t>to</w:t>
      </w:r>
      <w:r w:rsidR="00C43B00" w:rsidRPr="003133FC">
        <w:rPr>
          <w:noProof/>
          <w:lang w:val="en-US"/>
        </w:rPr>
        <w:t xml:space="preserve"> </w:t>
      </w:r>
      <w:r w:rsidRPr="003133FC">
        <w:rPr>
          <w:noProof/>
          <w:lang w:val="en-US"/>
        </w:rPr>
        <w:t xml:space="preserve">which a candidate’s occupation was congruent with his/her physical appearance. Finally, those data were matched with the number of votes each candidate received. Our findings suggest two </w:t>
      </w:r>
      <w:r w:rsidR="008479A8">
        <w:rPr>
          <w:noProof/>
          <w:lang w:val="en-US"/>
        </w:rPr>
        <w:t>main</w:t>
      </w:r>
      <w:r w:rsidR="000663C0">
        <w:rPr>
          <w:noProof/>
          <w:lang w:val="en-US"/>
        </w:rPr>
        <w:t xml:space="preserve"> points</w:t>
      </w:r>
      <w:r w:rsidRPr="003133FC">
        <w:rPr>
          <w:noProof/>
          <w:lang w:val="en-US"/>
        </w:rPr>
        <w:t xml:space="preserve">. First, Finnish citizens systematically vote for candidates that </w:t>
      </w:r>
      <w:r w:rsidR="008412B4">
        <w:rPr>
          <w:noProof/>
          <w:lang w:val="en-US"/>
        </w:rPr>
        <w:t>display</w:t>
      </w:r>
      <w:r w:rsidR="008412B4" w:rsidRPr="003133FC">
        <w:rPr>
          <w:noProof/>
          <w:lang w:val="en-US"/>
        </w:rPr>
        <w:t xml:space="preserve"> </w:t>
      </w:r>
      <w:r w:rsidRPr="003133FC">
        <w:rPr>
          <w:noProof/>
          <w:lang w:val="en-US"/>
        </w:rPr>
        <w:t xml:space="preserve">higher levels of congruence between </w:t>
      </w:r>
      <w:r w:rsidR="00A547F7">
        <w:rPr>
          <w:noProof/>
          <w:lang w:val="en-US"/>
        </w:rPr>
        <w:t xml:space="preserve">their </w:t>
      </w:r>
      <w:r w:rsidRPr="003133FC">
        <w:rPr>
          <w:noProof/>
          <w:lang w:val="en-US"/>
        </w:rPr>
        <w:t xml:space="preserve">physical appearance and occupation, </w:t>
      </w:r>
      <w:r w:rsidR="00B866AE">
        <w:rPr>
          <w:noProof/>
          <w:lang w:val="en-US"/>
        </w:rPr>
        <w:t>in particular</w:t>
      </w:r>
      <w:r w:rsidRPr="003133FC">
        <w:rPr>
          <w:noProof/>
          <w:lang w:val="en-US"/>
        </w:rPr>
        <w:t xml:space="preserve"> candidates that look</w:t>
      </w:r>
      <w:r w:rsidR="00867706">
        <w:rPr>
          <w:noProof/>
          <w:lang w:val="en-US"/>
        </w:rPr>
        <w:t xml:space="preserve"> </w:t>
      </w:r>
      <w:r w:rsidRPr="003133FC">
        <w:rPr>
          <w:noProof/>
          <w:lang w:val="en-US"/>
        </w:rPr>
        <w:t xml:space="preserve">like </w:t>
      </w:r>
      <w:r w:rsidR="000B07A9">
        <w:rPr>
          <w:noProof/>
          <w:lang w:val="en-US"/>
        </w:rPr>
        <w:t xml:space="preserve">they have </w:t>
      </w:r>
      <w:r w:rsidRPr="003133FC">
        <w:rPr>
          <w:noProof/>
          <w:lang w:val="en-US"/>
        </w:rPr>
        <w:t xml:space="preserve">and </w:t>
      </w:r>
      <w:r w:rsidR="000B07A9">
        <w:rPr>
          <w:noProof/>
          <w:lang w:val="en-US"/>
        </w:rPr>
        <w:t>do have</w:t>
      </w:r>
      <w:r w:rsidRPr="003133FC">
        <w:rPr>
          <w:noProof/>
          <w:lang w:val="en-US"/>
        </w:rPr>
        <w:t xml:space="preserve"> upper-class occupations. Second, there </w:t>
      </w:r>
      <w:r w:rsidR="00820C43">
        <w:rPr>
          <w:noProof/>
          <w:lang w:val="en-US"/>
        </w:rPr>
        <w:t>is</w:t>
      </w:r>
      <w:r w:rsidR="00820C43" w:rsidRPr="003133FC">
        <w:rPr>
          <w:noProof/>
          <w:lang w:val="en-US"/>
        </w:rPr>
        <w:t xml:space="preserve"> </w:t>
      </w:r>
      <w:r w:rsidRPr="003133FC">
        <w:rPr>
          <w:noProof/>
          <w:lang w:val="en-US"/>
        </w:rPr>
        <w:t>a systematic electoral penalty for candidates</w:t>
      </w:r>
      <w:r w:rsidR="000207A8">
        <w:rPr>
          <w:noProof/>
          <w:lang w:val="en-US"/>
        </w:rPr>
        <w:t xml:space="preserve"> who</w:t>
      </w:r>
      <w:r w:rsidRPr="003133FC">
        <w:rPr>
          <w:noProof/>
          <w:lang w:val="en-US"/>
        </w:rPr>
        <w:t xml:space="preserve"> look</w:t>
      </w:r>
      <w:r w:rsidR="00B26115">
        <w:rPr>
          <w:noProof/>
          <w:lang w:val="en-US"/>
        </w:rPr>
        <w:t xml:space="preserve"> </w:t>
      </w:r>
      <w:r w:rsidRPr="003133FC">
        <w:rPr>
          <w:noProof/>
          <w:lang w:val="en-US"/>
        </w:rPr>
        <w:t xml:space="preserve">like </w:t>
      </w:r>
      <w:r w:rsidR="006B32F7">
        <w:rPr>
          <w:noProof/>
          <w:lang w:val="en-US"/>
        </w:rPr>
        <w:t xml:space="preserve">they have </w:t>
      </w:r>
      <w:r w:rsidRPr="003133FC">
        <w:rPr>
          <w:noProof/>
          <w:lang w:val="en-US"/>
        </w:rPr>
        <w:t xml:space="preserve">and </w:t>
      </w:r>
      <w:r w:rsidR="006B32F7">
        <w:rPr>
          <w:noProof/>
          <w:lang w:val="en-US"/>
        </w:rPr>
        <w:t>do</w:t>
      </w:r>
      <w:r w:rsidR="00D1290A">
        <w:rPr>
          <w:noProof/>
          <w:lang w:val="en-US"/>
        </w:rPr>
        <w:t xml:space="preserve"> have</w:t>
      </w:r>
      <w:r w:rsidRPr="003133FC">
        <w:rPr>
          <w:noProof/>
          <w:lang w:val="en-US"/>
        </w:rPr>
        <w:t xml:space="preserve"> working-class occupations</w:t>
      </w:r>
      <w:r w:rsidR="00374B0A">
        <w:rPr>
          <w:noProof/>
          <w:lang w:val="en-US"/>
        </w:rPr>
        <w:t>, especially female ones</w:t>
      </w:r>
      <w:r w:rsidRPr="003133FC">
        <w:rPr>
          <w:noProof/>
          <w:lang w:val="en-US"/>
        </w:rPr>
        <w:t xml:space="preserve">. That is, Finns systematically punish working-class candidates in the voting booth, but even more so if the candidate is female </w:t>
      </w:r>
      <w:r w:rsidR="00B21819">
        <w:rPr>
          <w:noProof/>
          <w:lang w:val="en-US"/>
        </w:rPr>
        <w:t xml:space="preserve">and </w:t>
      </w:r>
      <w:r w:rsidRPr="003133FC">
        <w:rPr>
          <w:noProof/>
          <w:lang w:val="en-US"/>
        </w:rPr>
        <w:t xml:space="preserve">working-class. </w:t>
      </w:r>
    </w:p>
    <w:p w14:paraId="53E26568" w14:textId="26D17A46" w:rsidR="0081434C" w:rsidRPr="003133FC" w:rsidRDefault="008F6A4E" w:rsidP="00FD3AAD">
      <w:pPr>
        <w:spacing w:before="200" w:after="200"/>
        <w:jc w:val="both"/>
        <w:rPr>
          <w:noProof/>
          <w:lang w:val="en-US"/>
        </w:rPr>
      </w:pPr>
      <w:r w:rsidRPr="003133FC">
        <w:rPr>
          <w:noProof/>
          <w:lang w:val="en-US"/>
        </w:rPr>
        <w:lastRenderedPageBreak/>
        <w:t xml:space="preserve">We selected Finland as </w:t>
      </w:r>
      <w:r w:rsidR="0054089A">
        <w:rPr>
          <w:noProof/>
          <w:lang w:val="en-US"/>
        </w:rPr>
        <w:t>our</w:t>
      </w:r>
      <w:r w:rsidR="0054089A" w:rsidRPr="003133FC">
        <w:rPr>
          <w:noProof/>
          <w:lang w:val="en-US"/>
        </w:rPr>
        <w:t xml:space="preserve"> </w:t>
      </w:r>
      <w:r w:rsidRPr="003133FC">
        <w:rPr>
          <w:noProof/>
          <w:lang w:val="en-US"/>
        </w:rPr>
        <w:t xml:space="preserve">case because Finnish society is highly egalitarian. Thus, our results </w:t>
      </w:r>
      <w:r w:rsidR="007E11D3">
        <w:rPr>
          <w:noProof/>
          <w:lang w:val="en-US"/>
        </w:rPr>
        <w:t>are</w:t>
      </w:r>
      <w:r w:rsidR="007E11D3" w:rsidRPr="003133FC">
        <w:rPr>
          <w:noProof/>
          <w:lang w:val="en-US"/>
        </w:rPr>
        <w:t xml:space="preserve"> </w:t>
      </w:r>
      <w:r w:rsidRPr="003133FC">
        <w:rPr>
          <w:noProof/>
          <w:lang w:val="en-US"/>
        </w:rPr>
        <w:t xml:space="preserve">rather uncomfortable. Moreover, since this country is a </w:t>
      </w:r>
      <w:r w:rsidR="00FB5509">
        <w:rPr>
          <w:noProof/>
          <w:lang w:val="en-US"/>
        </w:rPr>
        <w:t>“</w:t>
      </w:r>
      <w:r w:rsidRPr="003133FC">
        <w:rPr>
          <w:noProof/>
          <w:lang w:val="en-US"/>
        </w:rPr>
        <w:t>hard</w:t>
      </w:r>
      <w:r w:rsidR="00ED5DB1">
        <w:rPr>
          <w:noProof/>
          <w:lang w:val="en-US"/>
        </w:rPr>
        <w:t xml:space="preserve"> </w:t>
      </w:r>
      <w:r w:rsidRPr="003133FC">
        <w:rPr>
          <w:noProof/>
          <w:lang w:val="en-US"/>
        </w:rPr>
        <w:t>case</w:t>
      </w:r>
      <w:r w:rsidR="00FB5509">
        <w:rPr>
          <w:noProof/>
          <w:lang w:val="en-US"/>
        </w:rPr>
        <w:t>”</w:t>
      </w:r>
      <w:r w:rsidRPr="003133FC">
        <w:rPr>
          <w:noProof/>
          <w:lang w:val="en-US"/>
        </w:rPr>
        <w:t xml:space="preserve"> for unequal outcomes, our “least-likely case design” </w:t>
      </w:r>
      <w:hyperlink r:id="rId28">
        <w:r w:rsidRPr="003133FC">
          <w:rPr>
            <w:noProof/>
            <w:lang w:val="en-US"/>
          </w:rPr>
          <w:t>(Levy, 2008)</w:t>
        </w:r>
      </w:hyperlink>
      <w:r w:rsidRPr="003133FC">
        <w:rPr>
          <w:noProof/>
          <w:lang w:val="en-US"/>
        </w:rPr>
        <w:t xml:space="preserve"> improves the inferential leverage of our empirical findings. From a broader perspective, more than providing an alternative explanation for voting based on physical attractiveness, we contribute to the literature by presenting a complementary mechanism based on occupation-congruent physical appearance and inequality. </w:t>
      </w:r>
    </w:p>
    <w:p w14:paraId="2F591F0D" w14:textId="5A668BDC" w:rsidR="0081434C" w:rsidRPr="003133FC" w:rsidRDefault="008F6A4E" w:rsidP="00FD3AAD">
      <w:pPr>
        <w:spacing w:before="200" w:after="200"/>
        <w:jc w:val="both"/>
        <w:rPr>
          <w:noProof/>
          <w:lang w:val="en-US"/>
        </w:rPr>
      </w:pPr>
      <w:r w:rsidRPr="003133FC">
        <w:rPr>
          <w:noProof/>
          <w:lang w:val="en-US"/>
        </w:rPr>
        <w:t>We contribute to the field in several ways. First, by introducing the expectation</w:t>
      </w:r>
      <w:r w:rsidR="007D018A">
        <w:rPr>
          <w:noProof/>
          <w:lang w:val="en-US"/>
        </w:rPr>
        <w:t>-</w:t>
      </w:r>
      <w:r w:rsidRPr="003133FC">
        <w:rPr>
          <w:noProof/>
          <w:lang w:val="en-US"/>
        </w:rPr>
        <w:t xml:space="preserve">states theory </w:t>
      </w:r>
      <w:hyperlink r:id="rId29">
        <w:r w:rsidRPr="003133FC">
          <w:rPr>
            <w:noProof/>
            <w:lang w:val="en-US"/>
          </w:rPr>
          <w:t>(Webster &amp; Driskell, 1983)</w:t>
        </w:r>
      </w:hyperlink>
      <w:r w:rsidRPr="003133FC">
        <w:rPr>
          <w:noProof/>
          <w:lang w:val="en-US"/>
        </w:rPr>
        <w:t xml:space="preserve"> into the political science literature, we hope to bridge the current gap between physical appearance and inequality </w:t>
      </w:r>
      <w:hyperlink r:id="rId30">
        <w:r w:rsidRPr="003133FC">
          <w:rPr>
            <w:noProof/>
            <w:lang w:val="en-US"/>
          </w:rPr>
          <w:t>(Kalick, 1988; Hamermesh &amp; Biddle, 1994; Belmi &amp; Neale, 2014)</w:t>
        </w:r>
      </w:hyperlink>
      <w:r w:rsidRPr="003133FC">
        <w:rPr>
          <w:noProof/>
          <w:lang w:val="en-US"/>
        </w:rPr>
        <w:t xml:space="preserve">. Second, this paper seeks to contribute to the candidate evaluation literature in political science, particularly by presenting an alternative framework used by voters, </w:t>
      </w:r>
      <w:r w:rsidR="00AF2CF0">
        <w:rPr>
          <w:noProof/>
          <w:lang w:val="en-US"/>
        </w:rPr>
        <w:t xml:space="preserve">namely, </w:t>
      </w:r>
      <w:r w:rsidRPr="003133FC">
        <w:rPr>
          <w:noProof/>
          <w:lang w:val="en-US"/>
        </w:rPr>
        <w:t xml:space="preserve">evaluations based on cues that go beyond physical attractiveness </w:t>
      </w:r>
      <w:hyperlink r:id="rId31">
        <w:r w:rsidRPr="003133FC">
          <w:rPr>
            <w:noProof/>
            <w:lang w:val="en-US"/>
          </w:rPr>
          <w:t>(Berggren et al., 2010)</w:t>
        </w:r>
      </w:hyperlink>
      <w:r w:rsidRPr="003133FC">
        <w:rPr>
          <w:noProof/>
          <w:lang w:val="en-US"/>
        </w:rPr>
        <w:t xml:space="preserve">. </w:t>
      </w:r>
      <w:r w:rsidR="00B20C8E">
        <w:rPr>
          <w:noProof/>
          <w:lang w:val="en-US"/>
        </w:rPr>
        <w:t>T</w:t>
      </w:r>
      <w:r w:rsidRPr="003133FC">
        <w:rPr>
          <w:noProof/>
          <w:lang w:val="en-US"/>
        </w:rPr>
        <w:t xml:space="preserve">hird, given that this paper takes into account gender differences, our results contribute to the study of social discrimination </w:t>
      </w:r>
      <w:r w:rsidR="00613870">
        <w:rPr>
          <w:noProof/>
          <w:lang w:val="en-US"/>
        </w:rPr>
        <w:t>against</w:t>
      </w:r>
      <w:r w:rsidR="00613870" w:rsidRPr="003133FC">
        <w:rPr>
          <w:noProof/>
          <w:lang w:val="en-US"/>
        </w:rPr>
        <w:t xml:space="preserve"> </w:t>
      </w:r>
      <w:r w:rsidRPr="003133FC">
        <w:rPr>
          <w:noProof/>
          <w:lang w:val="en-US"/>
        </w:rPr>
        <w:t xml:space="preserve">women in politics </w:t>
      </w:r>
      <w:hyperlink r:id="rId32">
        <w:r w:rsidRPr="003133FC">
          <w:rPr>
            <w:noProof/>
            <w:lang w:val="en-US"/>
          </w:rPr>
          <w:t>(Ditonto &amp; Mattes, 2018; Krook &amp; Restrepo Sanín, 2020)</w:t>
        </w:r>
      </w:hyperlink>
      <w:r w:rsidRPr="003133FC">
        <w:rPr>
          <w:noProof/>
          <w:lang w:val="en-US"/>
        </w:rPr>
        <w:t xml:space="preserve">. Finally, from a measurement perspective, this paper introduces a new method </w:t>
      </w:r>
      <w:r w:rsidR="00E114CC">
        <w:rPr>
          <w:noProof/>
          <w:lang w:val="en-US"/>
        </w:rPr>
        <w:t>for</w:t>
      </w:r>
      <w:r w:rsidR="00E114CC" w:rsidRPr="003133FC">
        <w:rPr>
          <w:noProof/>
          <w:lang w:val="en-US"/>
        </w:rPr>
        <w:t xml:space="preserve"> </w:t>
      </w:r>
      <w:r w:rsidRPr="003133FC">
        <w:rPr>
          <w:noProof/>
          <w:lang w:val="en-US"/>
        </w:rPr>
        <w:t>measur</w:t>
      </w:r>
      <w:r w:rsidR="00E114CC">
        <w:rPr>
          <w:noProof/>
          <w:lang w:val="en-US"/>
        </w:rPr>
        <w:t>ing</w:t>
      </w:r>
      <w:r w:rsidRPr="003133FC">
        <w:rPr>
          <w:noProof/>
          <w:lang w:val="en-US"/>
        </w:rPr>
        <w:t xml:space="preserve"> </w:t>
      </w:r>
      <w:r w:rsidR="00071158">
        <w:rPr>
          <w:noProof/>
          <w:lang w:val="en-US"/>
        </w:rPr>
        <w:t xml:space="preserve">congruence between </w:t>
      </w:r>
      <w:r w:rsidRPr="003133FC">
        <w:rPr>
          <w:noProof/>
          <w:lang w:val="en-US"/>
        </w:rPr>
        <w:t xml:space="preserve">physical </w:t>
      </w:r>
      <w:r w:rsidR="00071158">
        <w:rPr>
          <w:noProof/>
          <w:lang w:val="en-US"/>
        </w:rPr>
        <w:t xml:space="preserve">appearance and </w:t>
      </w:r>
      <w:r w:rsidRPr="003133FC">
        <w:rPr>
          <w:noProof/>
          <w:lang w:val="en-US"/>
        </w:rPr>
        <w:t xml:space="preserve">occupation </w:t>
      </w:r>
      <w:hyperlink r:id="rId33">
        <w:r w:rsidRPr="003133FC">
          <w:rPr>
            <w:noProof/>
            <w:lang w:val="en-US"/>
          </w:rPr>
          <w:t>(Sarpila et al., 2021)</w:t>
        </w:r>
      </w:hyperlink>
      <w:r w:rsidRPr="003133FC">
        <w:rPr>
          <w:noProof/>
          <w:lang w:val="en-US"/>
        </w:rPr>
        <w:t xml:space="preserve">, a </w:t>
      </w:r>
      <w:r w:rsidR="00251AD5">
        <w:rPr>
          <w:noProof/>
          <w:lang w:val="en-US"/>
        </w:rPr>
        <w:t xml:space="preserve">concept </w:t>
      </w:r>
      <w:r w:rsidRPr="003133FC">
        <w:rPr>
          <w:noProof/>
          <w:lang w:val="en-US"/>
        </w:rPr>
        <w:t xml:space="preserve">largely ignored in the literature </w:t>
      </w:r>
      <w:r w:rsidR="000E2BAD">
        <w:rPr>
          <w:noProof/>
          <w:lang w:val="en-US"/>
        </w:rPr>
        <w:t>on</w:t>
      </w:r>
      <w:r w:rsidR="000E2BAD" w:rsidRPr="003133FC">
        <w:rPr>
          <w:noProof/>
          <w:lang w:val="en-US"/>
        </w:rPr>
        <w:t xml:space="preserve"> </w:t>
      </w:r>
      <w:r w:rsidRPr="003133FC">
        <w:rPr>
          <w:noProof/>
          <w:lang w:val="en-US"/>
        </w:rPr>
        <w:t xml:space="preserve">physical appearance and candidate evaluation. </w:t>
      </w:r>
    </w:p>
    <w:p w14:paraId="0908FF28" w14:textId="43C94073" w:rsidR="0081434C" w:rsidRPr="003133FC" w:rsidRDefault="008F6A4E" w:rsidP="00FD3AAD">
      <w:pPr>
        <w:spacing w:before="200" w:after="200"/>
        <w:jc w:val="both"/>
        <w:rPr>
          <w:noProof/>
          <w:lang w:val="en-US"/>
        </w:rPr>
      </w:pPr>
      <w:r w:rsidRPr="003133FC">
        <w:rPr>
          <w:noProof/>
          <w:lang w:val="en-US"/>
        </w:rPr>
        <w:t xml:space="preserve">This paper is organized as follows. First, we discuss the literature on heuristics and candidate evaluation to frame physical appearance as one of the main heuristics </w:t>
      </w:r>
      <w:r w:rsidR="0007699E">
        <w:rPr>
          <w:noProof/>
          <w:lang w:val="en-US"/>
        </w:rPr>
        <w:t xml:space="preserve">available to </w:t>
      </w:r>
      <w:r w:rsidRPr="003133FC">
        <w:rPr>
          <w:noProof/>
          <w:lang w:val="en-US"/>
        </w:rPr>
        <w:t xml:space="preserve">voters </w:t>
      </w:r>
      <w:r w:rsidR="0007699E">
        <w:rPr>
          <w:noProof/>
          <w:lang w:val="en-US"/>
        </w:rPr>
        <w:t>for</w:t>
      </w:r>
      <w:r w:rsidRPr="003133FC">
        <w:rPr>
          <w:noProof/>
          <w:lang w:val="en-US"/>
        </w:rPr>
        <w:t xml:space="preserve"> evaluat</w:t>
      </w:r>
      <w:r w:rsidR="0007699E">
        <w:rPr>
          <w:noProof/>
          <w:lang w:val="en-US"/>
        </w:rPr>
        <w:t>ing</w:t>
      </w:r>
      <w:r w:rsidRPr="003133FC">
        <w:rPr>
          <w:noProof/>
          <w:lang w:val="en-US"/>
        </w:rPr>
        <w:t xml:space="preserve"> candidates. Second, we introduce the expectation</w:t>
      </w:r>
      <w:r w:rsidR="00EC25B8">
        <w:rPr>
          <w:noProof/>
          <w:lang w:val="en-US"/>
        </w:rPr>
        <w:t>-</w:t>
      </w:r>
      <w:r w:rsidRPr="003133FC">
        <w:rPr>
          <w:noProof/>
          <w:lang w:val="en-US"/>
        </w:rPr>
        <w:t xml:space="preserve">states theory, a theoretical framework developed by sociologists to explain the relationship between physical appearance and inequality. This section links appearance with social class and economic inequality. </w:t>
      </w:r>
      <w:r w:rsidR="002769D2">
        <w:rPr>
          <w:noProof/>
          <w:lang w:val="en-US"/>
        </w:rPr>
        <w:t>W</w:t>
      </w:r>
      <w:r w:rsidRPr="003133FC">
        <w:rPr>
          <w:noProof/>
          <w:lang w:val="en-US"/>
        </w:rPr>
        <w:t xml:space="preserve">e </w:t>
      </w:r>
      <w:r w:rsidR="002769D2">
        <w:rPr>
          <w:noProof/>
          <w:lang w:val="en-US"/>
        </w:rPr>
        <w:t xml:space="preserve">then </w:t>
      </w:r>
      <w:r w:rsidRPr="003133FC">
        <w:rPr>
          <w:noProof/>
          <w:lang w:val="en-US"/>
        </w:rPr>
        <w:t>present our case, data</w:t>
      </w:r>
      <w:r w:rsidR="001C2017">
        <w:rPr>
          <w:noProof/>
          <w:lang w:val="en-US"/>
        </w:rPr>
        <w:t>,</w:t>
      </w:r>
      <w:r w:rsidRPr="003133FC">
        <w:rPr>
          <w:noProof/>
          <w:lang w:val="en-US"/>
        </w:rPr>
        <w:t xml:space="preserve"> and statistical models</w:t>
      </w:r>
      <w:r w:rsidR="0014629F">
        <w:rPr>
          <w:noProof/>
          <w:lang w:val="en-US"/>
        </w:rPr>
        <w:t xml:space="preserve"> before describing</w:t>
      </w:r>
      <w:r w:rsidRPr="003133FC">
        <w:rPr>
          <w:noProof/>
          <w:lang w:val="en-US"/>
        </w:rPr>
        <w:t xml:space="preserve"> our results</w:t>
      </w:r>
      <w:r w:rsidR="0014629F">
        <w:rPr>
          <w:noProof/>
          <w:lang w:val="en-US"/>
        </w:rPr>
        <w:t>. Finally</w:t>
      </w:r>
      <w:r w:rsidRPr="003133FC">
        <w:rPr>
          <w:noProof/>
          <w:lang w:val="en-US"/>
        </w:rPr>
        <w:t xml:space="preserve">, </w:t>
      </w:r>
      <w:r w:rsidR="0014629F">
        <w:rPr>
          <w:noProof/>
          <w:lang w:val="en-US"/>
        </w:rPr>
        <w:t>we</w:t>
      </w:r>
      <w:r w:rsidRPr="003133FC">
        <w:rPr>
          <w:noProof/>
          <w:lang w:val="en-US"/>
        </w:rPr>
        <w:t xml:space="preserve"> conclude</w:t>
      </w:r>
      <w:r w:rsidR="0036648A">
        <w:rPr>
          <w:noProof/>
          <w:lang w:val="en-US"/>
        </w:rPr>
        <w:t>,</w:t>
      </w:r>
      <w:r w:rsidRPr="003133FC">
        <w:rPr>
          <w:noProof/>
          <w:lang w:val="en-US"/>
        </w:rPr>
        <w:t xml:space="preserve"> restating the main findings of this paper and </w:t>
      </w:r>
      <w:r w:rsidR="0009121B">
        <w:rPr>
          <w:noProof/>
          <w:lang w:val="en-US"/>
        </w:rPr>
        <w:t xml:space="preserve">outlining </w:t>
      </w:r>
      <w:r w:rsidRPr="003133FC">
        <w:rPr>
          <w:noProof/>
          <w:lang w:val="en-US"/>
        </w:rPr>
        <w:t>its limitations.</w:t>
      </w:r>
    </w:p>
    <w:p w14:paraId="3931554F" w14:textId="77777777" w:rsidR="0081434C" w:rsidRPr="003133FC" w:rsidRDefault="008F6A4E" w:rsidP="00FD3AAD">
      <w:pPr>
        <w:pStyle w:val="Subtitle"/>
        <w:spacing w:before="200" w:after="200"/>
        <w:jc w:val="both"/>
        <w:rPr>
          <w:noProof/>
          <w:lang w:val="en-US"/>
        </w:rPr>
      </w:pPr>
      <w:bookmarkStart w:id="6" w:name="_74lpubkxjckb" w:colFirst="0" w:colLast="0"/>
      <w:bookmarkEnd w:id="6"/>
      <w:r w:rsidRPr="003133FC">
        <w:rPr>
          <w:noProof/>
          <w:lang w:val="en-US"/>
        </w:rPr>
        <w:t>The Use of Heuristics in Voting: The Role of Physical Attractiveness</w:t>
      </w:r>
    </w:p>
    <w:p w14:paraId="34A27EE2" w14:textId="36858258" w:rsidR="0081434C" w:rsidRPr="003133FC" w:rsidRDefault="008F6A4E" w:rsidP="00FD3AAD">
      <w:pPr>
        <w:spacing w:before="200" w:after="200"/>
        <w:jc w:val="both"/>
        <w:rPr>
          <w:noProof/>
          <w:lang w:val="en-US"/>
        </w:rPr>
      </w:pPr>
      <w:r w:rsidRPr="003133FC">
        <w:rPr>
          <w:noProof/>
          <w:lang w:val="en-US"/>
        </w:rPr>
        <w:t xml:space="preserve">The </w:t>
      </w:r>
      <w:r w:rsidR="006C7049">
        <w:rPr>
          <w:noProof/>
          <w:lang w:val="en-US"/>
        </w:rPr>
        <w:t xml:space="preserve">political science </w:t>
      </w:r>
      <w:r w:rsidRPr="003133FC">
        <w:rPr>
          <w:noProof/>
          <w:lang w:val="en-US"/>
        </w:rPr>
        <w:t xml:space="preserve">literature confirmed long ago the stylized fact that physically attractive political candidates </w:t>
      </w:r>
      <w:r w:rsidR="00793F8D">
        <w:rPr>
          <w:noProof/>
          <w:lang w:val="en-US"/>
        </w:rPr>
        <w:t>fare</w:t>
      </w:r>
      <w:r w:rsidR="00793F8D" w:rsidRPr="003133FC">
        <w:rPr>
          <w:noProof/>
          <w:lang w:val="en-US"/>
        </w:rPr>
        <w:t xml:space="preserve"> </w:t>
      </w:r>
      <w:r w:rsidRPr="003133FC">
        <w:rPr>
          <w:noProof/>
          <w:lang w:val="en-US"/>
        </w:rPr>
        <w:t xml:space="preserve">better in elections. As </w:t>
      </w:r>
      <w:hyperlink r:id="rId34">
        <w:r w:rsidRPr="003133FC">
          <w:rPr>
            <w:noProof/>
            <w:lang w:val="en-US"/>
          </w:rPr>
          <w:t xml:space="preserve">Schubert et al. </w:t>
        </w:r>
        <w:r w:rsidR="003D275F">
          <w:rPr>
            <w:noProof/>
            <w:lang w:val="en-US"/>
          </w:rPr>
          <w:t>(</w:t>
        </w:r>
        <w:r w:rsidRPr="003133FC">
          <w:rPr>
            <w:noProof/>
            <w:lang w:val="en-US"/>
          </w:rPr>
          <w:t>2011, p. 34</w:t>
        </w:r>
      </w:hyperlink>
      <w:r w:rsidR="003D275F">
        <w:rPr>
          <w:noProof/>
          <w:lang w:val="en-US"/>
        </w:rPr>
        <w:t>)</w:t>
      </w:r>
      <w:r w:rsidRPr="003133FC">
        <w:rPr>
          <w:noProof/>
          <w:lang w:val="en-US"/>
        </w:rPr>
        <w:t xml:space="preserve"> put it, “[b]eing physically attractive matters for electoral success.” This relationship has been established since </w:t>
      </w:r>
      <w:hyperlink r:id="rId35">
        <w:r w:rsidRPr="003133FC">
          <w:rPr>
            <w:noProof/>
            <w:lang w:val="en-US"/>
          </w:rPr>
          <w:t>Dion et al. (1972)</w:t>
        </w:r>
      </w:hyperlink>
      <w:r w:rsidRPr="003133FC">
        <w:rPr>
          <w:noProof/>
          <w:lang w:val="en-US"/>
        </w:rPr>
        <w:t xml:space="preserve"> coined the</w:t>
      </w:r>
      <w:r w:rsidR="00C4471F">
        <w:rPr>
          <w:noProof/>
          <w:lang w:val="en-US"/>
        </w:rPr>
        <w:t xml:space="preserve"> </w:t>
      </w:r>
      <w:r w:rsidR="007C0C25">
        <w:rPr>
          <w:noProof/>
          <w:lang w:val="en-US"/>
        </w:rPr>
        <w:t xml:space="preserve">then </w:t>
      </w:r>
      <w:r w:rsidRPr="003133FC">
        <w:rPr>
          <w:i/>
          <w:noProof/>
          <w:lang w:val="en-US"/>
        </w:rPr>
        <w:t>axiom</w:t>
      </w:r>
      <w:r w:rsidRPr="003133FC">
        <w:rPr>
          <w:noProof/>
          <w:lang w:val="en-US"/>
        </w:rPr>
        <w:t xml:space="preserve"> of “beautiful is good.” </w:t>
      </w:r>
      <w:r w:rsidR="00EA4725">
        <w:rPr>
          <w:noProof/>
          <w:lang w:val="en-US"/>
        </w:rPr>
        <w:t>L</w:t>
      </w:r>
      <w:r w:rsidRPr="003133FC">
        <w:rPr>
          <w:noProof/>
          <w:lang w:val="en-US"/>
        </w:rPr>
        <w:t>ater extensions introduced the so-called “frog pond effect”</w:t>
      </w:r>
      <w:r w:rsidR="00231EBB">
        <w:rPr>
          <w:noProof/>
          <w:lang w:val="en-US"/>
        </w:rPr>
        <w:t>:</w:t>
      </w:r>
      <w:r w:rsidRPr="003133FC">
        <w:rPr>
          <w:noProof/>
          <w:lang w:val="en-US"/>
        </w:rPr>
        <w:t xml:space="preserve"> “if an attractive candidate competes with some ugly rivals he or she will receive a higher poll” </w:t>
      </w:r>
      <w:hyperlink r:id="rId36">
        <w:r w:rsidRPr="003133FC">
          <w:rPr>
            <w:noProof/>
            <w:lang w:val="en-US"/>
          </w:rPr>
          <w:t>(Rosar et al., 2008, p. 73)</w:t>
        </w:r>
      </w:hyperlink>
      <w:r w:rsidRPr="003133FC">
        <w:rPr>
          <w:noProof/>
          <w:lang w:val="en-US"/>
        </w:rPr>
        <w:t xml:space="preserve">. </w:t>
      </w:r>
      <w:r w:rsidR="00A17CB3">
        <w:rPr>
          <w:noProof/>
          <w:lang w:val="en-US"/>
        </w:rPr>
        <w:t>Therefore</w:t>
      </w:r>
      <w:r w:rsidRPr="003133FC">
        <w:rPr>
          <w:noProof/>
          <w:lang w:val="en-US"/>
        </w:rPr>
        <w:t xml:space="preserve">, the relationship between looks and turnout is not only old </w:t>
      </w:r>
      <w:hyperlink r:id="rId37">
        <w:r w:rsidRPr="003133FC">
          <w:rPr>
            <w:noProof/>
            <w:lang w:val="en-US"/>
          </w:rPr>
          <w:t>(Ditonto &amp; Mattes, 2018, p. 430)</w:t>
        </w:r>
      </w:hyperlink>
      <w:r w:rsidRPr="003133FC">
        <w:rPr>
          <w:noProof/>
          <w:lang w:val="en-US"/>
        </w:rPr>
        <w:t xml:space="preserve"> but also strong. For instance, </w:t>
      </w:r>
      <w:hyperlink r:id="rId38">
        <w:r w:rsidRPr="003133FC">
          <w:rPr>
            <w:noProof/>
            <w:lang w:val="en-US"/>
          </w:rPr>
          <w:t>Berggren et al. (2017, p. 79</w:t>
        </w:r>
      </w:hyperlink>
      <w:r w:rsidRPr="003133FC">
        <w:rPr>
          <w:noProof/>
          <w:lang w:val="en-US"/>
        </w:rPr>
        <w:t>) note that it is “</w:t>
      </w:r>
      <w:r w:rsidRPr="003133FC">
        <w:rPr>
          <w:i/>
          <w:noProof/>
          <w:lang w:val="en-US"/>
        </w:rPr>
        <w:t>well established</w:t>
      </w:r>
      <w:r w:rsidRPr="003133FC">
        <w:rPr>
          <w:noProof/>
          <w:lang w:val="en-US"/>
        </w:rPr>
        <w:t xml:space="preserve"> that politicians with an appealing appearance win more votes in elections,”</w:t>
      </w:r>
      <w:r w:rsidRPr="003133FC">
        <w:rPr>
          <w:noProof/>
          <w:vertAlign w:val="superscript"/>
          <w:lang w:val="en-US"/>
        </w:rPr>
        <w:footnoteReference w:id="3"/>
      </w:r>
      <w:r w:rsidRPr="003133FC">
        <w:rPr>
          <w:noProof/>
          <w:lang w:val="en-US"/>
        </w:rPr>
        <w:t xml:space="preserve"> while others argue that “</w:t>
      </w:r>
      <w:r w:rsidRPr="003133FC">
        <w:rPr>
          <w:i/>
          <w:noProof/>
          <w:lang w:val="en-US"/>
        </w:rPr>
        <w:t xml:space="preserve">dozens </w:t>
      </w:r>
      <w:r w:rsidRPr="003133FC">
        <w:rPr>
          <w:noProof/>
          <w:lang w:val="en-US"/>
        </w:rPr>
        <w:t xml:space="preserve">of studies have confirmed that the more attractive a candidate is, the more votes he or she tends to receive” </w:t>
      </w:r>
      <w:hyperlink r:id="rId39">
        <w:r w:rsidRPr="003133FC">
          <w:rPr>
            <w:noProof/>
            <w:lang w:val="en-US"/>
          </w:rPr>
          <w:t>(Praino &amp; Stockemer, 2019, p. 531)</w:t>
        </w:r>
      </w:hyperlink>
      <w:r w:rsidRPr="003133FC">
        <w:rPr>
          <w:noProof/>
          <w:lang w:val="en-US"/>
        </w:rPr>
        <w:t>.</w:t>
      </w:r>
      <w:r w:rsidRPr="003133FC">
        <w:rPr>
          <w:noProof/>
          <w:vertAlign w:val="superscript"/>
          <w:lang w:val="en-US"/>
        </w:rPr>
        <w:footnoteReference w:id="4"/>
      </w:r>
      <w:r w:rsidRPr="003133FC">
        <w:rPr>
          <w:noProof/>
          <w:lang w:val="en-US"/>
        </w:rPr>
        <w:t xml:space="preserve"> In sum, “</w:t>
      </w:r>
      <w:r w:rsidRPr="00D02E1E">
        <w:rPr>
          <w:iCs/>
          <w:noProof/>
          <w:lang w:val="en-US"/>
        </w:rPr>
        <w:t>it is</w:t>
      </w:r>
      <w:r w:rsidRPr="003133FC">
        <w:rPr>
          <w:i/>
          <w:noProof/>
          <w:lang w:val="en-US"/>
        </w:rPr>
        <w:t xml:space="preserve"> widely </w:t>
      </w:r>
      <w:r w:rsidRPr="003133FC">
        <w:rPr>
          <w:noProof/>
          <w:lang w:val="en-US"/>
        </w:rPr>
        <w:t>believed that a candidate</w:t>
      </w:r>
      <w:r w:rsidR="004048A5">
        <w:rPr>
          <w:noProof/>
          <w:lang w:val="en-US"/>
        </w:rPr>
        <w:t>’</w:t>
      </w:r>
      <w:r w:rsidRPr="003133FC">
        <w:rPr>
          <w:noProof/>
          <w:lang w:val="en-US"/>
        </w:rPr>
        <w:t xml:space="preserve">s personal image affects his or her chances of being elected” </w:t>
      </w:r>
      <w:hyperlink r:id="rId40">
        <w:r w:rsidRPr="003133FC">
          <w:rPr>
            <w:noProof/>
            <w:lang w:val="en-US"/>
          </w:rPr>
          <w:t>(Sigelman et al., 1987, p. 32)</w:t>
        </w:r>
      </w:hyperlink>
      <w:r w:rsidRPr="003133FC">
        <w:rPr>
          <w:noProof/>
          <w:lang w:val="en-US"/>
        </w:rPr>
        <w:t>.</w:t>
      </w:r>
      <w:r w:rsidR="00D02E1E">
        <w:rPr>
          <w:rStyle w:val="FootnoteReference"/>
          <w:noProof/>
          <w:lang w:val="en-US"/>
        </w:rPr>
        <w:footnoteReference w:id="5"/>
      </w:r>
    </w:p>
    <w:p w14:paraId="58EA6D01" w14:textId="137BCFFE" w:rsidR="0081434C" w:rsidRPr="003133FC" w:rsidRDefault="008F6A4E" w:rsidP="00FD3AAD">
      <w:pPr>
        <w:spacing w:before="200" w:after="200"/>
        <w:jc w:val="both"/>
        <w:rPr>
          <w:noProof/>
          <w:lang w:val="en-US"/>
        </w:rPr>
      </w:pPr>
      <w:r w:rsidRPr="003133FC">
        <w:rPr>
          <w:noProof/>
          <w:lang w:val="en-US"/>
        </w:rPr>
        <w:lastRenderedPageBreak/>
        <w:t xml:space="preserve">This idea </w:t>
      </w:r>
      <w:r w:rsidR="00AB3FB2">
        <w:rPr>
          <w:noProof/>
          <w:lang w:val="en-US"/>
        </w:rPr>
        <w:t>is</w:t>
      </w:r>
      <w:r w:rsidRPr="003133FC">
        <w:rPr>
          <w:noProof/>
          <w:lang w:val="en-US"/>
        </w:rPr>
        <w:t xml:space="preserve"> well established </w:t>
      </w:r>
      <w:r w:rsidR="00CC6A63">
        <w:rPr>
          <w:noProof/>
          <w:lang w:val="en-US"/>
        </w:rPr>
        <w:t>in</w:t>
      </w:r>
      <w:r w:rsidR="00CC6A63" w:rsidRPr="003133FC">
        <w:rPr>
          <w:noProof/>
          <w:lang w:val="en-US"/>
        </w:rPr>
        <w:t xml:space="preserve"> </w:t>
      </w:r>
      <w:r w:rsidRPr="003133FC">
        <w:rPr>
          <w:noProof/>
          <w:lang w:val="en-US"/>
        </w:rPr>
        <w:t>other disciplines as well. Daniel Hamermesh</w:t>
      </w:r>
      <w:r w:rsidR="00485ABA">
        <w:rPr>
          <w:noProof/>
          <w:lang w:val="en-US"/>
        </w:rPr>
        <w:t>’s</w:t>
      </w:r>
      <w:r w:rsidRPr="003133FC">
        <w:rPr>
          <w:noProof/>
          <w:lang w:val="en-US"/>
        </w:rPr>
        <w:t xml:space="preserve"> bestseller </w:t>
      </w:r>
      <w:r w:rsidRPr="00D02E1E">
        <w:rPr>
          <w:i/>
          <w:iCs/>
          <w:noProof/>
          <w:lang w:val="en-US"/>
        </w:rPr>
        <w:t>Beauty Pays</w:t>
      </w:r>
      <w:r w:rsidRPr="003133FC">
        <w:rPr>
          <w:noProof/>
          <w:lang w:val="en-US"/>
        </w:rPr>
        <w:t xml:space="preserve"> </w:t>
      </w:r>
      <w:hyperlink r:id="rId41">
        <w:r w:rsidR="000E5A3E" w:rsidRPr="003133FC">
          <w:rPr>
            <w:noProof/>
            <w:lang w:val="en-US"/>
          </w:rPr>
          <w:t>(201</w:t>
        </w:r>
        <w:r w:rsidR="009A2ECE">
          <w:rPr>
            <w:noProof/>
            <w:lang w:val="en-US"/>
          </w:rPr>
          <w:t>1</w:t>
        </w:r>
        <w:r w:rsidR="000E5A3E" w:rsidRPr="003133FC">
          <w:rPr>
            <w:noProof/>
            <w:lang w:val="en-US"/>
          </w:rPr>
          <w:t>)</w:t>
        </w:r>
      </w:hyperlink>
      <w:r w:rsidR="000E5A3E" w:rsidRPr="003133FC">
        <w:rPr>
          <w:noProof/>
          <w:lang w:val="en-US"/>
        </w:rPr>
        <w:t xml:space="preserve"> </w:t>
      </w:r>
      <w:r w:rsidRPr="003133FC">
        <w:rPr>
          <w:noProof/>
          <w:lang w:val="en-US"/>
        </w:rPr>
        <w:t xml:space="preserve">explains that attractive people are systematically more successful </w:t>
      </w:r>
      <w:hyperlink r:id="rId42">
        <w:r w:rsidRPr="003133FC">
          <w:rPr>
            <w:noProof/>
            <w:lang w:val="en-US"/>
          </w:rPr>
          <w:t>(see also Hamermesh &amp; Biddle, 1994; Scholz &amp; Sicinski, 2015)</w:t>
        </w:r>
      </w:hyperlink>
      <w:r w:rsidRPr="003133FC">
        <w:rPr>
          <w:noProof/>
          <w:lang w:val="en-US"/>
        </w:rPr>
        <w:t xml:space="preserve">. In a similar vein, within sociology, social stratification researchers have analyzed the link between attractiveness and income </w:t>
      </w:r>
      <w:hyperlink r:id="rId43">
        <w:r w:rsidRPr="003133FC">
          <w:rPr>
            <w:noProof/>
            <w:lang w:val="en-US"/>
          </w:rPr>
          <w:t>(e.g.</w:t>
        </w:r>
        <w:r w:rsidR="00196E7D">
          <w:rPr>
            <w:noProof/>
            <w:lang w:val="en-US"/>
          </w:rPr>
          <w:t>,</w:t>
        </w:r>
        <w:r w:rsidRPr="003133FC">
          <w:rPr>
            <w:noProof/>
            <w:lang w:val="en-US"/>
          </w:rPr>
          <w:t xml:space="preserve"> Jæger, 2011; Kuwabara &amp; Thébaud, 2017; McClintock, 2014; Monk et al., 2021; Wong &amp; Penner, 2016)</w:t>
        </w:r>
      </w:hyperlink>
      <w:r w:rsidRPr="003133FC">
        <w:rPr>
          <w:noProof/>
          <w:lang w:val="en-US"/>
        </w:rPr>
        <w:t xml:space="preserve">, as well as </w:t>
      </w:r>
      <w:r w:rsidR="00F354D3">
        <w:rPr>
          <w:noProof/>
          <w:lang w:val="en-US"/>
        </w:rPr>
        <w:t xml:space="preserve">the </w:t>
      </w:r>
      <w:r w:rsidRPr="003133FC">
        <w:rPr>
          <w:noProof/>
          <w:lang w:val="en-US"/>
        </w:rPr>
        <w:t xml:space="preserve">unequal treatment of individuals and socio-economic discrimination </w:t>
      </w:r>
      <w:hyperlink r:id="rId44">
        <w:r w:rsidRPr="003133FC">
          <w:rPr>
            <w:noProof/>
            <w:lang w:val="en-US"/>
          </w:rPr>
          <w:t>(for</w:t>
        </w:r>
        <w:r w:rsidR="00517F53">
          <w:rPr>
            <w:noProof/>
            <w:lang w:val="en-US"/>
          </w:rPr>
          <w:t xml:space="preserve"> a</w:t>
        </w:r>
        <w:r w:rsidRPr="003133FC">
          <w:rPr>
            <w:noProof/>
            <w:lang w:val="en-US"/>
          </w:rPr>
          <w:t xml:space="preserve"> discussion, see</w:t>
        </w:r>
        <w:r w:rsidR="007A4CFA">
          <w:rPr>
            <w:noProof/>
            <w:lang w:val="en-US"/>
          </w:rPr>
          <w:t>,</w:t>
        </w:r>
        <w:r w:rsidRPr="003133FC">
          <w:rPr>
            <w:noProof/>
            <w:lang w:val="en-US"/>
          </w:rPr>
          <w:t xml:space="preserve"> e.g.</w:t>
        </w:r>
        <w:r w:rsidR="007A4CFA">
          <w:rPr>
            <w:noProof/>
            <w:lang w:val="en-US"/>
          </w:rPr>
          <w:t>,</w:t>
        </w:r>
        <w:r w:rsidRPr="003133FC">
          <w:rPr>
            <w:noProof/>
            <w:lang w:val="en-US"/>
          </w:rPr>
          <w:t xml:space="preserve"> Hamermesh, 2011)</w:t>
        </w:r>
      </w:hyperlink>
      <w:r w:rsidRPr="003133FC">
        <w:rPr>
          <w:noProof/>
          <w:lang w:val="en-US"/>
        </w:rPr>
        <w:t>.</w:t>
      </w:r>
    </w:p>
    <w:p w14:paraId="3464B574" w14:textId="367F918C" w:rsidR="0081434C" w:rsidRPr="003133FC" w:rsidRDefault="008F6A4E" w:rsidP="00FD3AAD">
      <w:pPr>
        <w:spacing w:before="200" w:after="200"/>
        <w:jc w:val="both"/>
        <w:rPr>
          <w:noProof/>
          <w:lang w:val="en-US"/>
        </w:rPr>
      </w:pPr>
      <w:r w:rsidRPr="003133FC">
        <w:rPr>
          <w:noProof/>
          <w:lang w:val="en-US"/>
        </w:rPr>
        <w:t xml:space="preserve">Overall, the reason why physically attractive political candidates </w:t>
      </w:r>
      <w:r w:rsidR="00677FD7">
        <w:rPr>
          <w:noProof/>
          <w:lang w:val="en-US"/>
        </w:rPr>
        <w:t>fare</w:t>
      </w:r>
      <w:r w:rsidR="00677FD7" w:rsidRPr="003133FC">
        <w:rPr>
          <w:noProof/>
          <w:lang w:val="en-US"/>
        </w:rPr>
        <w:t xml:space="preserve"> </w:t>
      </w:r>
      <w:r w:rsidRPr="003133FC">
        <w:rPr>
          <w:noProof/>
          <w:lang w:val="en-US"/>
        </w:rPr>
        <w:t xml:space="preserve">better in elections is </w:t>
      </w:r>
      <w:r w:rsidR="00C3340F">
        <w:rPr>
          <w:noProof/>
          <w:lang w:val="en-US"/>
        </w:rPr>
        <w:t>partly that</w:t>
      </w:r>
      <w:r w:rsidR="00C3340F" w:rsidRPr="003133FC">
        <w:rPr>
          <w:noProof/>
          <w:lang w:val="en-US"/>
        </w:rPr>
        <w:t xml:space="preserve"> </w:t>
      </w:r>
      <w:r w:rsidRPr="003133FC">
        <w:rPr>
          <w:noProof/>
          <w:lang w:val="en-US"/>
        </w:rPr>
        <w:t xml:space="preserve">voters inevitably make inferences about political candidates based on their physical appearance. For example, </w:t>
      </w:r>
      <w:hyperlink r:id="rId45">
        <w:r w:rsidRPr="003133FC">
          <w:rPr>
            <w:noProof/>
            <w:lang w:val="en-US"/>
          </w:rPr>
          <w:t>Mattes et al. (2010, p. 41)</w:t>
        </w:r>
      </w:hyperlink>
      <w:r w:rsidRPr="003133FC">
        <w:rPr>
          <w:noProof/>
          <w:lang w:val="en-US"/>
        </w:rPr>
        <w:t xml:space="preserve"> </w:t>
      </w:r>
      <w:r w:rsidR="00B35F2A">
        <w:rPr>
          <w:noProof/>
          <w:lang w:val="en-US"/>
        </w:rPr>
        <w:t>note</w:t>
      </w:r>
      <w:r w:rsidR="00997CF6">
        <w:rPr>
          <w:noProof/>
          <w:lang w:val="en-US"/>
        </w:rPr>
        <w:t xml:space="preserve"> </w:t>
      </w:r>
      <w:r w:rsidRPr="003133FC">
        <w:rPr>
          <w:noProof/>
          <w:lang w:val="en-US"/>
        </w:rPr>
        <w:t xml:space="preserve">that candidates that look more likely to be physically threatening lost 65% of real elections. </w:t>
      </w:r>
      <w:r w:rsidR="003C73A8">
        <w:rPr>
          <w:noProof/>
          <w:lang w:val="en-US"/>
        </w:rPr>
        <w:t>Consequently</w:t>
      </w:r>
      <w:r w:rsidRPr="003133FC">
        <w:rPr>
          <w:noProof/>
          <w:lang w:val="en-US"/>
        </w:rPr>
        <w:t>, while some political economists have argued that voters behave “rationally” (see</w:t>
      </w:r>
      <w:r w:rsidR="00AF03D5">
        <w:rPr>
          <w:noProof/>
          <w:lang w:val="en-US"/>
        </w:rPr>
        <w:t>,</w:t>
      </w:r>
      <w:r w:rsidRPr="003133FC">
        <w:rPr>
          <w:noProof/>
          <w:lang w:val="en-US"/>
        </w:rPr>
        <w:t xml:space="preserve"> for example</w:t>
      </w:r>
      <w:r w:rsidR="00AF03D5">
        <w:rPr>
          <w:noProof/>
          <w:lang w:val="en-US"/>
        </w:rPr>
        <w:t>,</w:t>
      </w:r>
      <w:r w:rsidRPr="003133FC">
        <w:rPr>
          <w:noProof/>
          <w:lang w:val="en-US"/>
        </w:rPr>
        <w:t xml:space="preserve"> </w:t>
      </w:r>
      <w:hyperlink r:id="rId46">
        <w:r w:rsidRPr="003133FC">
          <w:rPr>
            <w:noProof/>
            <w:lang w:val="en-US"/>
          </w:rPr>
          <w:t>Bartels, 1996; Shepsle, 1997)</w:t>
        </w:r>
      </w:hyperlink>
      <w:r w:rsidRPr="003133FC">
        <w:rPr>
          <w:noProof/>
          <w:lang w:val="en-US"/>
        </w:rPr>
        <w:t>, political psychologists usually find that human emotions often enhance voters’ abilit</w:t>
      </w:r>
      <w:r w:rsidR="00CD35E1">
        <w:rPr>
          <w:noProof/>
          <w:lang w:val="en-US"/>
        </w:rPr>
        <w:t>y</w:t>
      </w:r>
      <w:r w:rsidRPr="003133FC">
        <w:rPr>
          <w:noProof/>
          <w:lang w:val="en-US"/>
        </w:rPr>
        <w:t xml:space="preserve"> to engage in meaningful political deliberation </w:t>
      </w:r>
      <w:hyperlink r:id="rId47">
        <w:r w:rsidRPr="003133FC">
          <w:rPr>
            <w:noProof/>
            <w:lang w:val="en-US"/>
          </w:rPr>
          <w:t>(Marcus &amp; MacKuen, 1993, p. 672)</w:t>
        </w:r>
      </w:hyperlink>
      <w:r w:rsidRPr="003133FC">
        <w:rPr>
          <w:noProof/>
          <w:lang w:val="en-US"/>
        </w:rPr>
        <w:t xml:space="preserve">. </w:t>
      </w:r>
      <w:r w:rsidR="00347452">
        <w:rPr>
          <w:noProof/>
          <w:lang w:val="en-US"/>
        </w:rPr>
        <w:t>S</w:t>
      </w:r>
      <w:r w:rsidRPr="003133FC">
        <w:rPr>
          <w:noProof/>
          <w:lang w:val="en-US"/>
        </w:rPr>
        <w:t xml:space="preserve">ome have even argued that “perceptions of candidates are generally focused on ‘personality’ characteristics rather than on issue concerns or partisan group connections” </w:t>
      </w:r>
      <w:hyperlink r:id="rId48">
        <w:r w:rsidRPr="003133FC">
          <w:rPr>
            <w:noProof/>
            <w:lang w:val="en-US"/>
          </w:rPr>
          <w:t>(Miller et al., 1986, p. 521)</w:t>
        </w:r>
      </w:hyperlink>
      <w:r w:rsidRPr="003133FC">
        <w:rPr>
          <w:noProof/>
          <w:lang w:val="en-US"/>
        </w:rPr>
        <w:t xml:space="preserve">, a trait that tends to hold across different cultures. For instance, </w:t>
      </w:r>
      <w:hyperlink r:id="rId49">
        <w:r w:rsidRPr="003133FC">
          <w:rPr>
            <w:noProof/>
            <w:lang w:val="en-US"/>
          </w:rPr>
          <w:t>Lawson et al. (2010)</w:t>
        </w:r>
      </w:hyperlink>
      <w:r w:rsidRPr="003133FC">
        <w:rPr>
          <w:noProof/>
          <w:lang w:val="en-US"/>
        </w:rPr>
        <w:t xml:space="preserve"> </w:t>
      </w:r>
      <w:r w:rsidR="00B04064">
        <w:rPr>
          <w:noProof/>
          <w:lang w:val="en-US"/>
        </w:rPr>
        <w:t>report</w:t>
      </w:r>
      <w:r w:rsidR="00B04064" w:rsidRPr="003133FC">
        <w:rPr>
          <w:noProof/>
          <w:lang w:val="en-US"/>
        </w:rPr>
        <w:t xml:space="preserve"> </w:t>
      </w:r>
      <w:r w:rsidRPr="003133FC">
        <w:rPr>
          <w:noProof/>
          <w:lang w:val="en-US"/>
        </w:rPr>
        <w:t>that American and Indian experimental subjects predicted election</w:t>
      </w:r>
      <w:r w:rsidR="00F538B9">
        <w:rPr>
          <w:noProof/>
          <w:lang w:val="en-US"/>
        </w:rPr>
        <w:t xml:space="preserve"> result</w:t>
      </w:r>
      <w:r w:rsidRPr="003133FC">
        <w:rPr>
          <w:noProof/>
          <w:lang w:val="en-US"/>
        </w:rPr>
        <w:t xml:space="preserve">s in Mexico and Brazil purely based on pictures of </w:t>
      </w:r>
      <w:r w:rsidR="00586EC0">
        <w:rPr>
          <w:noProof/>
          <w:lang w:val="en-US"/>
        </w:rPr>
        <w:t xml:space="preserve">the </w:t>
      </w:r>
      <w:r w:rsidRPr="003133FC">
        <w:rPr>
          <w:noProof/>
          <w:lang w:val="en-US"/>
        </w:rPr>
        <w:t xml:space="preserve">candidates. </w:t>
      </w:r>
    </w:p>
    <w:p w14:paraId="1691E0CF" w14:textId="2493014E" w:rsidR="0081434C" w:rsidRPr="003133FC" w:rsidRDefault="008F6A4E" w:rsidP="00FD3AAD">
      <w:pPr>
        <w:spacing w:before="200" w:after="200"/>
        <w:jc w:val="both"/>
        <w:rPr>
          <w:noProof/>
          <w:lang w:val="en-US"/>
        </w:rPr>
      </w:pPr>
      <w:r w:rsidRPr="003133FC">
        <w:rPr>
          <w:noProof/>
          <w:lang w:val="en-US"/>
        </w:rPr>
        <w:t xml:space="preserve">Within this literature, it is argued that physical appearance is used as a “heuristic” by voters to make inferences about political candidates. Heuristics are “problem-solving strategies'' used by voters </w:t>
      </w:r>
      <w:hyperlink r:id="rId50">
        <w:r w:rsidRPr="003133FC">
          <w:rPr>
            <w:noProof/>
            <w:lang w:val="en-US"/>
          </w:rPr>
          <w:t>(Lau &amp; Redlawsk, 2001, p. 952)</w:t>
        </w:r>
      </w:hyperlink>
      <w:r w:rsidRPr="003133FC">
        <w:rPr>
          <w:noProof/>
          <w:lang w:val="en-US"/>
        </w:rPr>
        <w:t xml:space="preserve"> to reduce the complex tasks of assessing political information, mainly due to the limits of the human cognitive capacity </w:t>
      </w:r>
      <w:hyperlink r:id="rId51">
        <w:r w:rsidRPr="003133FC">
          <w:rPr>
            <w:noProof/>
            <w:lang w:val="en-US"/>
          </w:rPr>
          <w:t>(Tversky &amp; Kahneman, 1974, p. 3; Miller et al., 1986, p. 523)</w:t>
        </w:r>
      </w:hyperlink>
      <w:r w:rsidRPr="003133FC">
        <w:rPr>
          <w:noProof/>
          <w:lang w:val="en-US"/>
        </w:rPr>
        <w:t xml:space="preserve">. In fact, a candidate’s physical appearance is “the most important” </w:t>
      </w:r>
      <w:hyperlink r:id="rId52">
        <w:r w:rsidRPr="003133FC">
          <w:rPr>
            <w:noProof/>
            <w:lang w:val="en-US"/>
          </w:rPr>
          <w:t>(Lau &amp; Redlawsk, 2001, p. 954)</w:t>
        </w:r>
      </w:hyperlink>
      <w:r w:rsidRPr="003133FC">
        <w:rPr>
          <w:noProof/>
          <w:lang w:val="en-US"/>
        </w:rPr>
        <w:t xml:space="preserve"> and the “most obvious and accessible” </w:t>
      </w:r>
      <w:hyperlink r:id="rId53">
        <w:r w:rsidRPr="003133FC">
          <w:rPr>
            <w:noProof/>
            <w:lang w:val="en-US"/>
          </w:rPr>
          <w:t>(Dion et al., 1972, p. 285)</w:t>
        </w:r>
      </w:hyperlink>
      <w:r w:rsidRPr="003133FC">
        <w:rPr>
          <w:noProof/>
          <w:lang w:val="en-US"/>
        </w:rPr>
        <w:t xml:space="preserve"> heuristic available to voters and</w:t>
      </w:r>
      <w:r w:rsidR="00CD35E1">
        <w:rPr>
          <w:noProof/>
          <w:lang w:val="en-US"/>
        </w:rPr>
        <w:t>,</w:t>
      </w:r>
      <w:r w:rsidRPr="003133FC">
        <w:rPr>
          <w:noProof/>
          <w:lang w:val="en-US"/>
        </w:rPr>
        <w:t xml:space="preserve"> overall</w:t>
      </w:r>
      <w:r w:rsidR="00CD35E1">
        <w:rPr>
          <w:noProof/>
          <w:lang w:val="en-US"/>
        </w:rPr>
        <w:t>,</w:t>
      </w:r>
      <w:r w:rsidRPr="003133FC">
        <w:rPr>
          <w:noProof/>
          <w:lang w:val="en-US"/>
        </w:rPr>
        <w:t xml:space="preserve"> the “major source of information” </w:t>
      </w:r>
      <w:hyperlink r:id="rId54">
        <w:r w:rsidRPr="003133FC">
          <w:rPr>
            <w:noProof/>
            <w:lang w:val="en-US"/>
          </w:rPr>
          <w:t>(Todorov et al., 2005, p. 1623)</w:t>
        </w:r>
      </w:hyperlink>
      <w:r w:rsidRPr="003133FC">
        <w:rPr>
          <w:noProof/>
          <w:lang w:val="en-US"/>
        </w:rPr>
        <w:t xml:space="preserve"> when evaluating candidates </w:t>
      </w:r>
      <w:hyperlink r:id="rId55">
        <w:r w:rsidRPr="003133FC">
          <w:rPr>
            <w:noProof/>
            <w:lang w:val="en-US"/>
          </w:rPr>
          <w:t>(Lawson et al., 2010, p. 563)</w:t>
        </w:r>
      </w:hyperlink>
      <w:r w:rsidRPr="003133FC">
        <w:rPr>
          <w:noProof/>
          <w:lang w:val="en-US"/>
        </w:rPr>
        <w:t xml:space="preserve">. Part of the reason why physical appearance is the most used heuristic is </w:t>
      </w:r>
      <w:r w:rsidR="0074516E">
        <w:rPr>
          <w:noProof/>
          <w:lang w:val="en-US"/>
        </w:rPr>
        <w:t>that</w:t>
      </w:r>
      <w:r w:rsidR="0074516E" w:rsidRPr="003133FC">
        <w:rPr>
          <w:noProof/>
          <w:lang w:val="en-US"/>
        </w:rPr>
        <w:t xml:space="preserve"> </w:t>
      </w:r>
      <w:r w:rsidRPr="003133FC">
        <w:rPr>
          <w:noProof/>
          <w:lang w:val="en-US"/>
        </w:rPr>
        <w:t xml:space="preserve">voters can easily use it as a cognitive shortcut to compensate for </w:t>
      </w:r>
      <w:r w:rsidR="00377972">
        <w:rPr>
          <w:noProof/>
          <w:lang w:val="en-US"/>
        </w:rPr>
        <w:t>a</w:t>
      </w:r>
      <w:r w:rsidR="00377972" w:rsidRPr="003133FC">
        <w:rPr>
          <w:noProof/>
          <w:lang w:val="en-US"/>
        </w:rPr>
        <w:t xml:space="preserve"> </w:t>
      </w:r>
      <w:r w:rsidRPr="003133FC">
        <w:rPr>
          <w:noProof/>
          <w:lang w:val="en-US"/>
        </w:rPr>
        <w:t xml:space="preserve">lack of information </w:t>
      </w:r>
      <w:hyperlink r:id="rId56">
        <w:r w:rsidRPr="003133FC">
          <w:rPr>
            <w:noProof/>
            <w:lang w:val="en-US"/>
          </w:rPr>
          <w:t>(Rosar et al</w:t>
        </w:r>
      </w:hyperlink>
      <w:hyperlink r:id="rId57">
        <w:r w:rsidRPr="003133FC">
          <w:rPr>
            <w:noProof/>
            <w:lang w:val="en-US"/>
          </w:rPr>
          <w:t>., 2008</w:t>
        </w:r>
      </w:hyperlink>
      <w:hyperlink r:id="rId58">
        <w:r w:rsidRPr="003133FC">
          <w:rPr>
            <w:noProof/>
            <w:lang w:val="en-US"/>
          </w:rPr>
          <w:t>, p. 64</w:t>
        </w:r>
      </w:hyperlink>
      <w:r w:rsidR="00FC2168">
        <w:rPr>
          <w:noProof/>
          <w:lang w:val="en-US"/>
        </w:rPr>
        <w:t>;</w:t>
      </w:r>
      <w:r w:rsidRPr="003133FC">
        <w:rPr>
          <w:noProof/>
          <w:lang w:val="en-US"/>
        </w:rPr>
        <w:t xml:space="preserve"> importantly</w:t>
      </w:r>
      <w:r w:rsidR="00FC2168">
        <w:rPr>
          <w:noProof/>
          <w:lang w:val="en-US"/>
        </w:rPr>
        <w:t>,</w:t>
      </w:r>
      <w:r w:rsidRPr="003133FC">
        <w:rPr>
          <w:noProof/>
          <w:lang w:val="en-US"/>
        </w:rPr>
        <w:t xml:space="preserve"> see </w:t>
      </w:r>
      <w:hyperlink r:id="rId59">
        <w:r w:rsidRPr="003133FC">
          <w:rPr>
            <w:noProof/>
            <w:lang w:val="en-US"/>
          </w:rPr>
          <w:t>Hart et al., 2011)</w:t>
        </w:r>
      </w:hyperlink>
      <w:r w:rsidRPr="003133FC">
        <w:rPr>
          <w:noProof/>
          <w:lang w:val="en-US"/>
        </w:rPr>
        <w:t xml:space="preserve">. </w:t>
      </w:r>
      <w:r w:rsidR="007F1C88">
        <w:rPr>
          <w:noProof/>
          <w:lang w:val="en-US"/>
        </w:rPr>
        <w:t>Therefore</w:t>
      </w:r>
      <w:r w:rsidRPr="003133FC">
        <w:rPr>
          <w:noProof/>
          <w:lang w:val="en-US"/>
        </w:rPr>
        <w:t xml:space="preserve">, voters look at </w:t>
      </w:r>
      <w:r w:rsidR="00B61603">
        <w:rPr>
          <w:noProof/>
          <w:lang w:val="en-US"/>
        </w:rPr>
        <w:t xml:space="preserve">photographs of the </w:t>
      </w:r>
      <w:r w:rsidRPr="003133FC">
        <w:rPr>
          <w:noProof/>
          <w:lang w:val="en-US"/>
        </w:rPr>
        <w:t>candidate</w:t>
      </w:r>
      <w:r w:rsidR="00B61603">
        <w:rPr>
          <w:noProof/>
          <w:lang w:val="en-US"/>
        </w:rPr>
        <w:t>s</w:t>
      </w:r>
      <w:r w:rsidRPr="003133FC">
        <w:rPr>
          <w:noProof/>
          <w:lang w:val="en-US"/>
        </w:rPr>
        <w:t xml:space="preserve"> </w:t>
      </w:r>
      <w:hyperlink r:id="rId60">
        <w:r w:rsidRPr="003133FC">
          <w:rPr>
            <w:noProof/>
            <w:lang w:val="en-US"/>
          </w:rPr>
          <w:t>(Banducci et al</w:t>
        </w:r>
      </w:hyperlink>
      <w:hyperlink r:id="rId61">
        <w:r w:rsidRPr="003133FC">
          <w:rPr>
            <w:noProof/>
            <w:lang w:val="en-US"/>
          </w:rPr>
          <w:t>., 2008</w:t>
        </w:r>
      </w:hyperlink>
      <w:hyperlink r:id="rId62">
        <w:r w:rsidRPr="003133FC">
          <w:rPr>
            <w:noProof/>
            <w:lang w:val="en-US"/>
          </w:rPr>
          <w:t>, p. 903)</w:t>
        </w:r>
      </w:hyperlink>
      <w:r w:rsidRPr="003133FC">
        <w:rPr>
          <w:noProof/>
          <w:lang w:val="en-US"/>
        </w:rPr>
        <w:t xml:space="preserve"> or “watch a good deal of TV” </w:t>
      </w:r>
      <w:hyperlink r:id="rId63">
        <w:r w:rsidRPr="003133FC">
          <w:rPr>
            <w:noProof/>
            <w:lang w:val="en-US"/>
          </w:rPr>
          <w:t>(Lenz &amp; Lawson, 2011, p. 575)</w:t>
        </w:r>
      </w:hyperlink>
      <w:r w:rsidRPr="003133FC">
        <w:rPr>
          <w:noProof/>
          <w:lang w:val="en-US"/>
        </w:rPr>
        <w:t xml:space="preserve"> because the way </w:t>
      </w:r>
      <w:r w:rsidR="00B74846">
        <w:rPr>
          <w:noProof/>
          <w:lang w:val="en-US"/>
        </w:rPr>
        <w:t>that</w:t>
      </w:r>
      <w:r w:rsidRPr="003133FC">
        <w:rPr>
          <w:noProof/>
          <w:lang w:val="en-US"/>
        </w:rPr>
        <w:t xml:space="preserve"> candidates look </w:t>
      </w:r>
      <w:r w:rsidR="005C3F16">
        <w:rPr>
          <w:noProof/>
          <w:lang w:val="en-US"/>
        </w:rPr>
        <w:t>provides</w:t>
      </w:r>
      <w:r w:rsidRPr="003133FC">
        <w:rPr>
          <w:noProof/>
          <w:lang w:val="en-US"/>
        </w:rPr>
        <w:t xml:space="preserve"> cues in low-information elections. In sum, and as </w:t>
      </w:r>
      <w:hyperlink r:id="rId64">
        <w:r w:rsidRPr="003133FC">
          <w:rPr>
            <w:noProof/>
            <w:lang w:val="en-US"/>
          </w:rPr>
          <w:t>Riggle et al. (1992, p. 67)</w:t>
        </w:r>
      </w:hyperlink>
      <w:r w:rsidRPr="003133FC">
        <w:rPr>
          <w:noProof/>
          <w:lang w:val="en-US"/>
        </w:rPr>
        <w:t xml:space="preserve"> put it, “[i]n the absence of other information, candidates</w:t>
      </w:r>
      <w:r w:rsidR="00D029D0">
        <w:rPr>
          <w:noProof/>
          <w:lang w:val="en-US"/>
        </w:rPr>
        <w:t>’</w:t>
      </w:r>
      <w:r w:rsidRPr="003133FC">
        <w:rPr>
          <w:noProof/>
          <w:lang w:val="en-US"/>
        </w:rPr>
        <w:t xml:space="preserve"> physical attractiveness [has] a substantial influence on subjects</w:t>
      </w:r>
      <w:r w:rsidR="006B1BE6">
        <w:rPr>
          <w:noProof/>
          <w:lang w:val="en-US"/>
        </w:rPr>
        <w:t>’</w:t>
      </w:r>
      <w:r w:rsidRPr="003133FC">
        <w:rPr>
          <w:noProof/>
          <w:lang w:val="en-US"/>
        </w:rPr>
        <w:t xml:space="preserve"> [...] evaluations of them [as they make] inferences of both their personal qualities and their political ideology.” </w:t>
      </w:r>
    </w:p>
    <w:p w14:paraId="756A2B7B" w14:textId="54684077" w:rsidR="0081434C" w:rsidRPr="003133FC" w:rsidRDefault="001A22A4" w:rsidP="00FD3AAD">
      <w:pPr>
        <w:spacing w:before="200" w:after="200"/>
        <w:jc w:val="both"/>
        <w:rPr>
          <w:noProof/>
          <w:lang w:val="en-US"/>
        </w:rPr>
      </w:pPr>
      <w:r>
        <w:rPr>
          <w:noProof/>
          <w:lang w:val="en-US"/>
        </w:rPr>
        <w:t>H</w:t>
      </w:r>
      <w:r w:rsidR="008F6A4E" w:rsidRPr="003133FC">
        <w:rPr>
          <w:noProof/>
          <w:lang w:val="en-US"/>
        </w:rPr>
        <w:t xml:space="preserve">euristics have been proven to help voters when they lack political information but also when a large amount of information </w:t>
      </w:r>
      <w:r w:rsidR="006E7896">
        <w:rPr>
          <w:noProof/>
          <w:lang w:val="en-US"/>
        </w:rPr>
        <w:t xml:space="preserve">is </w:t>
      </w:r>
      <w:r w:rsidR="008F6A4E" w:rsidRPr="003133FC">
        <w:rPr>
          <w:noProof/>
          <w:lang w:val="en-US"/>
        </w:rPr>
        <w:t xml:space="preserve">available. </w:t>
      </w:r>
      <w:r w:rsidR="006E7896">
        <w:rPr>
          <w:noProof/>
          <w:lang w:val="en-US"/>
        </w:rPr>
        <w:t>I</w:t>
      </w:r>
      <w:r w:rsidR="008F6A4E" w:rsidRPr="003133FC">
        <w:rPr>
          <w:noProof/>
          <w:lang w:val="en-US"/>
        </w:rPr>
        <w:t>n these contexts</w:t>
      </w:r>
      <w:r w:rsidR="00EB4B18">
        <w:rPr>
          <w:noProof/>
          <w:lang w:val="en-US"/>
        </w:rPr>
        <w:t xml:space="preserve"> as well</w:t>
      </w:r>
      <w:r w:rsidR="008F6A4E" w:rsidRPr="003133FC">
        <w:rPr>
          <w:noProof/>
          <w:lang w:val="en-US"/>
        </w:rPr>
        <w:t xml:space="preserve">, physical appearance is used as an effective heuristic. </w:t>
      </w:r>
      <w:hyperlink r:id="rId65">
        <w:r w:rsidR="008F6A4E" w:rsidRPr="003133FC">
          <w:rPr>
            <w:noProof/>
            <w:lang w:val="en-US"/>
          </w:rPr>
          <w:t xml:space="preserve">Herrmann </w:t>
        </w:r>
        <w:r w:rsidR="006C3C57">
          <w:rPr>
            <w:noProof/>
            <w:lang w:val="en-US"/>
          </w:rPr>
          <w:t>and</w:t>
        </w:r>
        <w:r w:rsidR="008F6A4E" w:rsidRPr="003133FC">
          <w:rPr>
            <w:noProof/>
            <w:lang w:val="en-US"/>
          </w:rPr>
          <w:t xml:space="preserve"> Shikano (2016, p. 414)</w:t>
        </w:r>
      </w:hyperlink>
      <w:r w:rsidR="008F6A4E" w:rsidRPr="003133FC">
        <w:rPr>
          <w:noProof/>
          <w:lang w:val="en-US"/>
        </w:rPr>
        <w:t xml:space="preserve"> find that once a voter has evaluated a candidate’s facial image, new </w:t>
      </w:r>
      <w:r w:rsidR="005C6C44">
        <w:rPr>
          <w:noProof/>
          <w:lang w:val="en-US"/>
        </w:rPr>
        <w:t xml:space="preserve">and </w:t>
      </w:r>
      <w:r w:rsidR="00C871A9">
        <w:rPr>
          <w:noProof/>
          <w:lang w:val="en-US"/>
        </w:rPr>
        <w:t>potentially</w:t>
      </w:r>
      <w:r w:rsidR="00C871A9" w:rsidRPr="003133FC">
        <w:rPr>
          <w:noProof/>
          <w:lang w:val="en-US"/>
        </w:rPr>
        <w:t xml:space="preserve"> </w:t>
      </w:r>
      <w:r w:rsidR="008F6A4E" w:rsidRPr="003133FC">
        <w:rPr>
          <w:noProof/>
          <w:lang w:val="en-US"/>
        </w:rPr>
        <w:t xml:space="preserve">more relevant information is discarded. Similarly, </w:t>
      </w:r>
      <w:hyperlink r:id="rId66">
        <w:r w:rsidR="008F6A4E" w:rsidRPr="003133FC">
          <w:rPr>
            <w:noProof/>
            <w:lang w:val="en-US"/>
          </w:rPr>
          <w:t>Keating et al. (1999, pp. 594–595)</w:t>
        </w:r>
      </w:hyperlink>
      <w:r w:rsidR="008F6A4E" w:rsidRPr="003133FC">
        <w:rPr>
          <w:noProof/>
          <w:lang w:val="en-US"/>
        </w:rPr>
        <w:t xml:space="preserve"> </w:t>
      </w:r>
      <w:r w:rsidR="00D20251">
        <w:rPr>
          <w:noProof/>
          <w:lang w:val="en-US"/>
        </w:rPr>
        <w:t>explain</w:t>
      </w:r>
      <w:r w:rsidR="00D20251" w:rsidRPr="003133FC">
        <w:rPr>
          <w:noProof/>
          <w:lang w:val="en-US"/>
        </w:rPr>
        <w:t xml:space="preserve"> </w:t>
      </w:r>
      <w:r w:rsidR="008F6A4E" w:rsidRPr="003133FC">
        <w:rPr>
          <w:noProof/>
          <w:lang w:val="en-US"/>
        </w:rPr>
        <w:t xml:space="preserve">that facial cues loom larger in decision making once more important but harder-to-get information becomes available. </w:t>
      </w:r>
      <w:r w:rsidR="00BD4E4F">
        <w:rPr>
          <w:noProof/>
          <w:lang w:val="en-US"/>
        </w:rPr>
        <w:t>F</w:t>
      </w:r>
      <w:r w:rsidR="008F6A4E" w:rsidRPr="003133FC">
        <w:rPr>
          <w:noProof/>
          <w:lang w:val="en-US"/>
        </w:rPr>
        <w:t xml:space="preserve">inally, heuristics are not only important when a large amount of information </w:t>
      </w:r>
      <w:r w:rsidR="00507CE0">
        <w:rPr>
          <w:noProof/>
          <w:lang w:val="en-US"/>
        </w:rPr>
        <w:t xml:space="preserve">is </w:t>
      </w:r>
      <w:r w:rsidR="008F6A4E" w:rsidRPr="003133FC">
        <w:rPr>
          <w:noProof/>
          <w:lang w:val="en-US"/>
        </w:rPr>
        <w:t xml:space="preserve">available but also when more and better political information is needed to make a decision. For example, going to the polls more frequently increases voter fatigue, making voters rely even more on heuristics </w:t>
      </w:r>
      <w:hyperlink r:id="rId67">
        <w:r w:rsidR="008F6A4E" w:rsidRPr="003133FC">
          <w:rPr>
            <w:noProof/>
            <w:lang w:val="en-US"/>
          </w:rPr>
          <w:t>(Praino et al., 2014)</w:t>
        </w:r>
      </w:hyperlink>
      <w:r w:rsidR="008F6A4E" w:rsidRPr="003133FC">
        <w:rPr>
          <w:noProof/>
          <w:lang w:val="en-US"/>
        </w:rPr>
        <w:t xml:space="preserve">. All in all, voters use heuristics because it allows them to make reasonable voting decisions with minimal cognitive effort and makes them “vote correctly,” </w:t>
      </w:r>
      <w:r w:rsidR="008F6A4E" w:rsidRPr="003133FC">
        <w:rPr>
          <w:noProof/>
          <w:lang w:val="en-US"/>
        </w:rPr>
        <w:lastRenderedPageBreak/>
        <w:t xml:space="preserve">especially </w:t>
      </w:r>
      <w:r w:rsidR="00644C77">
        <w:rPr>
          <w:noProof/>
          <w:lang w:val="en-US"/>
        </w:rPr>
        <w:t>for</w:t>
      </w:r>
      <w:r w:rsidR="00171842">
        <w:rPr>
          <w:noProof/>
          <w:lang w:val="en-US"/>
        </w:rPr>
        <w:t xml:space="preserve"> </w:t>
      </w:r>
      <w:r w:rsidR="008F6A4E" w:rsidRPr="003133FC">
        <w:rPr>
          <w:noProof/>
          <w:lang w:val="en-US"/>
        </w:rPr>
        <w:t>voters that already have access</w:t>
      </w:r>
      <w:r w:rsidR="0049554A">
        <w:rPr>
          <w:noProof/>
          <w:lang w:val="en-US"/>
        </w:rPr>
        <w:t xml:space="preserve"> to</w:t>
      </w:r>
      <w:r w:rsidR="008F6A4E" w:rsidRPr="003133FC">
        <w:rPr>
          <w:noProof/>
          <w:lang w:val="en-US"/>
        </w:rPr>
        <w:t xml:space="preserve"> </w:t>
      </w:r>
      <w:r w:rsidR="003C6E1C">
        <w:rPr>
          <w:noProof/>
          <w:lang w:val="en-US"/>
        </w:rPr>
        <w:t xml:space="preserve">some </w:t>
      </w:r>
      <w:r w:rsidR="008F6A4E" w:rsidRPr="003133FC">
        <w:rPr>
          <w:noProof/>
          <w:lang w:val="en-US"/>
        </w:rPr>
        <w:t xml:space="preserve">political information </w:t>
      </w:r>
      <w:hyperlink r:id="rId68">
        <w:r w:rsidR="008F6A4E" w:rsidRPr="003133FC">
          <w:rPr>
            <w:noProof/>
            <w:lang w:val="en-US"/>
          </w:rPr>
          <w:t>(Lau &amp; Redlawsk, 2001)</w:t>
        </w:r>
      </w:hyperlink>
      <w:r w:rsidR="008F6A4E" w:rsidRPr="003133FC">
        <w:rPr>
          <w:noProof/>
          <w:lang w:val="en-US"/>
        </w:rPr>
        <w:t>.</w:t>
      </w:r>
    </w:p>
    <w:p w14:paraId="0512F610" w14:textId="10E5039A" w:rsidR="0081434C" w:rsidRPr="003133FC" w:rsidRDefault="008F6A4E" w:rsidP="00FD3AAD">
      <w:pPr>
        <w:spacing w:before="200" w:after="200"/>
        <w:jc w:val="both"/>
        <w:rPr>
          <w:noProof/>
          <w:lang w:val="en-US"/>
        </w:rPr>
      </w:pPr>
      <w:r w:rsidRPr="003133FC">
        <w:rPr>
          <w:noProof/>
          <w:lang w:val="en-US"/>
        </w:rPr>
        <w:t xml:space="preserve">We posit that “voters vote beautiful” </w:t>
      </w:r>
      <w:hyperlink r:id="rId69">
        <w:r w:rsidRPr="003133FC">
          <w:rPr>
            <w:noProof/>
            <w:lang w:val="en-US"/>
          </w:rPr>
          <w:t>(Efrain &amp; Patterson, 1974)</w:t>
        </w:r>
      </w:hyperlink>
      <w:r w:rsidRPr="003133FC">
        <w:rPr>
          <w:noProof/>
          <w:lang w:val="en-US"/>
        </w:rPr>
        <w:t xml:space="preserve"> because attractiveness serves as a heuristic for something else. For instance, </w:t>
      </w:r>
      <w:hyperlink r:id="rId70">
        <w:r w:rsidRPr="003133FC">
          <w:rPr>
            <w:noProof/>
            <w:lang w:val="en-US"/>
          </w:rPr>
          <w:t>Banducci et al. (2008, p. 903)</w:t>
        </w:r>
      </w:hyperlink>
      <w:r w:rsidRPr="003133FC">
        <w:rPr>
          <w:noProof/>
          <w:lang w:val="en-US"/>
        </w:rPr>
        <w:t xml:space="preserve"> </w:t>
      </w:r>
      <w:r w:rsidR="001355E5">
        <w:rPr>
          <w:noProof/>
          <w:lang w:val="en-US"/>
        </w:rPr>
        <w:t>report</w:t>
      </w:r>
      <w:r w:rsidR="001355E5" w:rsidRPr="003133FC">
        <w:rPr>
          <w:noProof/>
          <w:lang w:val="en-US"/>
        </w:rPr>
        <w:t xml:space="preserve"> </w:t>
      </w:r>
      <w:r w:rsidRPr="003133FC">
        <w:rPr>
          <w:noProof/>
          <w:lang w:val="en-US"/>
        </w:rPr>
        <w:t xml:space="preserve">that attractive candidates “are more likely to be attributed the qualities associated with successful politicians,” suffer less when involved in scandals </w:t>
      </w:r>
      <w:hyperlink r:id="rId71">
        <w:r w:rsidRPr="003133FC">
          <w:rPr>
            <w:noProof/>
            <w:lang w:val="en-US"/>
          </w:rPr>
          <w:t>(Stockemer &amp; Praino, 2019, p. 747)</w:t>
        </w:r>
      </w:hyperlink>
      <w:r w:rsidRPr="003133FC">
        <w:rPr>
          <w:noProof/>
          <w:lang w:val="en-US"/>
        </w:rPr>
        <w:t xml:space="preserve">, and are perceived </w:t>
      </w:r>
      <w:r w:rsidR="00E3607D">
        <w:rPr>
          <w:noProof/>
          <w:lang w:val="en-US"/>
        </w:rPr>
        <w:t xml:space="preserve">as </w:t>
      </w:r>
      <w:r w:rsidRPr="003133FC">
        <w:rPr>
          <w:noProof/>
          <w:lang w:val="en-US"/>
        </w:rPr>
        <w:t xml:space="preserve">more competent and trustworthy </w:t>
      </w:r>
      <w:hyperlink r:id="rId72">
        <w:r w:rsidRPr="003133FC">
          <w:rPr>
            <w:noProof/>
            <w:lang w:val="en-US"/>
          </w:rPr>
          <w:t>(Berggren et al., 2010, p. 8)</w:t>
        </w:r>
      </w:hyperlink>
      <w:r w:rsidRPr="003133FC">
        <w:rPr>
          <w:noProof/>
          <w:lang w:val="en-US"/>
        </w:rPr>
        <w:t xml:space="preserve">. Thus, attractiveness is associated with attributes </w:t>
      </w:r>
      <w:hyperlink r:id="rId73">
        <w:r w:rsidRPr="003133FC">
          <w:rPr>
            <w:noProof/>
            <w:lang w:val="en-US"/>
          </w:rPr>
          <w:t>(Mattes et al., 2010)</w:t>
        </w:r>
      </w:hyperlink>
      <w:r w:rsidRPr="003133FC">
        <w:rPr>
          <w:noProof/>
          <w:lang w:val="en-US"/>
        </w:rPr>
        <w:t xml:space="preserve"> and personality traits </w:t>
      </w:r>
      <w:hyperlink r:id="rId74">
        <w:r w:rsidRPr="003133FC">
          <w:rPr>
            <w:noProof/>
            <w:lang w:val="en-US"/>
          </w:rPr>
          <w:t>(Banducci et al., 2008)</w:t>
        </w:r>
      </w:hyperlink>
      <w:r w:rsidRPr="003133FC">
        <w:rPr>
          <w:noProof/>
          <w:lang w:val="en-US"/>
        </w:rPr>
        <w:t xml:space="preserve"> </w:t>
      </w:r>
      <w:r w:rsidR="00906A25">
        <w:rPr>
          <w:noProof/>
          <w:lang w:val="en-US"/>
        </w:rPr>
        <w:t xml:space="preserve">that </w:t>
      </w:r>
      <w:r w:rsidR="00EA1355">
        <w:rPr>
          <w:noProof/>
          <w:lang w:val="en-US"/>
        </w:rPr>
        <w:t xml:space="preserve">are desirable in </w:t>
      </w:r>
      <w:r w:rsidRPr="003133FC">
        <w:rPr>
          <w:noProof/>
          <w:lang w:val="en-US"/>
        </w:rPr>
        <w:t>politicians, such as honesty, productivity</w:t>
      </w:r>
      <w:r w:rsidR="00F0604C">
        <w:rPr>
          <w:noProof/>
          <w:lang w:val="en-US"/>
        </w:rPr>
        <w:t>,</w:t>
      </w:r>
      <w:r w:rsidRPr="003133FC">
        <w:rPr>
          <w:noProof/>
          <w:lang w:val="en-US"/>
        </w:rPr>
        <w:t xml:space="preserve"> or conservatism </w:t>
      </w:r>
      <w:hyperlink r:id="rId75">
        <w:r w:rsidRPr="003133FC">
          <w:rPr>
            <w:noProof/>
            <w:lang w:val="en-US"/>
          </w:rPr>
          <w:t>(Berggren et al., 2017)</w:t>
        </w:r>
      </w:hyperlink>
      <w:r w:rsidRPr="003133FC">
        <w:rPr>
          <w:noProof/>
          <w:lang w:val="en-US"/>
        </w:rPr>
        <w:t>.</w:t>
      </w:r>
    </w:p>
    <w:p w14:paraId="43767856" w14:textId="721B88B5" w:rsidR="0081434C" w:rsidRPr="003133FC" w:rsidRDefault="008F6A4E" w:rsidP="00FD3AAD">
      <w:pPr>
        <w:spacing w:before="200" w:after="200"/>
        <w:jc w:val="both"/>
        <w:rPr>
          <w:noProof/>
          <w:lang w:val="en-US"/>
        </w:rPr>
      </w:pPr>
      <w:r w:rsidRPr="003133FC">
        <w:rPr>
          <w:noProof/>
          <w:lang w:val="en-US"/>
        </w:rPr>
        <w:t xml:space="preserve">Unfortunately, most studies in political science fail to see this association as it relates to inequality and social stratification. </w:t>
      </w:r>
      <w:r w:rsidR="002E598A">
        <w:rPr>
          <w:noProof/>
          <w:lang w:val="en-US"/>
        </w:rPr>
        <w:t>Barring</w:t>
      </w:r>
      <w:r w:rsidRPr="003133FC">
        <w:rPr>
          <w:noProof/>
          <w:lang w:val="en-US"/>
        </w:rPr>
        <w:t xml:space="preserve"> very few exceptions, physical attractiveness has been studied in the context of the perceived socio-economic status of candidate</w:t>
      </w:r>
      <w:r w:rsidR="00181C3C">
        <w:rPr>
          <w:noProof/>
          <w:lang w:val="en-US"/>
        </w:rPr>
        <w:t>s</w:t>
      </w:r>
      <w:r w:rsidRPr="003133FC">
        <w:rPr>
          <w:noProof/>
          <w:lang w:val="en-US"/>
        </w:rPr>
        <w:t xml:space="preserve"> </w:t>
      </w:r>
      <w:hyperlink r:id="rId76">
        <w:r w:rsidRPr="003133FC">
          <w:rPr>
            <w:noProof/>
            <w:lang w:val="en-US"/>
          </w:rPr>
          <w:t>(Kalick, 1988; Hamermesh &amp; Biddle, 1994; Belmi &amp; Neale, 2014)</w:t>
        </w:r>
      </w:hyperlink>
      <w:r w:rsidRPr="003133FC">
        <w:rPr>
          <w:noProof/>
          <w:lang w:val="en-US"/>
        </w:rPr>
        <w:t xml:space="preserve">. For instance, </w:t>
      </w:r>
      <w:hyperlink r:id="rId77">
        <w:r w:rsidRPr="003133FC">
          <w:rPr>
            <w:noProof/>
            <w:lang w:val="en-US"/>
          </w:rPr>
          <w:t>Berggren et al. (2010, p. 9)</w:t>
        </w:r>
      </w:hyperlink>
      <w:r w:rsidRPr="003133FC">
        <w:rPr>
          <w:noProof/>
          <w:lang w:val="en-US"/>
        </w:rPr>
        <w:t xml:space="preserve"> explain that “occupation and education serve as signals of competence,” while </w:t>
      </w:r>
      <w:hyperlink r:id="rId78">
        <w:r w:rsidRPr="003133FC">
          <w:rPr>
            <w:noProof/>
            <w:lang w:val="en-US"/>
          </w:rPr>
          <w:t>Price et al. (2011, p. 636)</w:t>
        </w:r>
      </w:hyperlink>
      <w:r w:rsidRPr="003133FC">
        <w:rPr>
          <w:noProof/>
          <w:lang w:val="en-US"/>
        </w:rPr>
        <w:t xml:space="preserve"> point out that physically attractive individuals tend to be “less egalitarian.”</w:t>
      </w:r>
      <w:r w:rsidRPr="003133FC">
        <w:rPr>
          <w:noProof/>
          <w:vertAlign w:val="superscript"/>
          <w:lang w:val="en-US"/>
        </w:rPr>
        <w:footnoteReference w:id="6"/>
      </w:r>
      <w:r w:rsidRPr="003133FC">
        <w:rPr>
          <w:noProof/>
          <w:lang w:val="en-US"/>
        </w:rPr>
        <w:t xml:space="preserve"> </w:t>
      </w:r>
      <w:r w:rsidR="005B55B2">
        <w:rPr>
          <w:noProof/>
          <w:lang w:val="en-US"/>
        </w:rPr>
        <w:t>Consequently</w:t>
      </w:r>
      <w:r w:rsidRPr="003133FC">
        <w:rPr>
          <w:noProof/>
          <w:lang w:val="en-US"/>
        </w:rPr>
        <w:t xml:space="preserve">, </w:t>
      </w:r>
      <w:r w:rsidR="005B55B2">
        <w:rPr>
          <w:noProof/>
          <w:lang w:val="en-US"/>
        </w:rPr>
        <w:t>although</w:t>
      </w:r>
      <w:r w:rsidR="005B55B2" w:rsidRPr="003133FC">
        <w:rPr>
          <w:noProof/>
          <w:lang w:val="en-US"/>
        </w:rPr>
        <w:t xml:space="preserve"> </w:t>
      </w:r>
      <w:r w:rsidRPr="003133FC">
        <w:rPr>
          <w:noProof/>
          <w:lang w:val="en-US"/>
        </w:rPr>
        <w:t xml:space="preserve">much progress has been made in this area of research, we find it limiting that most studies exclusively </w:t>
      </w:r>
      <w:r w:rsidR="00A055EF">
        <w:rPr>
          <w:noProof/>
          <w:lang w:val="en-US"/>
        </w:rPr>
        <w:t xml:space="preserve">reference </w:t>
      </w:r>
      <w:r w:rsidRPr="003133FC">
        <w:rPr>
          <w:noProof/>
          <w:lang w:val="en-US"/>
        </w:rPr>
        <w:t>physical attractiveness, neglecting other aspects of physical appearance that might also explain turnout. In this paper</w:t>
      </w:r>
      <w:r w:rsidR="00D53F0D">
        <w:rPr>
          <w:noProof/>
          <w:lang w:val="en-US"/>
        </w:rPr>
        <w:t>,</w:t>
      </w:r>
      <w:r w:rsidRPr="003133FC">
        <w:rPr>
          <w:noProof/>
          <w:lang w:val="en-US"/>
        </w:rPr>
        <w:t xml:space="preserve"> we focus on the relationship between looking/being working-class/wealthy and gender. The next section discusses theoretical advances in sociology regarding the relationship between physical appearance, social status</w:t>
      </w:r>
      <w:r w:rsidR="003F0038">
        <w:rPr>
          <w:noProof/>
          <w:lang w:val="en-US"/>
        </w:rPr>
        <w:t>,</w:t>
      </w:r>
      <w:r w:rsidRPr="003133FC">
        <w:rPr>
          <w:noProof/>
          <w:lang w:val="en-US"/>
        </w:rPr>
        <w:t xml:space="preserve"> and inequality. The idea is to contribute to the political science literature by expanding the conceptual framework exploited in the paper.</w:t>
      </w:r>
    </w:p>
    <w:p w14:paraId="32F361BF" w14:textId="77777777" w:rsidR="0081434C" w:rsidRPr="003133FC" w:rsidRDefault="008F6A4E" w:rsidP="00FD3AAD">
      <w:pPr>
        <w:pStyle w:val="Subtitle"/>
        <w:jc w:val="both"/>
        <w:rPr>
          <w:noProof/>
          <w:lang w:val="en-US"/>
        </w:rPr>
      </w:pPr>
      <w:bookmarkStart w:id="9" w:name="_fy4douaonbmw" w:colFirst="0" w:colLast="0"/>
      <w:bookmarkEnd w:id="9"/>
      <w:r w:rsidRPr="003133FC">
        <w:rPr>
          <w:noProof/>
          <w:lang w:val="en-US"/>
        </w:rPr>
        <w:t>Physical Appearance as a Locus of Social Status</w:t>
      </w:r>
    </w:p>
    <w:p w14:paraId="3DF9A272" w14:textId="72C87DEA" w:rsidR="0081434C" w:rsidRPr="003133FC" w:rsidRDefault="008F6A4E" w:rsidP="00FD3AAD">
      <w:pPr>
        <w:spacing w:before="200" w:after="200"/>
        <w:jc w:val="both"/>
        <w:rPr>
          <w:noProof/>
          <w:lang w:val="en-US"/>
        </w:rPr>
      </w:pPr>
      <w:r w:rsidRPr="003133FC">
        <w:rPr>
          <w:noProof/>
          <w:lang w:val="en-US"/>
        </w:rPr>
        <w:t>Social stratification research has drawn on status characteristics and expectation</w:t>
      </w:r>
      <w:ins w:id="10" w:author="PDG" w:date="2022-05-23T11:04:00Z">
        <w:r w:rsidR="00996FF9">
          <w:rPr>
            <w:noProof/>
            <w:lang w:val="en-US"/>
          </w:rPr>
          <w:t>-</w:t>
        </w:r>
      </w:ins>
      <w:del w:id="11" w:author="PDG" w:date="2022-05-23T11:04:00Z">
        <w:r w:rsidRPr="003133FC" w:rsidDel="00996FF9">
          <w:rPr>
            <w:noProof/>
            <w:lang w:val="en-US"/>
          </w:rPr>
          <w:delText xml:space="preserve"> </w:delText>
        </w:r>
      </w:del>
      <w:r w:rsidRPr="003133FC">
        <w:rPr>
          <w:noProof/>
          <w:lang w:val="en-US"/>
        </w:rPr>
        <w:t xml:space="preserve">states theory, </w:t>
      </w:r>
      <w:commentRangeStart w:id="12"/>
      <w:del w:id="13" w:author="PDG" w:date="2022-05-22T10:27:00Z">
        <w:r w:rsidRPr="003133FC" w:rsidDel="00D11CBA">
          <w:rPr>
            <w:noProof/>
            <w:lang w:val="en-US"/>
          </w:rPr>
          <w:delText xml:space="preserve">where </w:delText>
        </w:r>
      </w:del>
      <w:ins w:id="14" w:author="PDG" w:date="2022-05-22T10:27:00Z">
        <w:r w:rsidR="00D11CBA">
          <w:rPr>
            <w:noProof/>
            <w:lang w:val="en-US"/>
          </w:rPr>
          <w:t>which consider</w:t>
        </w:r>
        <w:r w:rsidR="00D11CBA" w:rsidRPr="003133FC">
          <w:rPr>
            <w:noProof/>
            <w:lang w:val="en-US"/>
          </w:rPr>
          <w:t xml:space="preserve"> </w:t>
        </w:r>
      </w:ins>
      <w:r w:rsidRPr="003133FC">
        <w:rPr>
          <w:noProof/>
          <w:lang w:val="en-US"/>
        </w:rPr>
        <w:t xml:space="preserve">attractiveness </w:t>
      </w:r>
      <w:del w:id="15" w:author="PDG" w:date="2022-05-22T10:27:00Z">
        <w:r w:rsidRPr="003133FC" w:rsidDel="00D11CBA">
          <w:rPr>
            <w:noProof/>
            <w:lang w:val="en-US"/>
          </w:rPr>
          <w:delText xml:space="preserve">is considered </w:delText>
        </w:r>
      </w:del>
      <w:commentRangeEnd w:id="12"/>
      <w:r w:rsidR="003126E0">
        <w:rPr>
          <w:rStyle w:val="CommentReference"/>
          <w:lang w:val="en-US"/>
        </w:rPr>
        <w:commentReference w:id="12"/>
      </w:r>
      <w:r w:rsidRPr="003133FC">
        <w:rPr>
          <w:noProof/>
          <w:lang w:val="en-US"/>
        </w:rPr>
        <w:t xml:space="preserve">a diffuse status characteristic. </w:t>
      </w:r>
      <w:commentRangeStart w:id="16"/>
      <w:ins w:id="17" w:author="PDG" w:date="2022-05-22T10:27:00Z">
        <w:r w:rsidR="0096120A">
          <w:rPr>
            <w:noProof/>
            <w:lang w:val="en-US"/>
          </w:rPr>
          <w:t>T</w:t>
        </w:r>
      </w:ins>
      <w:del w:id="18" w:author="PDG" w:date="2022-05-22T10:27:00Z">
        <w:r w:rsidRPr="003133FC" w:rsidDel="0096120A">
          <w:rPr>
            <w:noProof/>
            <w:lang w:val="en-US"/>
          </w:rPr>
          <w:delText>According to this perspective, t</w:delText>
        </w:r>
      </w:del>
      <w:commentRangeEnd w:id="16"/>
      <w:r w:rsidR="0096120A">
        <w:rPr>
          <w:rStyle w:val="CommentReference"/>
          <w:lang w:val="en-US"/>
        </w:rPr>
        <w:commentReference w:id="16"/>
      </w:r>
      <w:r w:rsidRPr="003133FC">
        <w:rPr>
          <w:noProof/>
          <w:lang w:val="en-US"/>
        </w:rPr>
        <w:t>he general expectation</w:t>
      </w:r>
      <w:ins w:id="19" w:author="PDG" w:date="2022-05-23T11:04:00Z">
        <w:r w:rsidR="00996FF9">
          <w:rPr>
            <w:noProof/>
            <w:lang w:val="en-US"/>
          </w:rPr>
          <w:t>-</w:t>
        </w:r>
      </w:ins>
      <w:del w:id="20" w:author="PDG" w:date="2022-05-23T11:04:00Z">
        <w:r w:rsidRPr="003133FC" w:rsidDel="00996FF9">
          <w:rPr>
            <w:noProof/>
            <w:lang w:val="en-US"/>
          </w:rPr>
          <w:delText xml:space="preserve"> </w:delText>
        </w:r>
      </w:del>
      <w:r w:rsidRPr="003133FC">
        <w:rPr>
          <w:noProof/>
          <w:lang w:val="en-US"/>
        </w:rPr>
        <w:t>states theory argues that attractive individuals are seen as “better” and “more capable” than those perceived as less attractive. Accordingly, physical attractiveness is similar to status characteristics such as gender, race</w:t>
      </w:r>
      <w:ins w:id="21" w:author="PDG" w:date="2022-05-22T10:29:00Z">
        <w:r w:rsidR="007F0D4E">
          <w:rPr>
            <w:noProof/>
            <w:lang w:val="en-US"/>
          </w:rPr>
          <w:t>,</w:t>
        </w:r>
      </w:ins>
      <w:r w:rsidRPr="003133FC">
        <w:rPr>
          <w:noProof/>
          <w:lang w:val="en-US"/>
        </w:rPr>
        <w:t xml:space="preserve"> and occupation, which </w:t>
      </w:r>
      <w:del w:id="22" w:author="PDG" w:date="2022-05-22T10:29:00Z">
        <w:r w:rsidRPr="003133FC" w:rsidDel="002332CB">
          <w:rPr>
            <w:noProof/>
            <w:lang w:val="en-US"/>
          </w:rPr>
          <w:delText xml:space="preserve">hence </w:delText>
        </w:r>
      </w:del>
      <w:r w:rsidRPr="003133FC">
        <w:rPr>
          <w:noProof/>
          <w:lang w:val="en-US"/>
        </w:rPr>
        <w:t>form</w:t>
      </w:r>
      <w:del w:id="23" w:author="PDG" w:date="2022-05-22T10:29:00Z">
        <w:r w:rsidRPr="003133FC" w:rsidDel="000347B5">
          <w:rPr>
            <w:noProof/>
            <w:lang w:val="en-US"/>
          </w:rPr>
          <w:delText>s</w:delText>
        </w:r>
      </w:del>
      <w:r w:rsidRPr="003133FC">
        <w:rPr>
          <w:noProof/>
          <w:lang w:val="en-US"/>
        </w:rPr>
        <w:t xml:space="preserve"> the basis for</w:t>
      </w:r>
      <w:ins w:id="24" w:author="PDG" w:date="2022-05-23T11:04:00Z">
        <w:r w:rsidR="00996FF9">
          <w:rPr>
            <w:noProof/>
            <w:lang w:val="en-US"/>
          </w:rPr>
          <w:t xml:space="preserve"> the</w:t>
        </w:r>
      </w:ins>
      <w:r w:rsidRPr="003133FC">
        <w:rPr>
          <w:noProof/>
          <w:lang w:val="en-US"/>
        </w:rPr>
        <w:t xml:space="preserve"> unequal treatment </w:t>
      </w:r>
      <w:commentRangeStart w:id="25"/>
      <w:r w:rsidRPr="003133FC">
        <w:rPr>
          <w:noProof/>
          <w:lang w:val="en-US"/>
        </w:rPr>
        <w:t xml:space="preserve">of </w:t>
      </w:r>
      <w:del w:id="26" w:author="PDG" w:date="2022-05-22T10:29:00Z">
        <w:r w:rsidRPr="003133FC" w:rsidDel="00B74CE9">
          <w:rPr>
            <w:noProof/>
            <w:lang w:val="en-US"/>
          </w:rPr>
          <w:delText xml:space="preserve">other </w:delText>
        </w:r>
      </w:del>
      <w:r w:rsidRPr="003133FC">
        <w:rPr>
          <w:noProof/>
          <w:lang w:val="en-US"/>
        </w:rPr>
        <w:t xml:space="preserve">people </w:t>
      </w:r>
      <w:commentRangeEnd w:id="25"/>
      <w:r w:rsidR="003B3082">
        <w:rPr>
          <w:rStyle w:val="CommentReference"/>
          <w:lang w:val="en-US"/>
        </w:rPr>
        <w:commentReference w:id="25"/>
      </w:r>
      <w:r w:rsidR="00C25D54">
        <w:fldChar w:fldCharType="begin"/>
      </w:r>
      <w:r w:rsidR="00C25D54" w:rsidRPr="00DD1C80">
        <w:rPr>
          <w:lang w:val="en-US"/>
        </w:rPr>
        <w:instrText xml:space="preserve"> HYPERLINK "https://www.zotero.org/google-docs/?FonyBn" \h </w:instrText>
      </w:r>
      <w:r w:rsidR="00C25D54">
        <w:fldChar w:fldCharType="separate"/>
      </w:r>
      <w:r w:rsidRPr="003133FC">
        <w:rPr>
          <w:noProof/>
          <w:lang w:val="en-US"/>
        </w:rPr>
        <w:t>(Frevert &amp; Walker, 2014; see also Webster &amp; Driskell, 1983</w:t>
      </w:r>
      <w:ins w:id="27" w:author="PDG" w:date="2022-05-22T10:30:00Z">
        <w:r w:rsidR="00AE6FAE">
          <w:rPr>
            <w:noProof/>
            <w:lang w:val="en-US"/>
          </w:rPr>
          <w:t>,</w:t>
        </w:r>
      </w:ins>
      <w:r w:rsidRPr="003133FC">
        <w:rPr>
          <w:noProof/>
          <w:lang w:val="en-US"/>
        </w:rPr>
        <w:t xml:space="preserve"> for a review)</w:t>
      </w:r>
      <w:r w:rsidR="00C25D54">
        <w:rPr>
          <w:noProof/>
          <w:lang w:val="en-US"/>
        </w:rPr>
        <w:fldChar w:fldCharType="end"/>
      </w:r>
      <w:r w:rsidRPr="003133FC">
        <w:rPr>
          <w:noProof/>
          <w:lang w:val="en-US"/>
        </w:rPr>
        <w:t>.</w:t>
      </w:r>
    </w:p>
    <w:p w14:paraId="2CD9C2E3" w14:textId="126EDB49" w:rsidR="0081434C" w:rsidRPr="003133FC" w:rsidRDefault="008F6A4E" w:rsidP="00FD3AAD">
      <w:pPr>
        <w:spacing w:before="200" w:after="200"/>
        <w:jc w:val="both"/>
        <w:rPr>
          <w:noProof/>
          <w:lang w:val="en-US"/>
        </w:rPr>
      </w:pPr>
      <w:r w:rsidRPr="003133FC">
        <w:rPr>
          <w:noProof/>
          <w:lang w:val="en-US"/>
        </w:rPr>
        <w:t xml:space="preserve">How categorical differences are (although not always) translated into status distinctions has been </w:t>
      </w:r>
      <w:del w:id="28" w:author="PDG" w:date="2022-05-22T10:31:00Z">
        <w:r w:rsidRPr="003133FC" w:rsidDel="00F2472D">
          <w:rPr>
            <w:noProof/>
            <w:lang w:val="en-US"/>
          </w:rPr>
          <w:delText xml:space="preserve">more fully </w:delText>
        </w:r>
      </w:del>
      <w:r w:rsidRPr="003133FC">
        <w:rPr>
          <w:noProof/>
          <w:lang w:val="en-US"/>
        </w:rPr>
        <w:t xml:space="preserve">described </w:t>
      </w:r>
      <w:ins w:id="29" w:author="PDG" w:date="2022-05-22T10:31:00Z">
        <w:r w:rsidR="00F2472D">
          <w:rPr>
            <w:noProof/>
            <w:lang w:val="en-US"/>
          </w:rPr>
          <w:t xml:space="preserve">in more depth </w:t>
        </w:r>
      </w:ins>
      <w:del w:id="30" w:author="PDG" w:date="2022-05-22T10:31:00Z">
        <w:r w:rsidRPr="003133FC" w:rsidDel="00461FE8">
          <w:rPr>
            <w:noProof/>
            <w:lang w:val="en-US"/>
          </w:rPr>
          <w:delText xml:space="preserve">in </w:delText>
        </w:r>
      </w:del>
      <w:ins w:id="31" w:author="PDG" w:date="2022-05-22T10:31:00Z">
        <w:r w:rsidR="00461FE8">
          <w:rPr>
            <w:noProof/>
            <w:lang w:val="en-US"/>
          </w:rPr>
          <w:t xml:space="preserve">by </w:t>
        </w:r>
      </w:ins>
      <w:r w:rsidRPr="003133FC">
        <w:rPr>
          <w:noProof/>
          <w:lang w:val="en-US"/>
        </w:rPr>
        <w:t xml:space="preserve">Cecilia Ridgeway’s influential theory of status beliefs. </w:t>
      </w:r>
      <w:commentRangeStart w:id="32"/>
      <w:ins w:id="33" w:author="PDG" w:date="2022-05-22T10:31:00Z">
        <w:r w:rsidR="009C4940">
          <w:rPr>
            <w:noProof/>
            <w:lang w:val="en-US"/>
          </w:rPr>
          <w:t>S</w:t>
        </w:r>
      </w:ins>
      <w:del w:id="34" w:author="PDG" w:date="2022-05-22T10:31:00Z">
        <w:r w:rsidRPr="003133FC" w:rsidDel="009C4940">
          <w:rPr>
            <w:noProof/>
            <w:lang w:val="en-US"/>
          </w:rPr>
          <w:delText>In her work with her colleagues s</w:delText>
        </w:r>
      </w:del>
      <w:r w:rsidRPr="003133FC">
        <w:rPr>
          <w:noProof/>
          <w:lang w:val="en-US"/>
        </w:rPr>
        <w:t xml:space="preserve">he </w:t>
      </w:r>
      <w:ins w:id="35" w:author="PDG" w:date="2022-05-22T10:31:00Z">
        <w:r w:rsidR="009C4940">
          <w:rPr>
            <w:noProof/>
            <w:lang w:val="en-US"/>
          </w:rPr>
          <w:t xml:space="preserve">and her colleagues </w:t>
        </w:r>
      </w:ins>
      <w:del w:id="36" w:author="PDG" w:date="2022-05-22T10:31:00Z">
        <w:r w:rsidRPr="003133FC" w:rsidDel="009C4940">
          <w:rPr>
            <w:noProof/>
            <w:lang w:val="en-US"/>
          </w:rPr>
          <w:delText xml:space="preserve">has </w:delText>
        </w:r>
      </w:del>
      <w:ins w:id="37" w:author="PDG" w:date="2022-05-22T10:31:00Z">
        <w:r w:rsidR="009C4940">
          <w:rPr>
            <w:noProof/>
            <w:lang w:val="en-US"/>
          </w:rPr>
          <w:t>have</w:t>
        </w:r>
        <w:r w:rsidR="009C4940" w:rsidRPr="003133FC">
          <w:rPr>
            <w:noProof/>
            <w:lang w:val="en-US"/>
          </w:rPr>
          <w:t xml:space="preserve"> </w:t>
        </w:r>
      </w:ins>
      <w:commentRangeEnd w:id="32"/>
      <w:ins w:id="38" w:author="PDG" w:date="2022-05-22T10:32:00Z">
        <w:r w:rsidR="008E607E">
          <w:rPr>
            <w:rStyle w:val="CommentReference"/>
            <w:lang w:val="en-US"/>
          </w:rPr>
          <w:commentReference w:id="32"/>
        </w:r>
      </w:ins>
      <w:r w:rsidRPr="003133FC">
        <w:rPr>
          <w:noProof/>
          <w:lang w:val="en-US"/>
        </w:rPr>
        <w:t>convincingly shown how categorical differences between social groups in terms of</w:t>
      </w:r>
      <w:ins w:id="39" w:author="PDG" w:date="2022-05-23T13:03:00Z">
        <w:r w:rsidR="00C64754">
          <w:rPr>
            <w:noProof/>
            <w:lang w:val="en-US"/>
          </w:rPr>
          <w:t>—</w:t>
        </w:r>
        <w:commentRangeStart w:id="40"/>
        <w:r w:rsidR="00C64754">
          <w:rPr>
            <w:i/>
            <w:iCs/>
            <w:noProof/>
            <w:lang w:val="en-US"/>
          </w:rPr>
          <w:t>inter alia</w:t>
        </w:r>
        <w:r w:rsidR="00C64754">
          <w:rPr>
            <w:i/>
            <w:iCs/>
            <w:noProof/>
            <w:lang w:val="en-US"/>
          </w:rPr>
          <w:softHyphen/>
        </w:r>
        <w:commentRangeEnd w:id="40"/>
        <w:r w:rsidR="00C64754">
          <w:rPr>
            <w:rStyle w:val="CommentReference"/>
            <w:lang w:val="en-US"/>
          </w:rPr>
          <w:commentReference w:id="40"/>
        </w:r>
        <w:r w:rsidR="00C64754">
          <w:rPr>
            <w:i/>
            <w:iCs/>
            <w:noProof/>
            <w:lang w:val="en-US"/>
          </w:rPr>
          <w:t>—</w:t>
        </w:r>
      </w:ins>
      <w:del w:id="41" w:author="PDG" w:date="2022-05-23T13:03:00Z">
        <w:r w:rsidRPr="003133FC" w:rsidDel="00C64754">
          <w:rPr>
            <w:noProof/>
            <w:lang w:val="en-US"/>
          </w:rPr>
          <w:delText xml:space="preserve"> </w:delText>
        </w:r>
      </w:del>
      <w:r w:rsidRPr="003133FC">
        <w:rPr>
          <w:noProof/>
          <w:lang w:val="en-US"/>
        </w:rPr>
        <w:t xml:space="preserve">gender, occupation, </w:t>
      </w:r>
      <w:ins w:id="42" w:author="PDG" w:date="2022-05-23T13:03:00Z">
        <w:r w:rsidR="00DC31D8">
          <w:rPr>
            <w:noProof/>
            <w:lang w:val="en-US"/>
          </w:rPr>
          <w:t xml:space="preserve">and </w:t>
        </w:r>
      </w:ins>
      <w:r w:rsidRPr="003133FC">
        <w:rPr>
          <w:noProof/>
          <w:lang w:val="en-US"/>
        </w:rPr>
        <w:t>race</w:t>
      </w:r>
      <w:del w:id="43" w:author="PDG" w:date="2022-05-23T13:03:00Z">
        <w:r w:rsidRPr="003133FC" w:rsidDel="00DC31D8">
          <w:rPr>
            <w:noProof/>
            <w:lang w:val="en-US"/>
          </w:rPr>
          <w:delText>, and so forth,</w:delText>
        </w:r>
      </w:del>
      <w:r w:rsidRPr="003133FC">
        <w:rPr>
          <w:noProof/>
          <w:lang w:val="en-US"/>
        </w:rPr>
        <w:t xml:space="preserve"> are translated into social inequalities between social groups through </w:t>
      </w:r>
      <w:r w:rsidRPr="003133FC">
        <w:rPr>
          <w:i/>
          <w:noProof/>
          <w:lang w:val="en-US"/>
        </w:rPr>
        <w:t>status beliefs</w:t>
      </w:r>
      <w:r w:rsidRPr="003133FC">
        <w:rPr>
          <w:noProof/>
          <w:lang w:val="en-US"/>
        </w:rPr>
        <w:t>. The inequality</w:t>
      </w:r>
      <w:ins w:id="44" w:author="PDG" w:date="2022-05-22T10:32:00Z">
        <w:r w:rsidR="00CD743D">
          <w:rPr>
            <w:noProof/>
            <w:lang w:val="en-US"/>
          </w:rPr>
          <w:t>-</w:t>
        </w:r>
      </w:ins>
      <w:del w:id="45" w:author="PDG" w:date="2022-05-22T10:32:00Z">
        <w:r w:rsidRPr="003133FC" w:rsidDel="00CD743D">
          <w:rPr>
            <w:noProof/>
            <w:lang w:val="en-US"/>
          </w:rPr>
          <w:delText xml:space="preserve"> </w:delText>
        </w:r>
      </w:del>
      <w:r w:rsidRPr="003133FC">
        <w:rPr>
          <w:noProof/>
          <w:lang w:val="en-US"/>
        </w:rPr>
        <w:t xml:space="preserve">producing mechanism of status takes place in social interactions, where cultural beliefs </w:t>
      </w:r>
      <w:del w:id="46" w:author="PDG" w:date="2022-05-22T10:33:00Z">
        <w:r w:rsidRPr="003133FC" w:rsidDel="00FD68ED">
          <w:rPr>
            <w:noProof/>
            <w:lang w:val="en-US"/>
          </w:rPr>
          <w:delText xml:space="preserve">about </w:delText>
        </w:r>
      </w:del>
      <w:ins w:id="47" w:author="PDG" w:date="2022-05-22T10:33:00Z">
        <w:r w:rsidR="00FD68ED">
          <w:rPr>
            <w:noProof/>
            <w:lang w:val="en-US"/>
          </w:rPr>
          <w:t>regarding</w:t>
        </w:r>
        <w:r w:rsidR="00FD68ED" w:rsidRPr="003133FC">
          <w:rPr>
            <w:noProof/>
            <w:lang w:val="en-US"/>
          </w:rPr>
          <w:t xml:space="preserve"> </w:t>
        </w:r>
      </w:ins>
      <w:r w:rsidRPr="003133FC">
        <w:rPr>
          <w:noProof/>
          <w:lang w:val="en-US"/>
        </w:rPr>
        <w:t xml:space="preserve">which social groups are more capable and agentic are activated, contributing to discrimination and reproducing social inequalities </w:t>
      </w:r>
      <w:hyperlink r:id="rId79">
        <w:r w:rsidRPr="003133FC">
          <w:rPr>
            <w:noProof/>
            <w:lang w:val="en-US"/>
          </w:rPr>
          <w:t>(Correll &amp; Ridgeway, 2006; Ridgeway, 2011, 2014; Ridgeway &amp; Correll, 2004)</w:t>
        </w:r>
      </w:hyperlink>
      <w:r w:rsidRPr="003133FC">
        <w:rPr>
          <w:noProof/>
          <w:lang w:val="en-US"/>
        </w:rPr>
        <w:t>. Cultural beliefs are shared stereotypes</w:t>
      </w:r>
      <w:ins w:id="48" w:author="PDG" w:date="2022-05-22T10:33:00Z">
        <w:r w:rsidR="00F27F74">
          <w:rPr>
            <w:noProof/>
            <w:lang w:val="en-US"/>
          </w:rPr>
          <w:t xml:space="preserve"> </w:t>
        </w:r>
        <w:commentRangeStart w:id="49"/>
        <w:r w:rsidR="00F27F74">
          <w:rPr>
            <w:noProof/>
            <w:lang w:val="en-US"/>
          </w:rPr>
          <w:t>whose</w:t>
        </w:r>
        <w:commentRangeEnd w:id="49"/>
        <w:r w:rsidR="00F27F74">
          <w:rPr>
            <w:rStyle w:val="CommentReference"/>
            <w:lang w:val="en-US"/>
          </w:rPr>
          <w:commentReference w:id="49"/>
        </w:r>
      </w:ins>
      <w:r w:rsidRPr="003133FC">
        <w:rPr>
          <w:noProof/>
          <w:lang w:val="en-US"/>
        </w:rPr>
        <w:t xml:space="preserve"> </w:t>
      </w:r>
      <w:del w:id="50" w:author="PDG" w:date="2022-05-22T10:33:00Z">
        <w:r w:rsidRPr="003133FC" w:rsidDel="00F27F74">
          <w:rPr>
            <w:noProof/>
            <w:lang w:val="en-US"/>
          </w:rPr>
          <w:delText xml:space="preserve">the </w:delText>
        </w:r>
      </w:del>
      <w:r w:rsidRPr="003133FC">
        <w:rPr>
          <w:noProof/>
          <w:lang w:val="en-US"/>
        </w:rPr>
        <w:t xml:space="preserve">significance </w:t>
      </w:r>
      <w:ins w:id="51" w:author="PDG" w:date="2022-05-23T11:06:00Z">
        <w:r w:rsidR="00996FF9">
          <w:rPr>
            <w:noProof/>
            <w:lang w:val="en-US"/>
          </w:rPr>
          <w:t xml:space="preserve">is </w:t>
        </w:r>
      </w:ins>
      <w:del w:id="52" w:author="PDG" w:date="2022-05-22T10:33:00Z">
        <w:r w:rsidRPr="003133FC" w:rsidDel="00F27F74">
          <w:rPr>
            <w:noProof/>
            <w:lang w:val="en-US"/>
          </w:rPr>
          <w:delText xml:space="preserve">of which </w:delText>
        </w:r>
      </w:del>
      <w:r w:rsidRPr="003133FC">
        <w:rPr>
          <w:noProof/>
          <w:lang w:val="en-US"/>
        </w:rPr>
        <w:t>actualize</w:t>
      </w:r>
      <w:ins w:id="53" w:author="PDG" w:date="2022-05-23T11:06:00Z">
        <w:r w:rsidR="00996FF9">
          <w:rPr>
            <w:noProof/>
            <w:lang w:val="en-US"/>
          </w:rPr>
          <w:t>d</w:t>
        </w:r>
      </w:ins>
      <w:del w:id="54" w:author="PDG" w:date="2022-05-23T11:06:00Z">
        <w:r w:rsidRPr="003133FC" w:rsidDel="00996FF9">
          <w:rPr>
            <w:noProof/>
            <w:lang w:val="en-US"/>
          </w:rPr>
          <w:delText>s</w:delText>
        </w:r>
      </w:del>
      <w:r w:rsidRPr="003133FC">
        <w:rPr>
          <w:noProof/>
          <w:lang w:val="en-US"/>
        </w:rPr>
        <w:t xml:space="preserve"> in social situations as people combine social categories with evaluative judgments </w:t>
      </w:r>
      <w:hyperlink r:id="rId80">
        <w:r w:rsidRPr="003133FC">
          <w:rPr>
            <w:noProof/>
            <w:lang w:val="en-US"/>
          </w:rPr>
          <w:t xml:space="preserve">(Ridgeway, </w:t>
        </w:r>
        <w:r w:rsidRPr="003133FC">
          <w:rPr>
            <w:noProof/>
            <w:lang w:val="en-US"/>
          </w:rPr>
          <w:lastRenderedPageBreak/>
          <w:t>2011, 2014; Ridgeway &amp; Correll, 2004)</w:t>
        </w:r>
      </w:hyperlink>
      <w:r w:rsidRPr="003133FC">
        <w:rPr>
          <w:noProof/>
          <w:lang w:val="en-US"/>
        </w:rPr>
        <w:t xml:space="preserve">. In the context of elections, this means that </w:t>
      </w:r>
      <w:del w:id="55" w:author="PDG" w:date="2022-05-23T11:07:00Z">
        <w:r w:rsidRPr="003133FC" w:rsidDel="00996FF9">
          <w:rPr>
            <w:noProof/>
            <w:lang w:val="en-US"/>
          </w:rPr>
          <w:delText xml:space="preserve">a </w:delText>
        </w:r>
      </w:del>
      <w:r w:rsidRPr="003133FC">
        <w:rPr>
          <w:noProof/>
          <w:lang w:val="en-US"/>
        </w:rPr>
        <w:t>candidate</w:t>
      </w:r>
      <w:commentRangeStart w:id="56"/>
      <w:ins w:id="57" w:author="PDG" w:date="2022-05-23T11:07:00Z">
        <w:r w:rsidR="00996FF9">
          <w:rPr>
            <w:noProof/>
            <w:lang w:val="en-US"/>
          </w:rPr>
          <w:t>s</w:t>
        </w:r>
        <w:commentRangeEnd w:id="56"/>
        <w:r w:rsidR="00996FF9">
          <w:rPr>
            <w:rStyle w:val="CommentReference"/>
            <w:lang w:val="en-US"/>
          </w:rPr>
          <w:commentReference w:id="56"/>
        </w:r>
      </w:ins>
      <w:r w:rsidRPr="003133FC">
        <w:rPr>
          <w:noProof/>
          <w:lang w:val="en-US"/>
        </w:rPr>
        <w:t xml:space="preserve"> with </w:t>
      </w:r>
      <w:del w:id="58" w:author="PDG" w:date="2022-05-23T13:38:00Z">
        <w:r w:rsidRPr="003133FC" w:rsidDel="00633C9A">
          <w:rPr>
            <w:noProof/>
            <w:lang w:val="en-US"/>
          </w:rPr>
          <w:delText xml:space="preserve">a </w:delText>
        </w:r>
      </w:del>
      <w:r w:rsidRPr="003133FC">
        <w:rPr>
          <w:noProof/>
          <w:lang w:val="en-US"/>
        </w:rPr>
        <w:t xml:space="preserve">lower status </w:t>
      </w:r>
      <w:del w:id="59" w:author="PDG" w:date="2022-05-23T11:07:00Z">
        <w:r w:rsidRPr="003133FC" w:rsidDel="00996FF9">
          <w:rPr>
            <w:noProof/>
            <w:lang w:val="en-US"/>
          </w:rPr>
          <w:delText xml:space="preserve">is </w:delText>
        </w:r>
      </w:del>
      <w:ins w:id="60" w:author="PDG" w:date="2022-05-23T11:07:00Z">
        <w:r w:rsidR="00996FF9">
          <w:rPr>
            <w:noProof/>
            <w:lang w:val="en-US"/>
          </w:rPr>
          <w:t>are</w:t>
        </w:r>
        <w:r w:rsidR="00996FF9" w:rsidRPr="003133FC">
          <w:rPr>
            <w:noProof/>
            <w:lang w:val="en-US"/>
          </w:rPr>
          <w:t xml:space="preserve"> </w:t>
        </w:r>
      </w:ins>
      <w:r w:rsidRPr="003133FC">
        <w:rPr>
          <w:noProof/>
          <w:lang w:val="en-US"/>
        </w:rPr>
        <w:t>faced with</w:t>
      </w:r>
      <w:ins w:id="61" w:author="PDG" w:date="2022-05-22T10:34:00Z">
        <w:r w:rsidR="00870172">
          <w:rPr>
            <w:noProof/>
            <w:lang w:val="en-US"/>
          </w:rPr>
          <w:t xml:space="preserve"> an expectation of</w:t>
        </w:r>
      </w:ins>
      <w:r w:rsidRPr="003133FC">
        <w:rPr>
          <w:noProof/>
          <w:lang w:val="en-US"/>
        </w:rPr>
        <w:t xml:space="preserve"> lower performance</w:t>
      </w:r>
      <w:del w:id="62" w:author="PDG" w:date="2022-05-22T10:34:00Z">
        <w:r w:rsidRPr="003133FC" w:rsidDel="00870172">
          <w:rPr>
            <w:noProof/>
            <w:lang w:val="en-US"/>
          </w:rPr>
          <w:delText xml:space="preserve"> expectation</w:delText>
        </w:r>
      </w:del>
      <w:r w:rsidRPr="003133FC">
        <w:rPr>
          <w:noProof/>
          <w:lang w:val="en-US"/>
        </w:rPr>
        <w:t xml:space="preserve">, that is, lower turnout. Thus, they are also less likely to be given opportunities to perform and take care of collective tasks, </w:t>
      </w:r>
      <w:del w:id="63" w:author="PDG" w:date="2022-05-22T10:35:00Z">
        <w:r w:rsidRPr="003133FC" w:rsidDel="00F16246">
          <w:rPr>
            <w:noProof/>
            <w:lang w:val="en-US"/>
          </w:rPr>
          <w:delText xml:space="preserve">thus </w:delText>
        </w:r>
      </w:del>
      <w:ins w:id="64" w:author="PDG" w:date="2022-05-22T10:35:00Z">
        <w:r w:rsidR="00F16246">
          <w:rPr>
            <w:noProof/>
            <w:lang w:val="en-US"/>
          </w:rPr>
          <w:t>consequently</w:t>
        </w:r>
        <w:r w:rsidR="00F16246" w:rsidRPr="003133FC">
          <w:rPr>
            <w:noProof/>
            <w:lang w:val="en-US"/>
          </w:rPr>
          <w:t xml:space="preserve"> </w:t>
        </w:r>
      </w:ins>
      <w:r w:rsidRPr="003133FC">
        <w:rPr>
          <w:noProof/>
          <w:lang w:val="en-US"/>
        </w:rPr>
        <w:t xml:space="preserve">receiving </w:t>
      </w:r>
      <w:del w:id="65" w:author="PDG" w:date="2022-05-23T11:08:00Z">
        <w:r w:rsidRPr="003133FC" w:rsidDel="00996FF9">
          <w:rPr>
            <w:noProof/>
            <w:lang w:val="en-US"/>
          </w:rPr>
          <w:delText>lower turnout</w:delText>
        </w:r>
      </w:del>
      <w:ins w:id="66" w:author="PDG" w:date="2022-05-23T11:08:00Z">
        <w:r w:rsidR="00996FF9">
          <w:rPr>
            <w:noProof/>
            <w:lang w:val="en-US"/>
          </w:rPr>
          <w:t>fewer votes</w:t>
        </w:r>
      </w:ins>
      <w:r w:rsidRPr="003133FC">
        <w:rPr>
          <w:noProof/>
          <w:lang w:val="en-US"/>
        </w:rPr>
        <w:t xml:space="preserve">. </w:t>
      </w:r>
    </w:p>
    <w:p w14:paraId="39163F47" w14:textId="6DB92442" w:rsidR="0081434C" w:rsidRPr="003133FC" w:rsidRDefault="008F6A4E" w:rsidP="00FD3AAD">
      <w:pPr>
        <w:spacing w:before="200" w:after="200"/>
        <w:jc w:val="both"/>
        <w:rPr>
          <w:noProof/>
          <w:sz w:val="16"/>
          <w:szCs w:val="16"/>
          <w:lang w:val="en-US"/>
        </w:rPr>
      </w:pPr>
      <w:r w:rsidRPr="003133FC">
        <w:rPr>
          <w:noProof/>
          <w:lang w:val="en-US"/>
        </w:rPr>
        <w:t>It is widely recogni</w:t>
      </w:r>
      <w:ins w:id="67" w:author="PDG" w:date="2022-05-23T13:38:00Z">
        <w:r w:rsidR="00633C9A">
          <w:rPr>
            <w:noProof/>
            <w:lang w:val="en-US"/>
          </w:rPr>
          <w:t>z</w:t>
        </w:r>
      </w:ins>
      <w:del w:id="68" w:author="PDG" w:date="2022-05-23T13:38:00Z">
        <w:r w:rsidRPr="003133FC" w:rsidDel="00633C9A">
          <w:rPr>
            <w:noProof/>
            <w:lang w:val="en-US"/>
          </w:rPr>
          <w:delText>s</w:delText>
        </w:r>
      </w:del>
      <w:r w:rsidRPr="003133FC">
        <w:rPr>
          <w:noProof/>
          <w:lang w:val="en-US"/>
        </w:rPr>
        <w:t xml:space="preserve">ed in stratification research that the title of an occupation </w:t>
      </w:r>
      <w:r w:rsidRPr="003133FC">
        <w:rPr>
          <w:i/>
          <w:noProof/>
          <w:lang w:val="en-US"/>
        </w:rPr>
        <w:t>per se</w:t>
      </w:r>
      <w:r w:rsidRPr="003133FC">
        <w:rPr>
          <w:noProof/>
          <w:lang w:val="en-US"/>
        </w:rPr>
        <w:t xml:space="preserve"> is a strong status characteristic, contributing to the individual’s prestige and shaping his/her access to positive evaluations. Given </w:t>
      </w:r>
      <w:del w:id="69" w:author="PDG" w:date="2022-05-22T10:35:00Z">
        <w:r w:rsidRPr="003133FC" w:rsidDel="0055088B">
          <w:rPr>
            <w:noProof/>
            <w:lang w:val="en-US"/>
          </w:rPr>
          <w:delText>that there is a</w:delText>
        </w:r>
      </w:del>
      <w:ins w:id="70" w:author="PDG" w:date="2022-05-22T10:35:00Z">
        <w:r w:rsidR="0055088B">
          <w:rPr>
            <w:noProof/>
            <w:lang w:val="en-US"/>
          </w:rPr>
          <w:t>the</w:t>
        </w:r>
      </w:ins>
      <w:r w:rsidRPr="003133FC">
        <w:rPr>
          <w:noProof/>
          <w:lang w:val="en-US"/>
        </w:rPr>
        <w:t xml:space="preserve"> long tradition </w:t>
      </w:r>
      <w:del w:id="71" w:author="PDG" w:date="2022-05-22T10:35:00Z">
        <w:r w:rsidRPr="003133FC" w:rsidDel="0055088B">
          <w:rPr>
            <w:noProof/>
            <w:lang w:val="en-US"/>
          </w:rPr>
          <w:delText xml:space="preserve">in </w:delText>
        </w:r>
      </w:del>
      <w:ins w:id="72" w:author="PDG" w:date="2022-05-22T10:35:00Z">
        <w:r w:rsidR="0055088B">
          <w:rPr>
            <w:noProof/>
            <w:lang w:val="en-US"/>
          </w:rPr>
          <w:t>of</w:t>
        </w:r>
        <w:r w:rsidR="0055088B" w:rsidRPr="003133FC">
          <w:rPr>
            <w:noProof/>
            <w:lang w:val="en-US"/>
          </w:rPr>
          <w:t xml:space="preserve"> </w:t>
        </w:r>
      </w:ins>
      <w:r w:rsidRPr="003133FC">
        <w:rPr>
          <w:noProof/>
          <w:lang w:val="en-US"/>
        </w:rPr>
        <w:t>classifying occupations according</w:t>
      </w:r>
      <w:ins w:id="73" w:author="PDG" w:date="2022-05-23T13:04:00Z">
        <w:r w:rsidR="00146DA9">
          <w:rPr>
            <w:noProof/>
            <w:lang w:val="en-US"/>
          </w:rPr>
          <w:t xml:space="preserve"> to</w:t>
        </w:r>
      </w:ins>
      <w:r w:rsidRPr="003133FC">
        <w:rPr>
          <w:noProof/>
          <w:lang w:val="en-US"/>
        </w:rPr>
        <w:t xml:space="preserve"> prestige </w:t>
      </w:r>
      <w:hyperlink r:id="rId81">
        <w:r w:rsidRPr="003133FC">
          <w:rPr>
            <w:noProof/>
            <w:lang w:val="en-US"/>
          </w:rPr>
          <w:t>(Treiman, 1977)</w:t>
        </w:r>
      </w:hyperlink>
      <w:r w:rsidRPr="003133FC">
        <w:rPr>
          <w:noProof/>
          <w:lang w:val="en-US"/>
        </w:rPr>
        <w:t xml:space="preserve">, socio-economic status </w:t>
      </w:r>
      <w:hyperlink r:id="rId82">
        <w:r w:rsidRPr="003133FC">
          <w:rPr>
            <w:noProof/>
            <w:lang w:val="en-US"/>
          </w:rPr>
          <w:t>(Ganzeboom et al., 1992)</w:t>
        </w:r>
      </w:hyperlink>
      <w:ins w:id="74" w:author="PDG" w:date="2022-05-22T10:35:00Z">
        <w:r w:rsidR="00206C58">
          <w:rPr>
            <w:noProof/>
            <w:lang w:val="en-US"/>
          </w:rPr>
          <w:t>,</w:t>
        </w:r>
      </w:ins>
      <w:r w:rsidRPr="003133FC">
        <w:rPr>
          <w:noProof/>
          <w:lang w:val="en-US"/>
        </w:rPr>
        <w:t xml:space="preserve"> and social class </w:t>
      </w:r>
      <w:hyperlink r:id="rId83">
        <w:r w:rsidRPr="003133FC">
          <w:rPr>
            <w:noProof/>
            <w:lang w:val="en-US"/>
          </w:rPr>
          <w:t>(Erikson &amp; Goldthorpe, 1992)</w:t>
        </w:r>
      </w:hyperlink>
      <w:r w:rsidRPr="003133FC">
        <w:rPr>
          <w:noProof/>
          <w:lang w:val="en-US"/>
        </w:rPr>
        <w:t xml:space="preserve">, occupational ordering has been sometimes called the “backbone” of stratification research </w:t>
      </w:r>
      <w:hyperlink r:id="rId84">
        <w:r w:rsidRPr="003133FC">
          <w:rPr>
            <w:noProof/>
            <w:lang w:val="en-US"/>
          </w:rPr>
          <w:t>(Ganzeboom &amp; Treiman, 1996, p. 202)</w:t>
        </w:r>
      </w:hyperlink>
      <w:r w:rsidRPr="003133FC">
        <w:rPr>
          <w:noProof/>
          <w:lang w:val="en-US"/>
        </w:rPr>
        <w:t xml:space="preserve">. Therefore, </w:t>
      </w:r>
      <w:del w:id="75" w:author="PDG" w:date="2022-05-23T11:10:00Z">
        <w:r w:rsidRPr="003133FC" w:rsidDel="00310367">
          <w:rPr>
            <w:noProof/>
            <w:lang w:val="en-US"/>
          </w:rPr>
          <w:delText xml:space="preserve">there have been </w:delText>
        </w:r>
      </w:del>
      <w:r w:rsidRPr="003133FC">
        <w:rPr>
          <w:noProof/>
          <w:lang w:val="en-US"/>
        </w:rPr>
        <w:t xml:space="preserve">several efforts </w:t>
      </w:r>
      <w:ins w:id="76" w:author="PDG" w:date="2022-05-23T11:10:00Z">
        <w:r w:rsidR="00310367">
          <w:rPr>
            <w:noProof/>
            <w:lang w:val="en-US"/>
          </w:rPr>
          <w:t xml:space="preserve">have been made </w:t>
        </w:r>
      </w:ins>
      <w:r w:rsidRPr="003133FC">
        <w:rPr>
          <w:noProof/>
          <w:lang w:val="en-US"/>
        </w:rPr>
        <w:t xml:space="preserve">towards </w:t>
      </w:r>
      <w:ins w:id="77" w:author="PDG" w:date="2022-05-23T11:12:00Z">
        <w:r w:rsidR="008222AA">
          <w:rPr>
            <w:noProof/>
            <w:lang w:val="en-US"/>
          </w:rPr>
          <w:t xml:space="preserve">the </w:t>
        </w:r>
      </w:ins>
      <w:r w:rsidRPr="003133FC">
        <w:rPr>
          <w:noProof/>
          <w:lang w:val="en-US"/>
        </w:rPr>
        <w:t>international standardization of occupational categorizations</w:t>
      </w:r>
      <w:ins w:id="78" w:author="PDG" w:date="2022-05-23T11:13:00Z">
        <w:r w:rsidR="008222AA">
          <w:rPr>
            <w:noProof/>
            <w:lang w:val="en-US"/>
          </w:rPr>
          <w:t>,</w:t>
        </w:r>
      </w:ins>
      <w:r w:rsidRPr="003133FC">
        <w:rPr>
          <w:noProof/>
          <w:lang w:val="en-US"/>
        </w:rPr>
        <w:t xml:space="preserve"> such as the ISCO project </w:t>
      </w:r>
      <w:hyperlink r:id="rId85">
        <w:r w:rsidRPr="003133FC">
          <w:rPr>
            <w:noProof/>
            <w:lang w:val="en-US"/>
          </w:rPr>
          <w:t>(Ganzeboom, 2010; Ganzeboom &amp; Treiman, 1996)</w:t>
        </w:r>
      </w:hyperlink>
      <w:r w:rsidRPr="003133FC">
        <w:rPr>
          <w:noProof/>
          <w:lang w:val="en-US"/>
        </w:rPr>
        <w:t xml:space="preserve">, </w:t>
      </w:r>
      <w:del w:id="79" w:author="PDG" w:date="2022-05-23T11:12:00Z">
        <w:r w:rsidRPr="003133FC" w:rsidDel="00310367">
          <w:rPr>
            <w:noProof/>
            <w:lang w:val="en-US"/>
          </w:rPr>
          <w:delText>but also</w:delText>
        </w:r>
      </w:del>
      <w:ins w:id="80" w:author="PDG" w:date="2022-05-23T11:12:00Z">
        <w:r w:rsidR="00310367">
          <w:rPr>
            <w:noProof/>
            <w:lang w:val="en-US"/>
          </w:rPr>
          <w:t>as well as</w:t>
        </w:r>
      </w:ins>
      <w:r w:rsidRPr="003133FC">
        <w:rPr>
          <w:noProof/>
          <w:lang w:val="en-US"/>
        </w:rPr>
        <w:t xml:space="preserve"> </w:t>
      </w:r>
      <w:del w:id="81" w:author="PDG" w:date="2022-05-22T10:36:00Z">
        <w:r w:rsidRPr="003133FC" w:rsidDel="008C5844">
          <w:rPr>
            <w:noProof/>
            <w:lang w:val="en-US"/>
          </w:rPr>
          <w:delText xml:space="preserve">about </w:delText>
        </w:r>
      </w:del>
      <w:r w:rsidRPr="003133FC">
        <w:rPr>
          <w:noProof/>
          <w:lang w:val="en-US"/>
        </w:rPr>
        <w:t xml:space="preserve">social class schemas, including </w:t>
      </w:r>
      <w:commentRangeStart w:id="82"/>
      <w:r w:rsidRPr="003133FC">
        <w:rPr>
          <w:noProof/>
          <w:lang w:val="en-US"/>
        </w:rPr>
        <w:t>the</w:t>
      </w:r>
      <w:ins w:id="83" w:author="PDG" w:date="2022-05-22T12:38:00Z">
        <w:r w:rsidR="00C96063">
          <w:rPr>
            <w:noProof/>
            <w:lang w:val="en-US"/>
          </w:rPr>
          <w:t xml:space="preserve"> E</w:t>
        </w:r>
      </w:ins>
      <w:ins w:id="84" w:author="PDG" w:date="2022-05-22T12:39:00Z">
        <w:r w:rsidR="00C96063">
          <w:rPr>
            <w:noProof/>
            <w:lang w:val="en-US"/>
          </w:rPr>
          <w:t>uropean Socio-Economic Classification</w:t>
        </w:r>
      </w:ins>
      <w:r w:rsidRPr="003133FC">
        <w:rPr>
          <w:noProof/>
          <w:lang w:val="en-US"/>
        </w:rPr>
        <w:t xml:space="preserve"> </w:t>
      </w:r>
      <w:ins w:id="85" w:author="PDG" w:date="2022-05-22T12:39:00Z">
        <w:r w:rsidR="00C96063">
          <w:rPr>
            <w:noProof/>
            <w:lang w:val="en-US"/>
          </w:rPr>
          <w:t>(</w:t>
        </w:r>
      </w:ins>
      <w:r w:rsidRPr="003133FC">
        <w:rPr>
          <w:noProof/>
          <w:lang w:val="en-US"/>
        </w:rPr>
        <w:t>ESeC</w:t>
      </w:r>
      <w:ins w:id="86" w:author="PDG" w:date="2022-05-22T12:39:00Z">
        <w:r w:rsidR="00C96063">
          <w:rPr>
            <w:noProof/>
            <w:lang w:val="en-US"/>
          </w:rPr>
          <w:t>)</w:t>
        </w:r>
        <w:commentRangeEnd w:id="82"/>
        <w:r w:rsidR="00B15304">
          <w:rPr>
            <w:rStyle w:val="CommentReference"/>
            <w:lang w:val="en-US"/>
          </w:rPr>
          <w:commentReference w:id="82"/>
        </w:r>
      </w:ins>
      <w:r w:rsidRPr="003133FC">
        <w:rPr>
          <w:noProof/>
          <w:lang w:val="en-US"/>
        </w:rPr>
        <w:t xml:space="preserve"> </w:t>
      </w:r>
      <w:hyperlink r:id="rId86">
        <w:r w:rsidRPr="003133FC">
          <w:rPr>
            <w:noProof/>
            <w:lang w:val="en-US"/>
          </w:rPr>
          <w:t>(Rose &amp; Harrison, 2007)</w:t>
        </w:r>
      </w:hyperlink>
      <w:r w:rsidRPr="003133FC">
        <w:rPr>
          <w:noProof/>
          <w:lang w:val="en-US"/>
        </w:rPr>
        <w:t xml:space="preserve"> and the </w:t>
      </w:r>
      <w:commentRangeStart w:id="87"/>
      <w:r w:rsidRPr="003133FC">
        <w:rPr>
          <w:noProof/>
          <w:lang w:val="en-US"/>
        </w:rPr>
        <w:t xml:space="preserve">EseG </w:t>
      </w:r>
      <w:commentRangeEnd w:id="87"/>
      <w:r w:rsidR="008222AA">
        <w:rPr>
          <w:rStyle w:val="CommentReference"/>
          <w:lang w:val="en-US"/>
        </w:rPr>
        <w:commentReference w:id="87"/>
      </w:r>
      <w:hyperlink r:id="rId87">
        <w:r w:rsidRPr="003133FC">
          <w:rPr>
            <w:noProof/>
            <w:lang w:val="en-US"/>
          </w:rPr>
          <w:t>(Meron et al., 2014)</w:t>
        </w:r>
      </w:hyperlink>
      <w:r w:rsidRPr="003133FC">
        <w:rPr>
          <w:noProof/>
          <w:lang w:val="en-US"/>
        </w:rPr>
        <w:t xml:space="preserve"> projects. What sociologists in the field of social stratification have</w:t>
      </w:r>
      <w:del w:id="88" w:author="PDG" w:date="2022-05-22T10:37:00Z">
        <w:r w:rsidRPr="003133FC" w:rsidDel="0036275E">
          <w:rPr>
            <w:noProof/>
            <w:lang w:val="en-US"/>
          </w:rPr>
          <w:delText>, however</w:delText>
        </w:r>
      </w:del>
      <w:r w:rsidRPr="003133FC">
        <w:rPr>
          <w:noProof/>
          <w:lang w:val="en-US"/>
        </w:rPr>
        <w:t xml:space="preserve"> neglected,</w:t>
      </w:r>
      <w:ins w:id="89" w:author="PDG" w:date="2022-05-22T10:37:00Z">
        <w:r w:rsidR="0036275E">
          <w:rPr>
            <w:noProof/>
            <w:lang w:val="en-US"/>
          </w:rPr>
          <w:t xml:space="preserve"> </w:t>
        </w:r>
        <w:commentRangeStart w:id="90"/>
        <w:r w:rsidR="0036275E">
          <w:rPr>
            <w:noProof/>
            <w:lang w:val="en-US"/>
          </w:rPr>
          <w:t>however,</w:t>
        </w:r>
      </w:ins>
      <w:r w:rsidRPr="003133FC">
        <w:rPr>
          <w:noProof/>
          <w:lang w:val="en-US"/>
        </w:rPr>
        <w:t xml:space="preserve"> </w:t>
      </w:r>
      <w:commentRangeEnd w:id="90"/>
      <w:r w:rsidR="00AC3C1B">
        <w:rPr>
          <w:rStyle w:val="CommentReference"/>
          <w:lang w:val="en-US"/>
        </w:rPr>
        <w:commentReference w:id="90"/>
      </w:r>
      <w:r w:rsidRPr="003133FC">
        <w:rPr>
          <w:noProof/>
          <w:lang w:val="en-US"/>
        </w:rPr>
        <w:t xml:space="preserve">is the physical component of occupational status. </w:t>
      </w:r>
    </w:p>
    <w:p w14:paraId="25866534" w14:textId="5C57EDC6" w:rsidR="0081434C" w:rsidRPr="003133FC" w:rsidRDefault="008F6A4E" w:rsidP="00FD3AAD">
      <w:pPr>
        <w:spacing w:before="200" w:after="200"/>
        <w:jc w:val="both"/>
        <w:rPr>
          <w:noProof/>
          <w:lang w:val="en-US"/>
        </w:rPr>
      </w:pPr>
      <w:r w:rsidRPr="003133FC">
        <w:rPr>
          <w:noProof/>
          <w:lang w:val="en-US"/>
        </w:rPr>
        <w:t xml:space="preserve">Ultimately, physical appearance more generally, not just in terms of </w:t>
      </w:r>
      <w:commentRangeStart w:id="91"/>
      <w:del w:id="92" w:author="PDG" w:date="2022-05-22T10:38:00Z">
        <w:r w:rsidRPr="003133FC" w:rsidDel="003D3D0F">
          <w:rPr>
            <w:noProof/>
            <w:lang w:val="en-US"/>
          </w:rPr>
          <w:delText>an attractive face</w:delText>
        </w:r>
      </w:del>
      <w:ins w:id="93" w:author="PDG" w:date="2022-05-22T10:38:00Z">
        <w:r w:rsidR="003D3D0F">
          <w:rPr>
            <w:noProof/>
            <w:lang w:val="en-US"/>
          </w:rPr>
          <w:t>facial</w:t>
        </w:r>
      </w:ins>
      <w:r w:rsidRPr="003133FC">
        <w:rPr>
          <w:noProof/>
          <w:lang w:val="en-US"/>
        </w:rPr>
        <w:t xml:space="preserve"> and/or </w:t>
      </w:r>
      <w:del w:id="94" w:author="PDG" w:date="2022-05-22T10:38:00Z">
        <w:r w:rsidRPr="003133FC" w:rsidDel="00F95ED1">
          <w:rPr>
            <w:noProof/>
            <w:lang w:val="en-US"/>
          </w:rPr>
          <w:delText xml:space="preserve">an </w:delText>
        </w:r>
        <w:r w:rsidRPr="003133FC" w:rsidDel="003D3D0F">
          <w:rPr>
            <w:noProof/>
            <w:lang w:val="en-US"/>
          </w:rPr>
          <w:delText xml:space="preserve">attractive </w:delText>
        </w:r>
      </w:del>
      <w:r w:rsidRPr="003133FC">
        <w:rPr>
          <w:noProof/>
          <w:lang w:val="en-US"/>
        </w:rPr>
        <w:t>body</w:t>
      </w:r>
      <w:ins w:id="95" w:author="PDG" w:date="2022-05-22T10:38:00Z">
        <w:r w:rsidR="003D3D0F">
          <w:rPr>
            <w:noProof/>
            <w:lang w:val="en-US"/>
          </w:rPr>
          <w:t xml:space="preserve"> attractiveness</w:t>
        </w:r>
        <w:commentRangeEnd w:id="91"/>
        <w:r w:rsidR="00EF7A30">
          <w:rPr>
            <w:rStyle w:val="CommentReference"/>
            <w:lang w:val="en-US"/>
          </w:rPr>
          <w:commentReference w:id="91"/>
        </w:r>
      </w:ins>
      <w:r w:rsidRPr="003133FC">
        <w:rPr>
          <w:noProof/>
          <w:lang w:val="en-US"/>
        </w:rPr>
        <w:t xml:space="preserve">, “cue social categories and signify social status,” making physical appearance a “potentially critical locus of inequality” </w:t>
      </w:r>
      <w:r w:rsidR="00C25D54">
        <w:fldChar w:fldCharType="begin"/>
      </w:r>
      <w:r w:rsidR="00C25D54" w:rsidRPr="00DD1C80">
        <w:rPr>
          <w:lang w:val="en-US"/>
        </w:rPr>
        <w:instrText xml:space="preserve"> HYPERLINK "https://www.zotero.org/google-docs/?rq97IV" \h </w:instrText>
      </w:r>
      <w:r w:rsidR="00C25D54">
        <w:fldChar w:fldCharType="separate"/>
      </w:r>
      <w:r w:rsidRPr="003133FC">
        <w:rPr>
          <w:noProof/>
          <w:lang w:val="en-US"/>
        </w:rPr>
        <w:t>(Monk et al., 2021, p.</w:t>
      </w:r>
      <w:del w:id="96" w:author="PDG" w:date="2022-05-22T10:38:00Z">
        <w:r w:rsidRPr="003133FC" w:rsidDel="00DF1175">
          <w:rPr>
            <w:noProof/>
            <w:lang w:val="en-US"/>
          </w:rPr>
          <w:delText>,</w:delText>
        </w:r>
      </w:del>
      <w:r w:rsidRPr="003133FC">
        <w:rPr>
          <w:noProof/>
          <w:lang w:val="en-US"/>
        </w:rPr>
        <w:t xml:space="preserve"> 196)</w:t>
      </w:r>
      <w:r w:rsidR="00C25D54">
        <w:rPr>
          <w:noProof/>
          <w:lang w:val="en-US"/>
        </w:rPr>
        <w:fldChar w:fldCharType="end"/>
      </w:r>
      <w:r w:rsidRPr="003133FC">
        <w:rPr>
          <w:noProof/>
          <w:lang w:val="en-US"/>
        </w:rPr>
        <w:t xml:space="preserve">. Although often overlooked in contemporary studies of social stratification, </w:t>
      </w:r>
      <w:r w:rsidRPr="003133FC">
        <w:rPr>
          <w:noProof/>
          <w:color w:val="1C1D1E"/>
          <w:highlight w:val="white"/>
          <w:lang w:val="en-US"/>
        </w:rPr>
        <w:t xml:space="preserve">the social stratification of physical appearances was an important concern in the pioneering work of Max Weber on status </w:t>
      </w:r>
      <w:commentRangeStart w:id="97"/>
      <w:r w:rsidR="00C25D54">
        <w:fldChar w:fldCharType="begin"/>
      </w:r>
      <w:r w:rsidR="00C25D54" w:rsidRPr="00DD1C80">
        <w:rPr>
          <w:lang w:val="en-US"/>
        </w:rPr>
        <w:instrText xml:space="preserve"> HYPERLINK "https://www.zotero.org/google-docs/?qDEKHz" \h </w:instrText>
      </w:r>
      <w:r w:rsidR="00C25D54">
        <w:fldChar w:fldCharType="separate"/>
      </w:r>
      <w:r w:rsidRPr="003133FC">
        <w:rPr>
          <w:noProof/>
          <w:lang w:val="en-US"/>
        </w:rPr>
        <w:t>(Weber, 1978, pp. 305</w:t>
      </w:r>
      <w:ins w:id="98" w:author="PDG" w:date="2022-05-22T10:39:00Z">
        <w:r w:rsidR="00E207EB">
          <w:rPr>
            <w:noProof/>
            <w:lang w:val="en-US"/>
          </w:rPr>
          <w:t>–</w:t>
        </w:r>
      </w:ins>
      <w:del w:id="99" w:author="PDG" w:date="2022-05-22T10:39:00Z">
        <w:r w:rsidRPr="003133FC" w:rsidDel="00E207EB">
          <w:rPr>
            <w:noProof/>
            <w:lang w:val="en-US"/>
          </w:rPr>
          <w:delText>-</w:delText>
        </w:r>
      </w:del>
      <w:r w:rsidRPr="003133FC">
        <w:rPr>
          <w:noProof/>
          <w:lang w:val="en-US"/>
        </w:rPr>
        <w:t>307, 926</w:t>
      </w:r>
      <w:ins w:id="100" w:author="PDG" w:date="2022-05-22T10:39:00Z">
        <w:r w:rsidR="00E207EB">
          <w:rPr>
            <w:noProof/>
            <w:lang w:val="en-US"/>
          </w:rPr>
          <w:t>–</w:t>
        </w:r>
      </w:ins>
      <w:del w:id="101" w:author="PDG" w:date="2022-05-22T10:39:00Z">
        <w:r w:rsidRPr="003133FC" w:rsidDel="00E207EB">
          <w:rPr>
            <w:noProof/>
            <w:lang w:val="en-US"/>
          </w:rPr>
          <w:delText>-</w:delText>
        </w:r>
      </w:del>
      <w:r w:rsidRPr="003133FC">
        <w:rPr>
          <w:noProof/>
          <w:lang w:val="en-US"/>
        </w:rPr>
        <w:t>937)</w:t>
      </w:r>
      <w:r w:rsidR="00C25D54">
        <w:rPr>
          <w:noProof/>
          <w:lang w:val="en-US"/>
        </w:rPr>
        <w:fldChar w:fldCharType="end"/>
      </w:r>
      <w:commentRangeEnd w:id="97"/>
      <w:r w:rsidR="00156FE5">
        <w:rPr>
          <w:rStyle w:val="CommentReference"/>
          <w:lang w:val="en-US"/>
        </w:rPr>
        <w:commentReference w:id="97"/>
      </w:r>
      <w:r w:rsidRPr="003133FC">
        <w:rPr>
          <w:noProof/>
          <w:lang w:val="en-US"/>
        </w:rPr>
        <w:t xml:space="preserve"> as well as Thorstein Veblen’s analysis </w:t>
      </w:r>
      <w:del w:id="102" w:author="PDG" w:date="2022-05-22T10:39:00Z">
        <w:r w:rsidRPr="003133FC" w:rsidDel="00264EA5">
          <w:rPr>
            <w:noProof/>
            <w:lang w:val="en-US"/>
          </w:rPr>
          <w:delText xml:space="preserve">on </w:delText>
        </w:r>
      </w:del>
      <w:ins w:id="103" w:author="PDG" w:date="2022-05-22T10:39:00Z">
        <w:r w:rsidR="00264EA5">
          <w:rPr>
            <w:noProof/>
            <w:lang w:val="en-US"/>
          </w:rPr>
          <w:t>of</w:t>
        </w:r>
        <w:r w:rsidR="00264EA5" w:rsidRPr="003133FC">
          <w:rPr>
            <w:noProof/>
            <w:lang w:val="en-US"/>
          </w:rPr>
          <w:t xml:space="preserve"> </w:t>
        </w:r>
      </w:ins>
      <w:r w:rsidRPr="003133FC">
        <w:rPr>
          <w:noProof/>
          <w:lang w:val="en-US"/>
        </w:rPr>
        <w:t>conspicuous consumption and status attainment</w:t>
      </w:r>
      <w:r w:rsidRPr="003133FC">
        <w:rPr>
          <w:i/>
          <w:noProof/>
          <w:lang w:val="en-US"/>
        </w:rPr>
        <w:t xml:space="preserve"> </w:t>
      </w:r>
      <w:hyperlink r:id="rId88">
        <w:r w:rsidRPr="003133FC">
          <w:rPr>
            <w:noProof/>
            <w:lang w:val="en-US"/>
          </w:rPr>
          <w:t>(Veblen, 1994)</w:t>
        </w:r>
      </w:hyperlink>
      <w:r w:rsidRPr="003133FC">
        <w:rPr>
          <w:noProof/>
          <w:lang w:val="en-US"/>
        </w:rPr>
        <w:t xml:space="preserve">. </w:t>
      </w:r>
      <w:del w:id="104" w:author="PDG" w:date="2022-05-22T10:39:00Z">
        <w:r w:rsidRPr="003133FC" w:rsidDel="00F835E4">
          <w:rPr>
            <w:noProof/>
            <w:lang w:val="en-US"/>
          </w:rPr>
          <w:delText>Also</w:delText>
        </w:r>
      </w:del>
      <w:ins w:id="105" w:author="PDG" w:date="2022-05-22T10:39:00Z">
        <w:r w:rsidR="00F835E4">
          <w:rPr>
            <w:noProof/>
            <w:lang w:val="en-US"/>
          </w:rPr>
          <w:t>Additionally</w:t>
        </w:r>
      </w:ins>
      <w:r w:rsidRPr="003133FC">
        <w:rPr>
          <w:noProof/>
          <w:lang w:val="en-US"/>
        </w:rPr>
        <w:t xml:space="preserve">, Ervin Goffman </w:t>
      </w:r>
      <w:hyperlink r:id="rId89">
        <w:r w:rsidRPr="003133FC">
          <w:rPr>
            <w:noProof/>
            <w:lang w:val="en-US"/>
          </w:rPr>
          <w:t>(1951)</w:t>
        </w:r>
      </w:hyperlink>
      <w:r w:rsidRPr="003133FC">
        <w:rPr>
          <w:noProof/>
          <w:lang w:val="en-US"/>
        </w:rPr>
        <w:t xml:space="preserve"> paid particular attention to physical appearance in his analysis of “</w:t>
      </w:r>
      <w:ins w:id="106" w:author="PDG" w:date="2022-05-22T10:39:00Z">
        <w:r w:rsidR="0044595B">
          <w:rPr>
            <w:noProof/>
            <w:lang w:val="en-US"/>
          </w:rPr>
          <w:t>s</w:t>
        </w:r>
      </w:ins>
      <w:del w:id="107" w:author="PDG" w:date="2022-05-22T10:39:00Z">
        <w:r w:rsidRPr="003133FC" w:rsidDel="0044595B">
          <w:rPr>
            <w:noProof/>
            <w:lang w:val="en-US"/>
          </w:rPr>
          <w:delText>S</w:delText>
        </w:r>
      </w:del>
      <w:r w:rsidRPr="003133FC">
        <w:rPr>
          <w:noProof/>
          <w:lang w:val="en-US"/>
        </w:rPr>
        <w:t xml:space="preserve">ymbols of class status.” According to </w:t>
      </w:r>
      <w:del w:id="108" w:author="PDG" w:date="2022-05-22T10:40:00Z">
        <w:r w:rsidRPr="003133FC" w:rsidDel="00B00F46">
          <w:rPr>
            <w:noProof/>
            <w:lang w:val="en-US"/>
          </w:rPr>
          <w:delText xml:space="preserve">Goffman </w:delText>
        </w:r>
      </w:del>
      <w:ins w:id="109" w:author="PDG" w:date="2022-05-22T10:40:00Z">
        <w:r w:rsidR="00B00F46">
          <w:rPr>
            <w:noProof/>
            <w:lang w:val="en-US"/>
          </w:rPr>
          <w:t>him,</w:t>
        </w:r>
        <w:r w:rsidR="00B00F46" w:rsidRPr="003133FC">
          <w:rPr>
            <w:noProof/>
            <w:lang w:val="en-US"/>
          </w:rPr>
          <w:t xml:space="preserve"> </w:t>
        </w:r>
      </w:ins>
      <w:r w:rsidRPr="003133FC">
        <w:rPr>
          <w:noProof/>
          <w:lang w:val="en-US"/>
        </w:rPr>
        <w:t xml:space="preserve">there is </w:t>
      </w:r>
      <w:ins w:id="110" w:author="PDG" w:date="2022-05-23T11:15:00Z">
        <w:r w:rsidR="00DF0846">
          <w:rPr>
            <w:noProof/>
            <w:lang w:val="en-US"/>
          </w:rPr>
          <w:t xml:space="preserve">a </w:t>
        </w:r>
      </w:ins>
      <w:r w:rsidRPr="003133FC">
        <w:rPr>
          <w:noProof/>
          <w:lang w:val="en-US"/>
        </w:rPr>
        <w:t>shared knowledge of status symbols</w:t>
      </w:r>
      <w:del w:id="111" w:author="PDG" w:date="2022-05-22T10:40:00Z">
        <w:r w:rsidRPr="003133FC" w:rsidDel="00862C6D">
          <w:rPr>
            <w:noProof/>
            <w:lang w:val="en-US"/>
          </w:rPr>
          <w:delText>, which</w:delText>
        </w:r>
      </w:del>
      <w:ins w:id="112" w:author="PDG" w:date="2022-05-22T10:40:00Z">
        <w:r w:rsidR="00862C6D">
          <w:rPr>
            <w:noProof/>
            <w:lang w:val="en-US"/>
          </w:rPr>
          <w:t xml:space="preserve"> that</w:t>
        </w:r>
      </w:ins>
      <w:r w:rsidRPr="003133FC">
        <w:rPr>
          <w:noProof/>
          <w:lang w:val="en-US"/>
        </w:rPr>
        <w:t xml:space="preserve"> form the basis </w:t>
      </w:r>
      <w:del w:id="113" w:author="PDG" w:date="2022-05-22T10:40:00Z">
        <w:r w:rsidRPr="003133FC" w:rsidDel="00B5533D">
          <w:rPr>
            <w:noProof/>
            <w:lang w:val="en-US"/>
          </w:rPr>
          <w:delText xml:space="preserve">of </w:delText>
        </w:r>
      </w:del>
      <w:ins w:id="114" w:author="PDG" w:date="2022-05-22T10:40:00Z">
        <w:r w:rsidR="00B5533D">
          <w:rPr>
            <w:noProof/>
            <w:lang w:val="en-US"/>
          </w:rPr>
          <w:t>for</w:t>
        </w:r>
        <w:r w:rsidR="00B5533D" w:rsidRPr="003133FC">
          <w:rPr>
            <w:noProof/>
            <w:lang w:val="en-US"/>
          </w:rPr>
          <w:t xml:space="preserve"> </w:t>
        </w:r>
      </w:ins>
      <w:r w:rsidRPr="003133FC">
        <w:rPr>
          <w:noProof/>
          <w:lang w:val="en-US"/>
        </w:rPr>
        <w:t xml:space="preserve">status differentiation (and integration). The use of status symbols is far from random. Instead, </w:t>
      </w:r>
      <w:del w:id="115" w:author="PDG" w:date="2022-05-22T10:40:00Z">
        <w:r w:rsidRPr="003133FC" w:rsidDel="00EC5BE4">
          <w:rPr>
            <w:noProof/>
            <w:lang w:val="en-US"/>
          </w:rPr>
          <w:delText xml:space="preserve">the </w:delText>
        </w:r>
      </w:del>
      <w:r w:rsidRPr="003133FC">
        <w:rPr>
          <w:noProof/>
          <w:lang w:val="en-US"/>
        </w:rPr>
        <w:t>behavior follows shared social rules</w:t>
      </w:r>
      <w:ins w:id="116" w:author="PDG" w:date="2022-05-22T10:40:00Z">
        <w:r w:rsidR="009838EB">
          <w:rPr>
            <w:noProof/>
            <w:lang w:val="en-US"/>
          </w:rPr>
          <w:t>,</w:t>
        </w:r>
      </w:ins>
      <w:r w:rsidRPr="003133FC">
        <w:rPr>
          <w:noProof/>
          <w:lang w:val="en-US"/>
        </w:rPr>
        <w:t xml:space="preserve"> </w:t>
      </w:r>
      <w:del w:id="117" w:author="PDG" w:date="2022-05-22T10:40:00Z">
        <w:r w:rsidRPr="003133FC" w:rsidDel="009838EB">
          <w:rPr>
            <w:noProof/>
            <w:lang w:val="en-US"/>
          </w:rPr>
          <w:delText xml:space="preserve">where  </w:delText>
        </w:r>
      </w:del>
      <w:ins w:id="118" w:author="PDG" w:date="2022-05-22T10:40:00Z">
        <w:r w:rsidR="009838EB">
          <w:rPr>
            <w:noProof/>
            <w:lang w:val="en-US"/>
          </w:rPr>
          <w:t>with different types of devices encouraging the</w:t>
        </w:r>
        <w:r w:rsidR="009838EB" w:rsidRPr="003133FC">
          <w:rPr>
            <w:noProof/>
            <w:lang w:val="en-US"/>
          </w:rPr>
          <w:t xml:space="preserve"> </w:t>
        </w:r>
      </w:ins>
      <w:r w:rsidRPr="003133FC">
        <w:rPr>
          <w:noProof/>
          <w:lang w:val="en-US"/>
        </w:rPr>
        <w:t>class-congruent use of status symbols</w:t>
      </w:r>
      <w:del w:id="119" w:author="PDG" w:date="2022-05-22T10:41:00Z">
        <w:r w:rsidRPr="003133FC" w:rsidDel="009838EB">
          <w:rPr>
            <w:noProof/>
            <w:lang w:val="en-US"/>
          </w:rPr>
          <w:delText xml:space="preserve"> is encouraged by different types of devices</w:delText>
        </w:r>
      </w:del>
      <w:r w:rsidRPr="003133FC">
        <w:rPr>
          <w:noProof/>
          <w:lang w:val="en-US"/>
        </w:rPr>
        <w:t xml:space="preserve">. </w:t>
      </w:r>
      <w:del w:id="120" w:author="PDG" w:date="2022-05-22T10:41:00Z">
        <w:r w:rsidRPr="003133FC" w:rsidDel="00BC3FEC">
          <w:rPr>
            <w:noProof/>
            <w:lang w:val="en-US"/>
          </w:rPr>
          <w:delText>These, according to</w:delText>
        </w:r>
      </w:del>
      <w:ins w:id="121" w:author="PDG" w:date="2022-05-22T10:41:00Z">
        <w:r w:rsidR="00BC3FEC">
          <w:rPr>
            <w:noProof/>
            <w:lang w:val="en-US"/>
          </w:rPr>
          <w:t>For</w:t>
        </w:r>
      </w:ins>
      <w:r w:rsidRPr="003133FC">
        <w:rPr>
          <w:noProof/>
          <w:lang w:val="en-US"/>
        </w:rPr>
        <w:t xml:space="preserve"> Goffman, </w:t>
      </w:r>
      <w:ins w:id="122" w:author="PDG" w:date="2022-05-22T10:41:00Z">
        <w:r w:rsidR="00BC3FEC">
          <w:rPr>
            <w:noProof/>
            <w:lang w:val="en-US"/>
          </w:rPr>
          <w:t xml:space="preserve">these devices </w:t>
        </w:r>
      </w:ins>
      <w:r w:rsidRPr="003133FC">
        <w:rPr>
          <w:noProof/>
          <w:lang w:val="en-US"/>
        </w:rPr>
        <w:t>restrict “misrepresentation” or</w:t>
      </w:r>
      <w:ins w:id="123" w:author="PDG" w:date="2022-05-22T10:41:00Z">
        <w:r w:rsidR="00A440E9">
          <w:rPr>
            <w:noProof/>
            <w:lang w:val="en-US"/>
          </w:rPr>
          <w:t xml:space="preserve"> the</w:t>
        </w:r>
      </w:ins>
      <w:r w:rsidRPr="003133FC">
        <w:rPr>
          <w:noProof/>
          <w:lang w:val="en-US"/>
        </w:rPr>
        <w:t xml:space="preserve"> “fraudulent” use of the symbols. Thus, we</w:t>
      </w:r>
      <w:del w:id="124" w:author="PDG" w:date="2022-05-23T13:38:00Z">
        <w:r w:rsidRPr="003133FC" w:rsidDel="00633C9A">
          <w:rPr>
            <w:noProof/>
            <w:lang w:val="en-US"/>
          </w:rPr>
          <w:delText xml:space="preserve"> </w:delText>
        </w:r>
      </w:del>
      <w:del w:id="125" w:author="PDG" w:date="2022-05-23T13:05:00Z">
        <w:r w:rsidRPr="003133FC" w:rsidDel="005E10DB">
          <w:rPr>
            <w:noProof/>
            <w:lang w:val="en-US"/>
          </w:rPr>
          <w:delText>can</w:delText>
        </w:r>
      </w:del>
      <w:r w:rsidRPr="003133FC">
        <w:rPr>
          <w:noProof/>
          <w:lang w:val="en-US"/>
        </w:rPr>
        <w:t xml:space="preserve"> hypothesize that occupation</w:t>
      </w:r>
      <w:ins w:id="126" w:author="PDG" w:date="2022-05-22T10:41:00Z">
        <w:r w:rsidR="00535060">
          <w:rPr>
            <w:noProof/>
            <w:lang w:val="en-US"/>
          </w:rPr>
          <w:t>al</w:t>
        </w:r>
      </w:ins>
      <w:r w:rsidRPr="003133FC">
        <w:rPr>
          <w:noProof/>
          <w:lang w:val="en-US"/>
        </w:rPr>
        <w:t xml:space="preserve"> status </w:t>
      </w:r>
      <w:r w:rsidRPr="005E10DB">
        <w:rPr>
          <w:i/>
          <w:iCs/>
          <w:noProof/>
          <w:lang w:val="en-US"/>
          <w:rPrChange w:id="127" w:author="PDG" w:date="2022-05-23T13:05:00Z">
            <w:rPr>
              <w:noProof/>
              <w:lang w:val="en-US"/>
            </w:rPr>
          </w:rPrChange>
        </w:rPr>
        <w:t>per se</w:t>
      </w:r>
      <w:ins w:id="128" w:author="PDG" w:date="2022-05-23T11:16:00Z">
        <w:r w:rsidR="00DF0846">
          <w:rPr>
            <w:noProof/>
            <w:lang w:val="en-US"/>
          </w:rPr>
          <w:t>,</w:t>
        </w:r>
      </w:ins>
      <w:r w:rsidRPr="003133FC">
        <w:rPr>
          <w:noProof/>
          <w:lang w:val="en-US"/>
        </w:rPr>
        <w:t xml:space="preserve"> combined with physical appearance-based symbols of occupational status</w:t>
      </w:r>
      <w:ins w:id="129" w:author="PDG" w:date="2022-05-23T11:16:00Z">
        <w:r w:rsidR="00DF0846">
          <w:rPr>
            <w:noProof/>
            <w:lang w:val="en-US"/>
          </w:rPr>
          <w:t>,</w:t>
        </w:r>
      </w:ins>
      <w:commentRangeStart w:id="130"/>
      <w:r w:rsidRPr="003133FC">
        <w:rPr>
          <w:noProof/>
          <w:lang w:val="en-US"/>
        </w:rPr>
        <w:t xml:space="preserve"> </w:t>
      </w:r>
      <w:del w:id="131" w:author="PDG" w:date="2022-05-22T10:42:00Z">
        <w:r w:rsidRPr="003133FC" w:rsidDel="00F73AFD">
          <w:rPr>
            <w:noProof/>
            <w:lang w:val="en-US"/>
          </w:rPr>
          <w:delText>together</w:delText>
        </w:r>
      </w:del>
      <w:commentRangeEnd w:id="130"/>
      <w:r w:rsidR="00151CFA">
        <w:rPr>
          <w:rStyle w:val="CommentReference"/>
          <w:lang w:val="en-US"/>
        </w:rPr>
        <w:commentReference w:id="130"/>
      </w:r>
      <w:del w:id="132" w:author="PDG" w:date="2022-05-22T10:42:00Z">
        <w:r w:rsidRPr="003133FC" w:rsidDel="00F73AFD">
          <w:rPr>
            <w:noProof/>
            <w:lang w:val="en-US"/>
          </w:rPr>
          <w:delText xml:space="preserve"> </w:delText>
        </w:r>
      </w:del>
      <w:r w:rsidRPr="003133FC">
        <w:rPr>
          <w:noProof/>
          <w:lang w:val="en-US"/>
        </w:rPr>
        <w:t>form</w:t>
      </w:r>
      <w:ins w:id="133" w:author="PDG" w:date="2022-05-22T10:55:00Z">
        <w:r w:rsidR="004A0999">
          <w:rPr>
            <w:noProof/>
            <w:lang w:val="en-US"/>
          </w:rPr>
          <w:t>s</w:t>
        </w:r>
      </w:ins>
      <w:del w:id="134" w:author="PDG" w:date="2022-05-22T10:42:00Z">
        <w:r w:rsidRPr="003133FC" w:rsidDel="00F73AFD">
          <w:rPr>
            <w:noProof/>
            <w:lang w:val="en-US"/>
          </w:rPr>
          <w:delText>ulated</w:delText>
        </w:r>
      </w:del>
      <w:r w:rsidRPr="003133FC">
        <w:rPr>
          <w:noProof/>
          <w:lang w:val="en-US"/>
        </w:rPr>
        <w:t xml:space="preserve"> a double cue of status, which might </w:t>
      </w:r>
      <w:ins w:id="135" w:author="PDG" w:date="2022-05-22T10:55:00Z">
        <w:r w:rsidR="005D3F3A">
          <w:rPr>
            <w:noProof/>
            <w:lang w:val="en-US"/>
          </w:rPr>
          <w:t>be</w:t>
        </w:r>
      </w:ins>
      <w:r w:rsidRPr="003133FC">
        <w:rPr>
          <w:noProof/>
          <w:lang w:val="en-US"/>
        </w:rPr>
        <w:t xml:space="preserve">come decisive in voting (see Figure 1). Some decades </w:t>
      </w:r>
      <w:del w:id="136" w:author="PDG" w:date="2022-05-23T13:06:00Z">
        <w:r w:rsidRPr="003133FC" w:rsidDel="00B106DE">
          <w:rPr>
            <w:noProof/>
            <w:lang w:val="en-US"/>
          </w:rPr>
          <w:delText xml:space="preserve">later, </w:delText>
        </w:r>
      </w:del>
      <w:r w:rsidRPr="003133FC">
        <w:rPr>
          <w:noProof/>
          <w:lang w:val="en-US"/>
        </w:rPr>
        <w:t>after Goffman’s analysis, Pierre Bourdieu famously analyzed the intertwinement of social class and physical appearance. According to Bourdieu (1984), class taste becomes materialized in the body, although he also recogni</w:t>
      </w:r>
      <w:ins w:id="137" w:author="PDG" w:date="2022-05-23T13:38:00Z">
        <w:r w:rsidR="00633C9A">
          <w:rPr>
            <w:noProof/>
            <w:lang w:val="en-US"/>
          </w:rPr>
          <w:t>z</w:t>
        </w:r>
      </w:ins>
      <w:del w:id="138" w:author="PDG" w:date="2022-05-23T13:38:00Z">
        <w:r w:rsidRPr="003133FC" w:rsidDel="00633C9A">
          <w:rPr>
            <w:noProof/>
            <w:lang w:val="en-US"/>
          </w:rPr>
          <w:delText>s</w:delText>
        </w:r>
      </w:del>
      <w:r w:rsidRPr="003133FC">
        <w:rPr>
          <w:noProof/>
          <w:lang w:val="en-US"/>
        </w:rPr>
        <w:t xml:space="preserve">ed beauty </w:t>
      </w:r>
      <w:del w:id="139" w:author="PDG" w:date="2022-05-22T10:56:00Z">
        <w:r w:rsidRPr="003133FC" w:rsidDel="001C6557">
          <w:rPr>
            <w:noProof/>
            <w:lang w:val="en-US"/>
          </w:rPr>
          <w:delText xml:space="preserve">in </w:delText>
        </w:r>
      </w:del>
      <w:ins w:id="140" w:author="PDG" w:date="2022-05-22T10:56:00Z">
        <w:r w:rsidR="001C6557">
          <w:rPr>
            <w:noProof/>
            <w:lang w:val="en-US"/>
          </w:rPr>
          <w:t>as</w:t>
        </w:r>
        <w:r w:rsidR="001C6557" w:rsidRPr="003133FC">
          <w:rPr>
            <w:noProof/>
            <w:lang w:val="en-US"/>
          </w:rPr>
          <w:t xml:space="preserve"> </w:t>
        </w:r>
      </w:ins>
      <w:r w:rsidRPr="003133FC">
        <w:rPr>
          <w:noProof/>
          <w:lang w:val="en-US"/>
        </w:rPr>
        <w:t xml:space="preserve">a form of “gift of nature” </w:t>
      </w:r>
      <w:hyperlink r:id="rId90">
        <w:r w:rsidRPr="003133FC">
          <w:rPr>
            <w:noProof/>
            <w:lang w:val="en-US"/>
          </w:rPr>
          <w:t>(Bourdieu, 1984, p. 204)</w:t>
        </w:r>
      </w:hyperlink>
      <w:r w:rsidRPr="003133FC">
        <w:rPr>
          <w:noProof/>
          <w:lang w:val="en-US"/>
        </w:rPr>
        <w:t xml:space="preserve">. Moreover, very recent research has shown </w:t>
      </w:r>
      <w:del w:id="141" w:author="PDG" w:date="2022-05-22T10:56:00Z">
        <w:r w:rsidRPr="003133FC" w:rsidDel="00653D0D">
          <w:rPr>
            <w:noProof/>
            <w:lang w:val="en-US"/>
          </w:rPr>
          <w:delText xml:space="preserve">how </w:delText>
        </w:r>
      </w:del>
      <w:ins w:id="142" w:author="PDG" w:date="2022-05-22T10:56:00Z">
        <w:r w:rsidR="00653D0D">
          <w:rPr>
            <w:noProof/>
            <w:lang w:val="en-US"/>
          </w:rPr>
          <w:t>that</w:t>
        </w:r>
        <w:r w:rsidR="00653D0D" w:rsidRPr="003133FC">
          <w:rPr>
            <w:noProof/>
            <w:lang w:val="en-US"/>
          </w:rPr>
          <w:t xml:space="preserve"> </w:t>
        </w:r>
      </w:ins>
      <w:r w:rsidRPr="003133FC">
        <w:rPr>
          <w:noProof/>
          <w:lang w:val="en-US"/>
        </w:rPr>
        <w:t>appearance-based cues of social class make a difference</w:t>
      </w:r>
      <w:ins w:id="143" w:author="PDG" w:date="2022-05-22T10:56:00Z">
        <w:r w:rsidR="006A7C51">
          <w:rPr>
            <w:noProof/>
            <w:lang w:val="en-US"/>
          </w:rPr>
          <w:t xml:space="preserve">, for instance, </w:t>
        </w:r>
      </w:ins>
      <w:del w:id="144" w:author="PDG" w:date="2022-05-22T10:56:00Z">
        <w:r w:rsidRPr="003133FC" w:rsidDel="006A7C51">
          <w:rPr>
            <w:noProof/>
            <w:lang w:val="en-US"/>
          </w:rPr>
          <w:delText xml:space="preserve"> e.g. </w:delText>
        </w:r>
      </w:del>
      <w:r w:rsidRPr="003133FC">
        <w:rPr>
          <w:noProof/>
          <w:lang w:val="en-US"/>
        </w:rPr>
        <w:t>in “filter</w:t>
      </w:r>
      <w:ins w:id="145" w:author="PDG" w:date="2022-05-22T10:56:00Z">
        <w:r w:rsidR="006A7C51">
          <w:rPr>
            <w:noProof/>
            <w:lang w:val="en-US"/>
          </w:rPr>
          <w:t>ing</w:t>
        </w:r>
      </w:ins>
      <w:r w:rsidRPr="003133FC">
        <w:rPr>
          <w:noProof/>
          <w:lang w:val="en-US"/>
        </w:rPr>
        <w:t xml:space="preserve"> in” certain job candidates in some labor markets </w:t>
      </w:r>
      <w:hyperlink r:id="rId91">
        <w:r w:rsidRPr="003133FC">
          <w:rPr>
            <w:noProof/>
            <w:lang w:val="en-US"/>
          </w:rPr>
          <w:t>(De Keere, 2021; Friedman &amp; Laurison, 2020; Mears, 2011)</w:t>
        </w:r>
      </w:hyperlink>
      <w:r w:rsidRPr="003133FC">
        <w:rPr>
          <w:noProof/>
          <w:lang w:val="en-US"/>
        </w:rPr>
        <w:t xml:space="preserve">. </w:t>
      </w:r>
      <w:del w:id="146" w:author="PDG" w:date="2022-05-22T10:57:00Z">
        <w:r w:rsidRPr="003133FC" w:rsidDel="004509CC">
          <w:rPr>
            <w:noProof/>
            <w:lang w:val="en-US"/>
          </w:rPr>
          <w:delText>Also</w:delText>
        </w:r>
      </w:del>
      <w:ins w:id="147" w:author="PDG" w:date="2022-05-22T10:57:00Z">
        <w:r w:rsidR="004509CC">
          <w:rPr>
            <w:noProof/>
            <w:lang w:val="en-US"/>
          </w:rPr>
          <w:t>Furthermore</w:t>
        </w:r>
      </w:ins>
      <w:r w:rsidRPr="003133FC">
        <w:rPr>
          <w:noProof/>
          <w:lang w:val="en-US"/>
        </w:rPr>
        <w:t xml:space="preserve">, </w:t>
      </w:r>
      <w:del w:id="148" w:author="PDG" w:date="2022-05-22T10:57:00Z">
        <w:r w:rsidRPr="003133FC" w:rsidDel="004509CC">
          <w:rPr>
            <w:noProof/>
            <w:lang w:val="en-US"/>
          </w:rPr>
          <w:delText xml:space="preserve">very recent </w:delText>
        </w:r>
      </w:del>
      <w:r w:rsidRPr="003133FC">
        <w:rPr>
          <w:noProof/>
          <w:lang w:val="en-US"/>
        </w:rPr>
        <w:t xml:space="preserve">sociologists have </w:t>
      </w:r>
      <w:ins w:id="149" w:author="PDG" w:date="2022-05-22T10:57:00Z">
        <w:r w:rsidR="004509CC">
          <w:rPr>
            <w:noProof/>
            <w:lang w:val="en-US"/>
          </w:rPr>
          <w:t xml:space="preserve">recently </w:t>
        </w:r>
      </w:ins>
      <w:r w:rsidRPr="003133FC">
        <w:rPr>
          <w:noProof/>
          <w:lang w:val="en-US"/>
        </w:rPr>
        <w:t xml:space="preserve">shown </w:t>
      </w:r>
      <w:del w:id="150" w:author="PDG" w:date="2022-05-22T10:57:00Z">
        <w:r w:rsidRPr="003133FC" w:rsidDel="000959F8">
          <w:rPr>
            <w:noProof/>
            <w:lang w:val="en-US"/>
          </w:rPr>
          <w:delText xml:space="preserve">how </w:delText>
        </w:r>
      </w:del>
      <w:ins w:id="151" w:author="PDG" w:date="2022-05-22T10:57:00Z">
        <w:r w:rsidR="000959F8">
          <w:rPr>
            <w:noProof/>
            <w:lang w:val="en-US"/>
          </w:rPr>
          <w:t>that</w:t>
        </w:r>
        <w:r w:rsidR="000959F8" w:rsidRPr="003133FC">
          <w:rPr>
            <w:noProof/>
            <w:lang w:val="en-US"/>
          </w:rPr>
          <w:t xml:space="preserve"> </w:t>
        </w:r>
      </w:ins>
      <w:del w:id="152" w:author="PDG" w:date="2022-05-22T10:57:00Z">
        <w:r w:rsidRPr="003133FC" w:rsidDel="00D119E7">
          <w:rPr>
            <w:noProof/>
            <w:lang w:val="en-US"/>
          </w:rPr>
          <w:delText xml:space="preserve">already </w:delText>
        </w:r>
      </w:del>
      <w:commentRangeStart w:id="153"/>
      <w:r w:rsidRPr="003133FC">
        <w:rPr>
          <w:noProof/>
          <w:lang w:val="en-US"/>
        </w:rPr>
        <w:t xml:space="preserve">young children </w:t>
      </w:r>
      <w:commentRangeEnd w:id="153"/>
      <w:r w:rsidR="00CA3A5E">
        <w:rPr>
          <w:rStyle w:val="CommentReference"/>
          <w:lang w:val="en-US"/>
        </w:rPr>
        <w:commentReference w:id="153"/>
      </w:r>
      <w:commentRangeStart w:id="154"/>
      <w:r w:rsidRPr="003133FC">
        <w:rPr>
          <w:noProof/>
          <w:lang w:val="en-US"/>
        </w:rPr>
        <w:t xml:space="preserve">are </w:t>
      </w:r>
      <w:ins w:id="155" w:author="PDG" w:date="2022-05-22T10:57:00Z">
        <w:r w:rsidR="00D119E7">
          <w:rPr>
            <w:noProof/>
            <w:lang w:val="en-US"/>
          </w:rPr>
          <w:t xml:space="preserve">already </w:t>
        </w:r>
      </w:ins>
      <w:r w:rsidRPr="003133FC">
        <w:rPr>
          <w:noProof/>
          <w:lang w:val="en-US"/>
        </w:rPr>
        <w:t xml:space="preserve">able </w:t>
      </w:r>
      <w:commentRangeEnd w:id="154"/>
      <w:r w:rsidR="00C63EB1">
        <w:rPr>
          <w:rStyle w:val="CommentReference"/>
          <w:lang w:val="en-US"/>
        </w:rPr>
        <w:commentReference w:id="154"/>
      </w:r>
      <w:r w:rsidRPr="003133FC">
        <w:rPr>
          <w:noProof/>
          <w:lang w:val="en-US"/>
        </w:rPr>
        <w:t xml:space="preserve">to classify other people into occupational status categories using dress and other attributes of physical appearance as cues </w:t>
      </w:r>
      <w:hyperlink r:id="rId92">
        <w:r w:rsidRPr="003133FC">
          <w:rPr>
            <w:noProof/>
            <w:lang w:val="en-US"/>
          </w:rPr>
          <w:t>(Vandebroeck, 2021)</w:t>
        </w:r>
      </w:hyperlink>
      <w:r w:rsidRPr="003133FC">
        <w:rPr>
          <w:noProof/>
          <w:lang w:val="en-US"/>
        </w:rPr>
        <w:t xml:space="preserve">. </w:t>
      </w:r>
      <w:del w:id="156" w:author="PDG" w:date="2022-05-22T10:59:00Z">
        <w:r w:rsidRPr="003133FC" w:rsidDel="006E4421">
          <w:rPr>
            <w:noProof/>
            <w:lang w:val="en-US"/>
          </w:rPr>
          <w:delText>Likewise, a</w:delText>
        </w:r>
      </w:del>
      <w:ins w:id="157" w:author="PDG" w:date="2022-05-22T10:59:00Z">
        <w:r w:rsidR="006E4421">
          <w:rPr>
            <w:noProof/>
            <w:lang w:val="en-US"/>
          </w:rPr>
          <w:t>A</w:t>
        </w:r>
      </w:ins>
      <w:r w:rsidRPr="003133FC">
        <w:rPr>
          <w:noProof/>
          <w:lang w:val="en-US"/>
        </w:rPr>
        <w:t xml:space="preserve"> similar </w:t>
      </w:r>
      <w:del w:id="158" w:author="PDG" w:date="2022-05-22T10:59:00Z">
        <w:r w:rsidRPr="003133FC" w:rsidDel="00B622FD">
          <w:rPr>
            <w:noProof/>
            <w:lang w:val="en-US"/>
          </w:rPr>
          <w:delText xml:space="preserve">type of </w:delText>
        </w:r>
      </w:del>
      <w:r w:rsidRPr="003133FC">
        <w:rPr>
          <w:noProof/>
          <w:lang w:val="en-US"/>
        </w:rPr>
        <w:t xml:space="preserve">process of occupational status recognition and “filtering in” </w:t>
      </w:r>
      <w:commentRangeStart w:id="159"/>
      <w:del w:id="160" w:author="PDG" w:date="2022-05-22T10:59:00Z">
        <w:r w:rsidRPr="003133FC" w:rsidDel="00B7156D">
          <w:rPr>
            <w:noProof/>
            <w:lang w:val="en-US"/>
          </w:rPr>
          <w:delText xml:space="preserve">may very </w:delText>
        </w:r>
      </w:del>
      <w:r w:rsidRPr="003133FC">
        <w:rPr>
          <w:noProof/>
          <w:lang w:val="en-US"/>
        </w:rPr>
        <w:t>likely take</w:t>
      </w:r>
      <w:ins w:id="161" w:author="PDG" w:date="2022-05-22T10:59:00Z">
        <w:r w:rsidR="00A768A1">
          <w:rPr>
            <w:noProof/>
            <w:lang w:val="en-US"/>
          </w:rPr>
          <w:t>s</w:t>
        </w:r>
      </w:ins>
      <w:r w:rsidRPr="003133FC">
        <w:rPr>
          <w:noProof/>
          <w:lang w:val="en-US"/>
        </w:rPr>
        <w:t xml:space="preserve"> </w:t>
      </w:r>
      <w:commentRangeEnd w:id="159"/>
      <w:r w:rsidR="0020625B">
        <w:rPr>
          <w:rStyle w:val="CommentReference"/>
          <w:lang w:val="en-US"/>
        </w:rPr>
        <w:commentReference w:id="159"/>
      </w:r>
      <w:r w:rsidRPr="003133FC">
        <w:rPr>
          <w:noProof/>
          <w:lang w:val="en-US"/>
        </w:rPr>
        <w:t>place in low-information political elections.</w:t>
      </w:r>
    </w:p>
    <w:p w14:paraId="2FE550A3" w14:textId="05416052" w:rsidR="0081434C" w:rsidRPr="003133FC" w:rsidRDefault="008F6A4E" w:rsidP="00FD3AAD">
      <w:pPr>
        <w:spacing w:before="200" w:after="200"/>
        <w:jc w:val="both"/>
        <w:rPr>
          <w:noProof/>
          <w:lang w:val="en-US"/>
        </w:rPr>
      </w:pPr>
      <w:r w:rsidRPr="003133FC">
        <w:rPr>
          <w:noProof/>
          <w:lang w:val="en-US"/>
        </w:rPr>
        <w:t>However, it is widely acknowledged that physical appearance-based status characteristic</w:t>
      </w:r>
      <w:ins w:id="162" w:author="PDG" w:date="2022-05-22T11:01:00Z">
        <w:r w:rsidR="00096DD6">
          <w:rPr>
            <w:noProof/>
            <w:lang w:val="en-US"/>
          </w:rPr>
          <w:t>s</w:t>
        </w:r>
      </w:ins>
      <w:r w:rsidRPr="003133FC">
        <w:rPr>
          <w:noProof/>
          <w:lang w:val="en-US"/>
        </w:rPr>
        <w:t xml:space="preserve"> cannot be examined without taking gender into account </w:t>
      </w:r>
      <w:r w:rsidR="00DC11BA">
        <w:fldChar w:fldCharType="begin"/>
      </w:r>
      <w:r w:rsidR="00DC11BA" w:rsidRPr="00DD1C80">
        <w:rPr>
          <w:lang w:val="en-US"/>
        </w:rPr>
        <w:instrText xml:space="preserve"> HYPERLINK "https://www.zotero.org/google-docs/?DfGyGI" \h </w:instrText>
      </w:r>
      <w:r w:rsidR="00DC11BA">
        <w:fldChar w:fldCharType="separate"/>
      </w:r>
      <w:r w:rsidRPr="003133FC">
        <w:rPr>
          <w:noProof/>
          <w:lang w:val="en-US"/>
        </w:rPr>
        <w:t>(Kuwabara &amp; Thébaud, 2017; Monk et al., 2021; Sarpila et al., 2020</w:t>
      </w:r>
      <w:ins w:id="163" w:author="PDG" w:date="2022-05-22T11:01:00Z">
        <w:r w:rsidR="003B2895">
          <w:rPr>
            <w:noProof/>
            <w:lang w:val="en-US"/>
          </w:rPr>
          <w:t>,</w:t>
        </w:r>
      </w:ins>
      <w:del w:id="164" w:author="PDG" w:date="2022-05-22T11:01:00Z">
        <w:r w:rsidRPr="003133FC" w:rsidDel="003B2895">
          <w:rPr>
            <w:noProof/>
            <w:lang w:val="en-US"/>
          </w:rPr>
          <w:delText>;</w:delText>
        </w:r>
      </w:del>
      <w:r w:rsidRPr="003133FC">
        <w:rPr>
          <w:noProof/>
          <w:lang w:val="en-US"/>
        </w:rPr>
        <w:t xml:space="preserve"> 2021)</w:t>
      </w:r>
      <w:r w:rsidR="00DC11BA">
        <w:rPr>
          <w:noProof/>
          <w:lang w:val="en-US"/>
        </w:rPr>
        <w:fldChar w:fldCharType="end"/>
      </w:r>
      <w:r w:rsidRPr="003133FC">
        <w:rPr>
          <w:noProof/>
          <w:lang w:val="en-US"/>
        </w:rPr>
        <w:t xml:space="preserve">. Again, according to the theory of status beliefs, gender is considered the primary cultural frame </w:t>
      </w:r>
      <w:commentRangeStart w:id="165"/>
      <w:del w:id="166" w:author="PDG" w:date="2022-05-22T11:02:00Z">
        <w:r w:rsidRPr="003133FC" w:rsidDel="00D36134">
          <w:rPr>
            <w:noProof/>
            <w:lang w:val="en-US"/>
          </w:rPr>
          <w:delText>on the basis of which</w:delText>
        </w:r>
      </w:del>
      <w:ins w:id="167" w:author="PDG" w:date="2022-05-22T11:02:00Z">
        <w:r w:rsidR="00D36134">
          <w:rPr>
            <w:noProof/>
            <w:lang w:val="en-US"/>
          </w:rPr>
          <w:t>that</w:t>
        </w:r>
      </w:ins>
      <w:r w:rsidRPr="003133FC">
        <w:rPr>
          <w:noProof/>
          <w:lang w:val="en-US"/>
        </w:rPr>
        <w:t xml:space="preserve"> people </w:t>
      </w:r>
      <w:ins w:id="168" w:author="PDG" w:date="2022-05-22T11:02:00Z">
        <w:r w:rsidR="00D36134">
          <w:rPr>
            <w:noProof/>
            <w:lang w:val="en-US"/>
          </w:rPr>
          <w:t xml:space="preserve">use to </w:t>
        </w:r>
        <w:commentRangeEnd w:id="165"/>
        <w:r w:rsidR="001D68BC">
          <w:rPr>
            <w:rStyle w:val="CommentReference"/>
            <w:lang w:val="en-US"/>
          </w:rPr>
          <w:commentReference w:id="165"/>
        </w:r>
      </w:ins>
      <w:r w:rsidRPr="003133FC">
        <w:rPr>
          <w:noProof/>
          <w:lang w:val="en-US"/>
        </w:rPr>
        <w:t xml:space="preserve">classify each other </w:t>
      </w:r>
      <w:hyperlink r:id="rId93">
        <w:r w:rsidRPr="003133FC">
          <w:rPr>
            <w:noProof/>
            <w:lang w:val="en-US"/>
          </w:rPr>
          <w:t>(Ridgeway, 2011)</w:t>
        </w:r>
      </w:hyperlink>
      <w:r w:rsidRPr="003133FC">
        <w:rPr>
          <w:noProof/>
          <w:lang w:val="en-US"/>
        </w:rPr>
        <w:t xml:space="preserve">. </w:t>
      </w:r>
      <w:del w:id="169" w:author="PDG" w:date="2022-05-22T11:02:00Z">
        <w:r w:rsidRPr="003133FC" w:rsidDel="00A80250">
          <w:rPr>
            <w:noProof/>
            <w:lang w:val="en-US"/>
          </w:rPr>
          <w:delText xml:space="preserve">Already </w:delText>
        </w:r>
      </w:del>
      <w:r w:rsidRPr="003133FC">
        <w:rPr>
          <w:noProof/>
          <w:lang w:val="en-US"/>
        </w:rPr>
        <w:t xml:space="preserve">Goffman (1951) </w:t>
      </w:r>
      <w:ins w:id="170" w:author="PDG" w:date="2022-05-22T11:02:00Z">
        <w:r w:rsidR="00A80250">
          <w:rPr>
            <w:noProof/>
            <w:lang w:val="en-US"/>
          </w:rPr>
          <w:t xml:space="preserve">already </w:t>
        </w:r>
      </w:ins>
      <w:r w:rsidRPr="003133FC">
        <w:rPr>
          <w:noProof/>
          <w:lang w:val="en-US"/>
        </w:rPr>
        <w:t xml:space="preserve">suggested that attractiveness is a gender-specific status symbol, </w:t>
      </w:r>
      <w:del w:id="171" w:author="PDG" w:date="2022-05-22T11:02:00Z">
        <w:r w:rsidRPr="003133FC" w:rsidDel="00E7263B">
          <w:rPr>
            <w:noProof/>
            <w:lang w:val="en-US"/>
          </w:rPr>
          <w:delText xml:space="preserve">the </w:delText>
        </w:r>
      </w:del>
      <w:ins w:id="172" w:author="PDG" w:date="2022-05-22T11:02:00Z">
        <w:r w:rsidR="00E7263B">
          <w:rPr>
            <w:noProof/>
            <w:lang w:val="en-US"/>
          </w:rPr>
          <w:t>whose</w:t>
        </w:r>
        <w:r w:rsidR="00E7263B" w:rsidRPr="003133FC">
          <w:rPr>
            <w:noProof/>
            <w:lang w:val="en-US"/>
          </w:rPr>
          <w:t xml:space="preserve"> </w:t>
        </w:r>
      </w:ins>
      <w:r w:rsidRPr="003133FC">
        <w:rPr>
          <w:noProof/>
          <w:lang w:val="en-US"/>
        </w:rPr>
        <w:t xml:space="preserve">use </w:t>
      </w:r>
      <w:del w:id="173" w:author="PDG" w:date="2022-05-22T11:02:00Z">
        <w:r w:rsidRPr="003133FC" w:rsidDel="00E7263B">
          <w:rPr>
            <w:noProof/>
            <w:lang w:val="en-US"/>
          </w:rPr>
          <w:delText xml:space="preserve">of which </w:delText>
        </w:r>
      </w:del>
      <w:r w:rsidRPr="003133FC">
        <w:rPr>
          <w:noProof/>
          <w:lang w:val="en-US"/>
        </w:rPr>
        <w:t xml:space="preserve">is </w:t>
      </w:r>
      <w:commentRangeStart w:id="174"/>
      <w:del w:id="175" w:author="PDG" w:date="2022-05-23T11:18:00Z">
        <w:r w:rsidRPr="003133FC" w:rsidDel="00DF0846">
          <w:rPr>
            <w:noProof/>
            <w:lang w:val="en-US"/>
          </w:rPr>
          <w:delText xml:space="preserve">however </w:delText>
        </w:r>
      </w:del>
      <w:ins w:id="176" w:author="PDG" w:date="2022-05-23T11:18:00Z">
        <w:r w:rsidR="00DF0846">
          <w:rPr>
            <w:noProof/>
            <w:lang w:val="en-US"/>
          </w:rPr>
          <w:t>nonetheless</w:t>
        </w:r>
        <w:r w:rsidR="00DF0846" w:rsidRPr="003133FC">
          <w:rPr>
            <w:noProof/>
            <w:lang w:val="en-US"/>
          </w:rPr>
          <w:t xml:space="preserve"> </w:t>
        </w:r>
        <w:commentRangeEnd w:id="174"/>
        <w:r w:rsidR="0055119A">
          <w:rPr>
            <w:rStyle w:val="CommentReference"/>
            <w:lang w:val="en-US"/>
          </w:rPr>
          <w:commentReference w:id="174"/>
        </w:r>
      </w:ins>
      <w:r w:rsidRPr="003133FC">
        <w:rPr>
          <w:noProof/>
          <w:lang w:val="en-US"/>
        </w:rPr>
        <w:t xml:space="preserve">limited </w:t>
      </w:r>
      <w:del w:id="177" w:author="PDG" w:date="2022-05-22T11:02:00Z">
        <w:r w:rsidRPr="003133FC" w:rsidDel="00E207D0">
          <w:rPr>
            <w:noProof/>
            <w:lang w:val="en-US"/>
          </w:rPr>
          <w:delText>because of</w:delText>
        </w:r>
      </w:del>
      <w:ins w:id="178" w:author="PDG" w:date="2022-05-22T11:02:00Z">
        <w:r w:rsidR="00E207D0">
          <w:rPr>
            <w:noProof/>
            <w:lang w:val="en-US"/>
          </w:rPr>
          <w:t>by</w:t>
        </w:r>
      </w:ins>
      <w:r w:rsidRPr="003133FC">
        <w:rPr>
          <w:noProof/>
          <w:lang w:val="en-US"/>
        </w:rPr>
        <w:t xml:space="preserve"> moral restrictions. More recent empirical </w:t>
      </w:r>
      <w:r w:rsidRPr="003133FC">
        <w:rPr>
          <w:noProof/>
          <w:lang w:val="en-US"/>
        </w:rPr>
        <w:lastRenderedPageBreak/>
        <w:t xml:space="preserve">research has </w:t>
      </w:r>
      <w:del w:id="179" w:author="PDG" w:date="2022-05-22T11:03:00Z">
        <w:r w:rsidRPr="003133FC" w:rsidDel="00D07014">
          <w:rPr>
            <w:noProof/>
            <w:lang w:val="en-US"/>
          </w:rPr>
          <w:delText xml:space="preserve">indeed </w:delText>
        </w:r>
      </w:del>
      <w:r w:rsidRPr="003133FC">
        <w:rPr>
          <w:noProof/>
          <w:lang w:val="en-US"/>
        </w:rPr>
        <w:t>shown that physical attractiveness intersects with gender</w:t>
      </w:r>
      <w:ins w:id="180" w:author="PDG" w:date="2022-05-22T11:03:00Z">
        <w:r w:rsidR="00742236">
          <w:rPr>
            <w:noProof/>
            <w:lang w:val="en-US"/>
          </w:rPr>
          <w:t>,</w:t>
        </w:r>
      </w:ins>
      <w:r w:rsidRPr="003133FC">
        <w:rPr>
          <w:noProof/>
          <w:lang w:val="en-US"/>
        </w:rPr>
        <w:t xml:space="preserve"> producing unfavorable outcomes for women </w:t>
      </w:r>
      <w:hyperlink r:id="rId94">
        <w:r w:rsidRPr="003133FC">
          <w:rPr>
            <w:noProof/>
            <w:lang w:val="en-US"/>
          </w:rPr>
          <w:t>(Frevert &amp; Walker, 2014; Heilman &amp; Eagly, 2008; Kuwabara &amp; Thébaud, 2017)</w:t>
        </w:r>
      </w:hyperlink>
      <w:r w:rsidRPr="003133FC">
        <w:rPr>
          <w:noProof/>
          <w:lang w:val="en-US"/>
        </w:rPr>
        <w:t xml:space="preserve">. More specifically, a recent review </w:t>
      </w:r>
      <w:del w:id="181" w:author="PDG" w:date="2022-05-22T11:03:00Z">
        <w:r w:rsidRPr="003133FC" w:rsidDel="005E2477">
          <w:rPr>
            <w:noProof/>
            <w:lang w:val="en-US"/>
          </w:rPr>
          <w:delText xml:space="preserve">on </w:delText>
        </w:r>
      </w:del>
      <w:ins w:id="182" w:author="PDG" w:date="2022-05-22T11:03:00Z">
        <w:r w:rsidR="005E2477">
          <w:rPr>
            <w:noProof/>
            <w:lang w:val="en-US"/>
          </w:rPr>
          <w:t>of</w:t>
        </w:r>
        <w:r w:rsidR="005E2477" w:rsidRPr="003133FC">
          <w:rPr>
            <w:noProof/>
            <w:lang w:val="en-US"/>
          </w:rPr>
          <w:t xml:space="preserve"> </w:t>
        </w:r>
        <w:r w:rsidR="00FB4E05">
          <w:rPr>
            <w:noProof/>
            <w:lang w:val="en-US"/>
          </w:rPr>
          <w:t xml:space="preserve">the </w:t>
        </w:r>
      </w:ins>
      <w:r w:rsidRPr="003133FC">
        <w:rPr>
          <w:noProof/>
          <w:lang w:val="en-US"/>
        </w:rPr>
        <w:t xml:space="preserve">socio-economic outcomes of physical attractiveness </w:t>
      </w:r>
      <w:commentRangeStart w:id="183"/>
      <w:del w:id="184" w:author="PDG" w:date="2022-05-22T11:03:00Z">
        <w:r w:rsidRPr="003133FC" w:rsidDel="006D196F">
          <w:rPr>
            <w:noProof/>
            <w:lang w:val="en-US"/>
          </w:rPr>
          <w:delText xml:space="preserve">shows </w:delText>
        </w:r>
      </w:del>
      <w:ins w:id="185" w:author="PDG" w:date="2022-05-22T11:03:00Z">
        <w:r w:rsidR="006D196F">
          <w:rPr>
            <w:noProof/>
            <w:lang w:val="en-US"/>
          </w:rPr>
          <w:t>indicates</w:t>
        </w:r>
        <w:r w:rsidR="006D196F" w:rsidRPr="003133FC">
          <w:rPr>
            <w:noProof/>
            <w:lang w:val="en-US"/>
          </w:rPr>
          <w:t xml:space="preserve"> </w:t>
        </w:r>
        <w:commentRangeEnd w:id="183"/>
        <w:r w:rsidR="006D196F">
          <w:rPr>
            <w:rStyle w:val="CommentReference"/>
            <w:lang w:val="en-US"/>
          </w:rPr>
          <w:commentReference w:id="183"/>
        </w:r>
      </w:ins>
      <w:r w:rsidRPr="003133FC">
        <w:rPr>
          <w:noProof/>
          <w:lang w:val="en-US"/>
        </w:rPr>
        <w:t xml:space="preserve">that </w:t>
      </w:r>
      <w:del w:id="186" w:author="PDG" w:date="2022-05-22T11:03:00Z">
        <w:r w:rsidRPr="003133FC" w:rsidDel="0095675C">
          <w:rPr>
            <w:noProof/>
            <w:lang w:val="en-US"/>
          </w:rPr>
          <w:delText xml:space="preserve">whereas </w:delText>
        </w:r>
      </w:del>
      <w:ins w:id="187" w:author="PDG" w:date="2022-05-22T11:03:00Z">
        <w:r w:rsidR="0095675C">
          <w:rPr>
            <w:noProof/>
            <w:lang w:val="en-US"/>
          </w:rPr>
          <w:t>although</w:t>
        </w:r>
        <w:r w:rsidR="0095675C" w:rsidRPr="003133FC">
          <w:rPr>
            <w:noProof/>
            <w:lang w:val="en-US"/>
          </w:rPr>
          <w:t xml:space="preserve"> </w:t>
        </w:r>
      </w:ins>
      <w:r w:rsidRPr="003133FC">
        <w:rPr>
          <w:noProof/>
          <w:lang w:val="en-US"/>
        </w:rPr>
        <w:t xml:space="preserve">men and women are equally likely to </w:t>
      </w:r>
      <w:del w:id="188" w:author="PDG" w:date="2022-05-22T11:04:00Z">
        <w:r w:rsidRPr="003133FC" w:rsidDel="006225DC">
          <w:rPr>
            <w:noProof/>
            <w:lang w:val="en-US"/>
          </w:rPr>
          <w:delText xml:space="preserve">get </w:delText>
        </w:r>
      </w:del>
      <w:ins w:id="189" w:author="PDG" w:date="2022-05-22T11:04:00Z">
        <w:r w:rsidR="006225DC">
          <w:rPr>
            <w:noProof/>
            <w:lang w:val="en-US"/>
          </w:rPr>
          <w:t>be</w:t>
        </w:r>
        <w:r w:rsidR="006225DC" w:rsidRPr="003133FC">
          <w:rPr>
            <w:noProof/>
            <w:lang w:val="en-US"/>
          </w:rPr>
          <w:t xml:space="preserve"> </w:t>
        </w:r>
      </w:ins>
      <w:r w:rsidRPr="003133FC">
        <w:rPr>
          <w:noProof/>
          <w:lang w:val="en-US"/>
        </w:rPr>
        <w:t xml:space="preserve">rewarded </w:t>
      </w:r>
      <w:del w:id="190" w:author="PDG" w:date="2022-05-22T11:04:00Z">
        <w:r w:rsidRPr="003133FC" w:rsidDel="00265036">
          <w:rPr>
            <w:noProof/>
            <w:lang w:val="en-US"/>
          </w:rPr>
          <w:delText xml:space="preserve">from </w:delText>
        </w:r>
      </w:del>
      <w:ins w:id="191" w:author="PDG" w:date="2022-05-22T11:04:00Z">
        <w:r w:rsidR="00265036">
          <w:rPr>
            <w:noProof/>
            <w:lang w:val="en-US"/>
          </w:rPr>
          <w:t>for</w:t>
        </w:r>
        <w:r w:rsidR="00265036" w:rsidRPr="003133FC">
          <w:rPr>
            <w:noProof/>
            <w:lang w:val="en-US"/>
          </w:rPr>
          <w:t xml:space="preserve"> </w:t>
        </w:r>
      </w:ins>
      <w:r w:rsidRPr="003133FC">
        <w:rPr>
          <w:noProof/>
          <w:lang w:val="en-US"/>
        </w:rPr>
        <w:t xml:space="preserve">their physical attractiveness, women are more likely to </w:t>
      </w:r>
      <w:del w:id="192" w:author="PDG" w:date="2022-05-22T11:04:00Z">
        <w:r w:rsidRPr="003133FC" w:rsidDel="009D6C73">
          <w:rPr>
            <w:noProof/>
            <w:lang w:val="en-US"/>
          </w:rPr>
          <w:delText xml:space="preserve">get </w:delText>
        </w:r>
      </w:del>
      <w:ins w:id="193" w:author="PDG" w:date="2022-05-22T11:04:00Z">
        <w:r w:rsidR="009D6C73">
          <w:rPr>
            <w:noProof/>
            <w:lang w:val="en-US"/>
          </w:rPr>
          <w:t>be</w:t>
        </w:r>
        <w:r w:rsidR="009D6C73" w:rsidRPr="003133FC">
          <w:rPr>
            <w:noProof/>
            <w:lang w:val="en-US"/>
          </w:rPr>
          <w:t xml:space="preserve"> </w:t>
        </w:r>
      </w:ins>
      <w:r w:rsidRPr="003133FC">
        <w:rPr>
          <w:noProof/>
          <w:lang w:val="en-US"/>
        </w:rPr>
        <w:t xml:space="preserve">penalized because of how they look </w:t>
      </w:r>
      <w:hyperlink r:id="rId95">
        <w:r w:rsidRPr="003133FC">
          <w:rPr>
            <w:noProof/>
            <w:lang w:val="en-US"/>
          </w:rPr>
          <w:t>(Pajunen et al., 2021)</w:t>
        </w:r>
      </w:hyperlink>
      <w:r w:rsidRPr="003133FC">
        <w:rPr>
          <w:noProof/>
          <w:lang w:val="en-US"/>
        </w:rPr>
        <w:t xml:space="preserve">. Furthermore, studies on double standards </w:t>
      </w:r>
      <w:ins w:id="194" w:author="PDG" w:date="2022-05-22T11:05:00Z">
        <w:r w:rsidR="008A7EF4">
          <w:rPr>
            <w:noProof/>
            <w:lang w:val="en-US"/>
          </w:rPr>
          <w:t xml:space="preserve">have </w:t>
        </w:r>
      </w:ins>
      <w:r w:rsidRPr="003133FC">
        <w:rPr>
          <w:noProof/>
          <w:lang w:val="en-US"/>
        </w:rPr>
        <w:t xml:space="preserve">suggested that social rules in terms of </w:t>
      </w:r>
      <w:commentRangeStart w:id="195"/>
      <w:r w:rsidRPr="003133FC">
        <w:rPr>
          <w:noProof/>
          <w:lang w:val="en-US"/>
        </w:rPr>
        <w:t xml:space="preserve">taking </w:t>
      </w:r>
      <w:del w:id="196" w:author="PDG" w:date="2022-05-23T13:07:00Z">
        <w:r w:rsidRPr="003133FC" w:rsidDel="008312D5">
          <w:rPr>
            <w:noProof/>
            <w:lang w:val="en-US"/>
          </w:rPr>
          <w:delText xml:space="preserve">and getting </w:delText>
        </w:r>
      </w:del>
      <w:r w:rsidRPr="003133FC">
        <w:rPr>
          <w:noProof/>
          <w:lang w:val="en-US"/>
        </w:rPr>
        <w:t xml:space="preserve">advantage of </w:t>
      </w:r>
      <w:ins w:id="197" w:author="PDG" w:date="2022-05-23T13:07:00Z">
        <w:r w:rsidR="008312D5">
          <w:rPr>
            <w:noProof/>
            <w:lang w:val="en-US"/>
          </w:rPr>
          <w:t xml:space="preserve">and benefitting from </w:t>
        </w:r>
        <w:commentRangeEnd w:id="195"/>
        <w:r w:rsidR="008312D5">
          <w:rPr>
            <w:rStyle w:val="CommentReference"/>
            <w:lang w:val="en-US"/>
          </w:rPr>
          <w:commentReference w:id="195"/>
        </w:r>
      </w:ins>
      <w:r w:rsidRPr="003133FC">
        <w:rPr>
          <w:noProof/>
          <w:lang w:val="en-US"/>
        </w:rPr>
        <w:t xml:space="preserve">one’s physical appearance are different for </w:t>
      </w:r>
      <w:del w:id="198" w:author="PDG" w:date="2022-05-22T11:05:00Z">
        <w:r w:rsidRPr="003133FC" w:rsidDel="002C18A8">
          <w:rPr>
            <w:noProof/>
            <w:lang w:val="en-US"/>
          </w:rPr>
          <w:delText>wo</w:delText>
        </w:r>
      </w:del>
      <w:r w:rsidRPr="003133FC">
        <w:rPr>
          <w:noProof/>
          <w:lang w:val="en-US"/>
        </w:rPr>
        <w:t xml:space="preserve">men and women; women are expected to attend to their physical appearance but </w:t>
      </w:r>
      <w:ins w:id="199" w:author="PDG" w:date="2022-05-23T11:19:00Z">
        <w:r w:rsidR="0055119A">
          <w:rPr>
            <w:noProof/>
            <w:lang w:val="en-US"/>
          </w:rPr>
          <w:t xml:space="preserve">are </w:t>
        </w:r>
      </w:ins>
      <w:r w:rsidRPr="003133FC">
        <w:rPr>
          <w:noProof/>
          <w:lang w:val="en-US"/>
        </w:rPr>
        <w:t xml:space="preserve">more likely to </w:t>
      </w:r>
      <w:ins w:id="200" w:author="PDG" w:date="2022-05-22T11:05:00Z">
        <w:r w:rsidR="00146761">
          <w:rPr>
            <w:noProof/>
            <w:lang w:val="en-US"/>
          </w:rPr>
          <w:t xml:space="preserve">be </w:t>
        </w:r>
      </w:ins>
      <w:r w:rsidRPr="003133FC">
        <w:rPr>
          <w:noProof/>
          <w:lang w:val="en-US"/>
        </w:rPr>
        <w:t xml:space="preserve">disapproved of if they try to </w:t>
      </w:r>
      <w:del w:id="201" w:author="PDG" w:date="2022-05-22T11:05:00Z">
        <w:r w:rsidRPr="003133FC" w:rsidDel="00D366D5">
          <w:rPr>
            <w:noProof/>
            <w:lang w:val="en-US"/>
          </w:rPr>
          <w:delText xml:space="preserve">take </w:delText>
        </w:r>
      </w:del>
      <w:ins w:id="202" w:author="PDG" w:date="2022-05-22T11:05:00Z">
        <w:r w:rsidR="00D366D5">
          <w:rPr>
            <w:noProof/>
            <w:lang w:val="en-US"/>
          </w:rPr>
          <w:t>gain</w:t>
        </w:r>
        <w:r w:rsidR="00D366D5" w:rsidRPr="003133FC">
          <w:rPr>
            <w:noProof/>
            <w:lang w:val="en-US"/>
          </w:rPr>
          <w:t xml:space="preserve"> </w:t>
        </w:r>
      </w:ins>
      <w:r w:rsidRPr="003133FC">
        <w:rPr>
          <w:noProof/>
          <w:lang w:val="en-US"/>
        </w:rPr>
        <w:t xml:space="preserve">an economic advantage than men engaging </w:t>
      </w:r>
      <w:commentRangeStart w:id="203"/>
      <w:ins w:id="204" w:author="PDG" w:date="2022-05-22T11:05:00Z">
        <w:r w:rsidR="00060ACC">
          <w:rPr>
            <w:noProof/>
            <w:lang w:val="en-US"/>
          </w:rPr>
          <w:t xml:space="preserve">in </w:t>
        </w:r>
        <w:commentRangeEnd w:id="203"/>
        <w:r w:rsidR="00060ACC">
          <w:rPr>
            <w:rStyle w:val="CommentReference"/>
            <w:lang w:val="en-US"/>
          </w:rPr>
          <w:commentReference w:id="203"/>
        </w:r>
      </w:ins>
      <w:r w:rsidRPr="003133FC">
        <w:rPr>
          <w:noProof/>
          <w:lang w:val="en-US"/>
        </w:rPr>
        <w:t xml:space="preserve">the same behavior </w:t>
      </w:r>
      <w:hyperlink r:id="rId96">
        <w:r w:rsidRPr="003133FC">
          <w:rPr>
            <w:noProof/>
            <w:lang w:val="en-US"/>
          </w:rPr>
          <w:t>(Kukkonen et al., 2018; Sarpila et al., 2020)</w:t>
        </w:r>
      </w:hyperlink>
      <w:r w:rsidRPr="003133FC">
        <w:rPr>
          <w:noProof/>
          <w:lang w:val="en-US"/>
        </w:rPr>
        <w:t>. In sum, we expect that occupational looks as a status characteristic interact</w:t>
      </w:r>
      <w:del w:id="205" w:author="PDG" w:date="2022-05-23T13:39:00Z">
        <w:r w:rsidRPr="003133FC" w:rsidDel="00A60B90">
          <w:rPr>
            <w:noProof/>
            <w:lang w:val="en-US"/>
          </w:rPr>
          <w:delText>s</w:delText>
        </w:r>
      </w:del>
      <w:r w:rsidRPr="003133FC">
        <w:rPr>
          <w:noProof/>
          <w:lang w:val="en-US"/>
        </w:rPr>
        <w:t xml:space="preserve"> with gender in political context</w:t>
      </w:r>
      <w:ins w:id="206" w:author="PDG" w:date="2022-05-22T11:06:00Z">
        <w:r w:rsidR="003374D7">
          <w:rPr>
            <w:noProof/>
            <w:lang w:val="en-US"/>
          </w:rPr>
          <w:t>s</w:t>
        </w:r>
      </w:ins>
      <w:r w:rsidRPr="003133FC">
        <w:rPr>
          <w:noProof/>
          <w:lang w:val="en-US"/>
        </w:rPr>
        <w:t xml:space="preserve"> as well (see Figure 1).</w:t>
      </w:r>
    </w:p>
    <w:p w14:paraId="0B534167" w14:textId="77777777" w:rsidR="0081434C" w:rsidRPr="003133FC" w:rsidRDefault="008F6A4E" w:rsidP="00FD3AAD">
      <w:pPr>
        <w:pStyle w:val="Subtitle"/>
        <w:spacing w:before="200" w:after="200"/>
        <w:jc w:val="both"/>
        <w:rPr>
          <w:noProof/>
          <w:lang w:val="en-US"/>
        </w:rPr>
      </w:pPr>
      <w:bookmarkStart w:id="207" w:name="_ko5vpsxpjt80" w:colFirst="0" w:colLast="0"/>
      <w:bookmarkEnd w:id="207"/>
      <w:r w:rsidRPr="003133FC">
        <w:rPr>
          <w:noProof/>
          <w:lang w:val="en-US"/>
        </w:rPr>
        <w:t>Empirical Analyses and Results</w:t>
      </w:r>
    </w:p>
    <w:p w14:paraId="1400CB23" w14:textId="77777777" w:rsidR="0081434C" w:rsidRPr="003133FC" w:rsidRDefault="008F6A4E" w:rsidP="00FD3AAD">
      <w:pPr>
        <w:pStyle w:val="Heading3"/>
        <w:spacing w:before="200" w:after="200"/>
        <w:jc w:val="both"/>
        <w:rPr>
          <w:noProof/>
          <w:lang w:val="en-US"/>
        </w:rPr>
      </w:pPr>
      <w:bookmarkStart w:id="208" w:name="_koo45tdgsvg0" w:colFirst="0" w:colLast="0"/>
      <w:bookmarkEnd w:id="208"/>
      <w:r w:rsidRPr="003133FC">
        <w:rPr>
          <w:noProof/>
          <w:lang w:val="en-US"/>
        </w:rPr>
        <w:t>Case and Data</w:t>
      </w:r>
    </w:p>
    <w:p w14:paraId="7D7DB276" w14:textId="3F46E9C3" w:rsidR="0081434C" w:rsidRPr="003133FC" w:rsidRDefault="008F6A4E" w:rsidP="00FD3AAD">
      <w:pPr>
        <w:spacing w:before="200" w:after="200"/>
        <w:jc w:val="both"/>
        <w:rPr>
          <w:noProof/>
          <w:lang w:val="en-US"/>
        </w:rPr>
      </w:pPr>
      <w:r w:rsidRPr="003133FC">
        <w:rPr>
          <w:noProof/>
          <w:lang w:val="en-US"/>
        </w:rPr>
        <w:t xml:space="preserve">In Finland, </w:t>
      </w:r>
      <w:r w:rsidR="00763D14">
        <w:rPr>
          <w:noProof/>
          <w:lang w:val="en-US"/>
        </w:rPr>
        <w:t>m</w:t>
      </w:r>
      <w:r w:rsidRPr="003133FC">
        <w:rPr>
          <w:noProof/>
          <w:lang w:val="en-US"/>
        </w:rPr>
        <w:t xml:space="preserve">unicipal </w:t>
      </w:r>
      <w:r w:rsidR="00763D14">
        <w:rPr>
          <w:noProof/>
          <w:lang w:val="en-US"/>
        </w:rPr>
        <w:t>e</w:t>
      </w:r>
      <w:r w:rsidRPr="003133FC">
        <w:rPr>
          <w:noProof/>
          <w:lang w:val="en-US"/>
        </w:rPr>
        <w:t xml:space="preserve">lections are held every four years to elect </w:t>
      </w:r>
      <w:r w:rsidR="00B55870">
        <w:rPr>
          <w:noProof/>
          <w:lang w:val="en-US"/>
        </w:rPr>
        <w:t xml:space="preserve">municipal </w:t>
      </w:r>
      <w:r w:rsidRPr="003133FC">
        <w:rPr>
          <w:noProof/>
          <w:lang w:val="en-US"/>
        </w:rPr>
        <w:t>councilors. There are 293 municipalities in continental Finland and 16 in the Province of Åland (an autonomous archipelago region).</w:t>
      </w:r>
      <w:r w:rsidRPr="003133FC">
        <w:rPr>
          <w:noProof/>
          <w:vertAlign w:val="superscript"/>
          <w:lang w:val="en-US"/>
        </w:rPr>
        <w:footnoteReference w:id="7"/>
      </w:r>
      <w:r w:rsidRPr="003133FC">
        <w:rPr>
          <w:noProof/>
          <w:lang w:val="en-US"/>
        </w:rPr>
        <w:t xml:space="preserve"> The number of councilors is determined by the local council itself, but a minimum </w:t>
      </w:r>
      <w:r w:rsidR="00C06B4A">
        <w:rPr>
          <w:noProof/>
          <w:lang w:val="en-US"/>
        </w:rPr>
        <w:t>is set</w:t>
      </w:r>
      <w:r w:rsidRPr="003133FC">
        <w:rPr>
          <w:noProof/>
          <w:lang w:val="en-US"/>
        </w:rPr>
        <w:t xml:space="preserve"> in each municipality </w:t>
      </w:r>
      <w:r w:rsidR="007B7608">
        <w:rPr>
          <w:noProof/>
          <w:lang w:val="en-US"/>
        </w:rPr>
        <w:t>based on</w:t>
      </w:r>
      <w:r w:rsidRPr="003133FC">
        <w:rPr>
          <w:noProof/>
          <w:lang w:val="en-US"/>
        </w:rPr>
        <w:t xml:space="preserve"> municipal population size. </w:t>
      </w:r>
      <w:r w:rsidR="007602EA">
        <w:rPr>
          <w:noProof/>
          <w:lang w:val="en-US"/>
        </w:rPr>
        <w:t>Finnish</w:t>
      </w:r>
      <w:r w:rsidR="007602EA" w:rsidRPr="003133FC">
        <w:rPr>
          <w:noProof/>
          <w:lang w:val="en-US"/>
        </w:rPr>
        <w:t xml:space="preserve"> </w:t>
      </w:r>
      <w:r w:rsidR="007602EA">
        <w:rPr>
          <w:noProof/>
          <w:lang w:val="en-US"/>
        </w:rPr>
        <w:t>m</w:t>
      </w:r>
      <w:r w:rsidRPr="003133FC">
        <w:rPr>
          <w:noProof/>
          <w:lang w:val="en-US"/>
        </w:rPr>
        <w:t>unicipal</w:t>
      </w:r>
      <w:r w:rsidR="00952D0B">
        <w:rPr>
          <w:noProof/>
          <w:lang w:val="en-US"/>
        </w:rPr>
        <w:t xml:space="preserve"> e</w:t>
      </w:r>
      <w:r w:rsidRPr="003133FC">
        <w:rPr>
          <w:noProof/>
          <w:lang w:val="en-US"/>
        </w:rPr>
        <w:t>lections use the D</w:t>
      </w:r>
      <w:r w:rsidR="000B74BF">
        <w:rPr>
          <w:noProof/>
          <w:lang w:val="en-US"/>
        </w:rPr>
        <w:t>’</w:t>
      </w:r>
      <w:r w:rsidRPr="003133FC">
        <w:rPr>
          <w:noProof/>
          <w:lang w:val="en-US"/>
        </w:rPr>
        <w:t xml:space="preserve">Hondt electoral system, </w:t>
      </w:r>
      <w:r w:rsidR="005847DB">
        <w:rPr>
          <w:noProof/>
          <w:lang w:val="en-US"/>
        </w:rPr>
        <w:t xml:space="preserve">in which </w:t>
      </w:r>
      <w:r w:rsidRPr="003133FC">
        <w:rPr>
          <w:noProof/>
          <w:lang w:val="en-US"/>
        </w:rPr>
        <w:t>citizens vote for candidates run</w:t>
      </w:r>
      <w:r w:rsidR="00132D5C">
        <w:rPr>
          <w:noProof/>
          <w:lang w:val="en-US"/>
        </w:rPr>
        <w:t>ning</w:t>
      </w:r>
      <w:r w:rsidRPr="003133FC">
        <w:rPr>
          <w:noProof/>
          <w:lang w:val="en-US"/>
        </w:rPr>
        <w:t xml:space="preserve"> </w:t>
      </w:r>
      <w:r w:rsidR="00D5114C">
        <w:rPr>
          <w:noProof/>
          <w:lang w:val="en-US"/>
        </w:rPr>
        <w:t xml:space="preserve">on </w:t>
      </w:r>
      <w:r w:rsidRPr="003133FC">
        <w:rPr>
          <w:noProof/>
          <w:lang w:val="en-US"/>
        </w:rPr>
        <w:t xml:space="preserve">party lists. </w:t>
      </w:r>
      <w:r w:rsidR="000716B2">
        <w:rPr>
          <w:noProof/>
          <w:lang w:val="en-US"/>
        </w:rPr>
        <w:t xml:space="preserve">The </w:t>
      </w:r>
      <w:r w:rsidRPr="003133FC">
        <w:rPr>
          <w:noProof/>
          <w:lang w:val="en-US"/>
        </w:rPr>
        <w:t xml:space="preserve">candidates are </w:t>
      </w:r>
      <w:r w:rsidR="000716B2">
        <w:rPr>
          <w:noProof/>
          <w:lang w:val="en-US"/>
        </w:rPr>
        <w:t xml:space="preserve">then </w:t>
      </w:r>
      <w:r w:rsidRPr="003133FC">
        <w:rPr>
          <w:noProof/>
          <w:lang w:val="en-US"/>
        </w:rPr>
        <w:t xml:space="preserve">ranked according to the votes </w:t>
      </w:r>
      <w:r w:rsidR="00E2443F">
        <w:rPr>
          <w:noProof/>
          <w:lang w:val="en-US"/>
        </w:rPr>
        <w:t xml:space="preserve">they </w:t>
      </w:r>
      <w:r w:rsidRPr="003133FC">
        <w:rPr>
          <w:noProof/>
          <w:lang w:val="en-US"/>
        </w:rPr>
        <w:t xml:space="preserve">receive. </w:t>
      </w:r>
      <w:r w:rsidR="006A6DE8">
        <w:rPr>
          <w:noProof/>
          <w:lang w:val="en-US"/>
        </w:rPr>
        <w:t>Seats</w:t>
      </w:r>
      <w:r w:rsidR="006A6DE8" w:rsidRPr="003133FC">
        <w:rPr>
          <w:noProof/>
          <w:lang w:val="en-US"/>
        </w:rPr>
        <w:t xml:space="preserve"> </w:t>
      </w:r>
      <w:r w:rsidRPr="003133FC">
        <w:rPr>
          <w:noProof/>
          <w:lang w:val="en-US"/>
        </w:rPr>
        <w:t xml:space="preserve">are then filled in proportion to the total votes </w:t>
      </w:r>
      <w:r w:rsidR="00205301">
        <w:rPr>
          <w:noProof/>
          <w:lang w:val="en-US"/>
        </w:rPr>
        <w:t xml:space="preserve">received by </w:t>
      </w:r>
      <w:r w:rsidRPr="003133FC">
        <w:rPr>
          <w:noProof/>
          <w:lang w:val="en-US"/>
        </w:rPr>
        <w:t>each list. In Finland, municipalities provide basic public services such as daycare, health</w:t>
      </w:r>
      <w:r w:rsidR="004B41A1">
        <w:rPr>
          <w:noProof/>
          <w:lang w:val="en-US"/>
        </w:rPr>
        <w:t xml:space="preserve"> care</w:t>
      </w:r>
      <w:r w:rsidRPr="003133FC">
        <w:rPr>
          <w:noProof/>
          <w:lang w:val="en-US"/>
        </w:rPr>
        <w:t xml:space="preserve">, education, </w:t>
      </w:r>
      <w:r w:rsidR="00911456">
        <w:rPr>
          <w:noProof/>
          <w:lang w:val="en-US"/>
        </w:rPr>
        <w:t xml:space="preserve">and </w:t>
      </w:r>
      <w:r w:rsidRPr="003133FC">
        <w:rPr>
          <w:noProof/>
          <w:lang w:val="en-US"/>
        </w:rPr>
        <w:t xml:space="preserve">water and waste management, </w:t>
      </w:r>
      <w:r w:rsidR="009A006F" w:rsidRPr="00876361">
        <w:rPr>
          <w:i/>
          <w:iCs/>
          <w:noProof/>
          <w:lang w:val="en-US"/>
        </w:rPr>
        <w:t>inter alia</w:t>
      </w:r>
      <w:r w:rsidRPr="003133FC">
        <w:rPr>
          <w:noProof/>
          <w:lang w:val="en-US"/>
        </w:rPr>
        <w:t xml:space="preserve">. </w:t>
      </w:r>
    </w:p>
    <w:p w14:paraId="5A345446" w14:textId="15C1F06A" w:rsidR="0081434C" w:rsidRPr="003133FC" w:rsidRDefault="008F6A4E" w:rsidP="00FD3AAD">
      <w:pPr>
        <w:spacing w:before="200" w:after="200"/>
        <w:jc w:val="both"/>
        <w:rPr>
          <w:noProof/>
          <w:lang w:val="en-US"/>
        </w:rPr>
      </w:pPr>
      <w:r w:rsidRPr="003133FC">
        <w:rPr>
          <w:noProof/>
          <w:lang w:val="en-US"/>
        </w:rPr>
        <w:t xml:space="preserve">Finland </w:t>
      </w:r>
      <w:r w:rsidR="00DC7655">
        <w:rPr>
          <w:noProof/>
          <w:lang w:val="en-US"/>
        </w:rPr>
        <w:t>is a</w:t>
      </w:r>
      <w:r w:rsidRPr="003133FC">
        <w:rPr>
          <w:noProof/>
          <w:lang w:val="en-US"/>
        </w:rPr>
        <w:t xml:space="preserve"> very suitable</w:t>
      </w:r>
      <w:r w:rsidR="00DC7655">
        <w:rPr>
          <w:noProof/>
          <w:lang w:val="en-US"/>
        </w:rPr>
        <w:t xml:space="preserve"> case</w:t>
      </w:r>
      <w:r w:rsidRPr="003133FC">
        <w:rPr>
          <w:noProof/>
          <w:lang w:val="en-US"/>
        </w:rPr>
        <w:t xml:space="preserve"> to study the effect of physical appearance on turnout. First, Finnish </w:t>
      </w:r>
      <w:r w:rsidR="00250264">
        <w:rPr>
          <w:noProof/>
          <w:lang w:val="en-US"/>
        </w:rPr>
        <w:t>m</w:t>
      </w:r>
      <w:r w:rsidRPr="003133FC">
        <w:rPr>
          <w:noProof/>
          <w:lang w:val="en-US"/>
        </w:rPr>
        <w:t xml:space="preserve">unicipal </w:t>
      </w:r>
      <w:r w:rsidR="00250264">
        <w:rPr>
          <w:noProof/>
          <w:lang w:val="en-US"/>
        </w:rPr>
        <w:t>e</w:t>
      </w:r>
      <w:r w:rsidRPr="003133FC">
        <w:rPr>
          <w:noProof/>
          <w:lang w:val="en-US"/>
        </w:rPr>
        <w:t xml:space="preserve">lections are low-information elections, </w:t>
      </w:r>
      <w:r w:rsidR="00250264">
        <w:rPr>
          <w:noProof/>
          <w:lang w:val="en-US"/>
        </w:rPr>
        <w:t>that is</w:t>
      </w:r>
      <w:r w:rsidRPr="003133FC">
        <w:rPr>
          <w:noProof/>
          <w:lang w:val="en-US"/>
        </w:rPr>
        <w:t xml:space="preserve">, they do not attract </w:t>
      </w:r>
      <w:r w:rsidR="005E132A">
        <w:rPr>
          <w:noProof/>
          <w:lang w:val="en-US"/>
        </w:rPr>
        <w:t>broad</w:t>
      </w:r>
      <w:r w:rsidR="005E132A" w:rsidRPr="003133FC">
        <w:rPr>
          <w:noProof/>
          <w:lang w:val="en-US"/>
        </w:rPr>
        <w:t xml:space="preserve"> </w:t>
      </w:r>
      <w:r w:rsidRPr="003133FC">
        <w:rPr>
          <w:noProof/>
          <w:lang w:val="en-US"/>
        </w:rPr>
        <w:t xml:space="preserve">media coverage </w:t>
      </w:r>
      <w:hyperlink r:id="rId97">
        <w:r w:rsidRPr="003133FC">
          <w:rPr>
            <w:noProof/>
            <w:lang w:val="en-US"/>
          </w:rPr>
          <w:t>(Berggren et al., 2017, p. 80)</w:t>
        </w:r>
      </w:hyperlink>
      <w:r w:rsidRPr="003133FC">
        <w:rPr>
          <w:noProof/>
          <w:lang w:val="en-US"/>
        </w:rPr>
        <w:t xml:space="preserve">. Second, as </w:t>
      </w:r>
      <w:hyperlink r:id="rId98">
        <w:r w:rsidRPr="003133FC">
          <w:rPr>
            <w:noProof/>
            <w:lang w:val="en-US"/>
          </w:rPr>
          <w:t>Berggren et al. (2017, p. 83)</w:t>
        </w:r>
      </w:hyperlink>
      <w:r w:rsidRPr="003133FC">
        <w:rPr>
          <w:noProof/>
          <w:lang w:val="en-US"/>
        </w:rPr>
        <w:t xml:space="preserve"> explain, political “[a]dvertising is mainly restricted to posters and newspaper ads; hardly any candidates run individual campaigns on television or radio.” Thus, most voters </w:t>
      </w:r>
      <w:r w:rsidR="00E471C1">
        <w:rPr>
          <w:noProof/>
          <w:lang w:val="en-US"/>
        </w:rPr>
        <w:t>are</w:t>
      </w:r>
      <w:r w:rsidR="00E471C1" w:rsidRPr="003133FC">
        <w:rPr>
          <w:noProof/>
          <w:lang w:val="en-US"/>
        </w:rPr>
        <w:t xml:space="preserve"> </w:t>
      </w:r>
      <w:r w:rsidR="00833D78">
        <w:rPr>
          <w:noProof/>
          <w:lang w:val="en-US"/>
        </w:rPr>
        <w:t xml:space="preserve">only </w:t>
      </w:r>
      <w:r w:rsidRPr="003133FC">
        <w:rPr>
          <w:noProof/>
          <w:lang w:val="en-US"/>
        </w:rPr>
        <w:t xml:space="preserve">exposed to official candidate pictures. </w:t>
      </w:r>
      <w:r w:rsidR="00060F99">
        <w:rPr>
          <w:noProof/>
          <w:lang w:val="en-US"/>
        </w:rPr>
        <w:t>A</w:t>
      </w:r>
      <w:r w:rsidRPr="003133FC">
        <w:rPr>
          <w:noProof/>
          <w:lang w:val="en-US"/>
        </w:rPr>
        <w:t xml:space="preserve">lternative </w:t>
      </w:r>
      <w:r w:rsidR="00060F99">
        <w:rPr>
          <w:noProof/>
          <w:lang w:val="en-US"/>
        </w:rPr>
        <w:t>opportunities</w:t>
      </w:r>
      <w:r w:rsidR="00060F99" w:rsidRPr="003133FC">
        <w:rPr>
          <w:noProof/>
          <w:lang w:val="en-US"/>
        </w:rPr>
        <w:t xml:space="preserve"> </w:t>
      </w:r>
      <w:r w:rsidRPr="003133FC">
        <w:rPr>
          <w:noProof/>
          <w:lang w:val="en-US"/>
        </w:rPr>
        <w:t xml:space="preserve">to see how the candidates look, sound, </w:t>
      </w:r>
      <w:r w:rsidR="00060F99">
        <w:rPr>
          <w:noProof/>
          <w:lang w:val="en-US"/>
        </w:rPr>
        <w:t xml:space="preserve">and </w:t>
      </w:r>
      <w:r w:rsidRPr="003133FC">
        <w:rPr>
          <w:noProof/>
          <w:lang w:val="en-US"/>
        </w:rPr>
        <w:t xml:space="preserve">dress, </w:t>
      </w:r>
      <w:r w:rsidR="00060F99">
        <w:rPr>
          <w:noProof/>
          <w:lang w:val="en-US"/>
        </w:rPr>
        <w:t>for instance</w:t>
      </w:r>
      <w:r w:rsidRPr="003133FC">
        <w:rPr>
          <w:noProof/>
          <w:lang w:val="en-US"/>
        </w:rPr>
        <w:t xml:space="preserve"> in television debates</w:t>
      </w:r>
      <w:r w:rsidR="004A2AEF">
        <w:rPr>
          <w:noProof/>
          <w:lang w:val="en-US"/>
        </w:rPr>
        <w:t xml:space="preserve"> or</w:t>
      </w:r>
      <w:r w:rsidRPr="003133FC">
        <w:rPr>
          <w:noProof/>
          <w:lang w:val="en-US"/>
        </w:rPr>
        <w:t xml:space="preserve"> radio ads</w:t>
      </w:r>
      <w:r w:rsidR="000C7736">
        <w:rPr>
          <w:noProof/>
          <w:lang w:val="en-US"/>
        </w:rPr>
        <w:t>,</w:t>
      </w:r>
      <w:r w:rsidRPr="003133FC">
        <w:rPr>
          <w:noProof/>
          <w:lang w:val="en-US"/>
        </w:rPr>
        <w:t xml:space="preserve"> </w:t>
      </w:r>
      <w:r w:rsidR="008B1D84">
        <w:rPr>
          <w:noProof/>
          <w:lang w:val="en-US"/>
        </w:rPr>
        <w:t>woul</w:t>
      </w:r>
      <w:r w:rsidR="00EA3840">
        <w:rPr>
          <w:noProof/>
          <w:lang w:val="en-US"/>
        </w:rPr>
        <w:t>d potentially</w:t>
      </w:r>
      <w:r w:rsidR="008B1D84" w:rsidRPr="003133FC">
        <w:rPr>
          <w:noProof/>
          <w:lang w:val="en-US"/>
        </w:rPr>
        <w:t xml:space="preserve"> </w:t>
      </w:r>
      <w:r w:rsidRPr="003133FC">
        <w:rPr>
          <w:noProof/>
          <w:lang w:val="en-US"/>
        </w:rPr>
        <w:t>confound our identification strategy in multiple ways, most importantly</w:t>
      </w:r>
      <w:r w:rsidR="004C4AC1">
        <w:rPr>
          <w:noProof/>
          <w:lang w:val="en-US"/>
        </w:rPr>
        <w:t xml:space="preserve"> </w:t>
      </w:r>
      <w:r w:rsidR="004A2AEF">
        <w:rPr>
          <w:noProof/>
          <w:lang w:val="en-US"/>
        </w:rPr>
        <w:t>because of</w:t>
      </w:r>
      <w:r w:rsidR="004A2AEF" w:rsidRPr="003133FC">
        <w:rPr>
          <w:noProof/>
          <w:lang w:val="en-US"/>
        </w:rPr>
        <w:t xml:space="preserve"> </w:t>
      </w:r>
      <w:r w:rsidR="004A2AEF">
        <w:rPr>
          <w:noProof/>
          <w:lang w:val="en-US"/>
        </w:rPr>
        <w:t xml:space="preserve">differences in the </w:t>
      </w:r>
      <w:r w:rsidRPr="003133FC">
        <w:rPr>
          <w:noProof/>
          <w:lang w:val="en-US"/>
        </w:rPr>
        <w:t>levels of campaign spending.</w:t>
      </w:r>
      <w:r w:rsidR="000108C7">
        <w:rPr>
          <w:noProof/>
          <w:lang w:val="en-US"/>
        </w:rPr>
        <w:t xml:space="preserve"> </w:t>
      </w:r>
      <w:r w:rsidRPr="003133FC">
        <w:rPr>
          <w:noProof/>
          <w:lang w:val="en-US"/>
        </w:rPr>
        <w:t xml:space="preserve">Third, Finland has been consistently considered a democratic country </w:t>
      </w:r>
      <w:hyperlink r:id="rId99">
        <w:r w:rsidRPr="003133FC">
          <w:rPr>
            <w:noProof/>
            <w:lang w:val="en-US"/>
          </w:rPr>
          <w:t>(Marshall &amp; Jaggers, 2020)</w:t>
        </w:r>
      </w:hyperlink>
      <w:r w:rsidRPr="003133FC">
        <w:rPr>
          <w:noProof/>
          <w:lang w:val="en-US"/>
        </w:rPr>
        <w:t xml:space="preserve">, as well as a country with high levels of economic equality </w:t>
      </w:r>
      <w:hyperlink r:id="rId100">
        <w:r w:rsidRPr="003133FC">
          <w:rPr>
            <w:noProof/>
            <w:lang w:val="en-US"/>
          </w:rPr>
          <w:t>(Waltl, 2022)</w:t>
        </w:r>
      </w:hyperlink>
      <w:r w:rsidRPr="003133FC">
        <w:rPr>
          <w:noProof/>
          <w:lang w:val="en-US"/>
        </w:rPr>
        <w:t xml:space="preserve">, gender equality </w:t>
      </w:r>
      <w:hyperlink r:id="rId101">
        <w:r w:rsidRPr="003133FC">
          <w:rPr>
            <w:noProof/>
            <w:lang w:val="en-US"/>
          </w:rPr>
          <w:t>(e.g.</w:t>
        </w:r>
        <w:r w:rsidR="004C4AC1">
          <w:rPr>
            <w:noProof/>
            <w:lang w:val="en-US"/>
          </w:rPr>
          <w:t>,</w:t>
        </w:r>
        <w:r w:rsidRPr="003133FC">
          <w:rPr>
            <w:noProof/>
            <w:lang w:val="en-US"/>
          </w:rPr>
          <w:t xml:space="preserve"> Lohmann &amp; Zagel, 2016)</w:t>
        </w:r>
      </w:hyperlink>
      <w:r w:rsidR="004C4AC1">
        <w:rPr>
          <w:noProof/>
          <w:lang w:val="en-US"/>
        </w:rPr>
        <w:t>, and</w:t>
      </w:r>
      <w:r w:rsidRPr="003133FC">
        <w:rPr>
          <w:noProof/>
          <w:lang w:val="en-US"/>
        </w:rPr>
        <w:t xml:space="preserve"> social mobility between parents and children </w:t>
      </w:r>
      <w:hyperlink r:id="rId102">
        <w:r w:rsidRPr="003133FC">
          <w:rPr>
            <w:noProof/>
            <w:lang w:val="en-US"/>
          </w:rPr>
          <w:t>(Erola, 2009)</w:t>
        </w:r>
      </w:hyperlink>
      <w:r w:rsidRPr="003133FC">
        <w:rPr>
          <w:noProof/>
          <w:lang w:val="en-US"/>
        </w:rPr>
        <w:t xml:space="preserve">. </w:t>
      </w:r>
      <w:r w:rsidR="004C4AC1">
        <w:rPr>
          <w:noProof/>
          <w:lang w:val="en-US"/>
        </w:rPr>
        <w:t>Therefore</w:t>
      </w:r>
      <w:r w:rsidRPr="003133FC">
        <w:rPr>
          <w:noProof/>
          <w:lang w:val="en-US"/>
        </w:rPr>
        <w:t xml:space="preserve">, Finland </w:t>
      </w:r>
      <w:r w:rsidR="004C4AC1">
        <w:rPr>
          <w:noProof/>
          <w:lang w:val="en-US"/>
        </w:rPr>
        <w:t>is</w:t>
      </w:r>
      <w:r w:rsidRPr="003133FC">
        <w:rPr>
          <w:noProof/>
          <w:lang w:val="en-US"/>
        </w:rPr>
        <w:t xml:space="preserve"> a “hard case” </w:t>
      </w:r>
      <w:r w:rsidR="00922F2F">
        <w:rPr>
          <w:noProof/>
          <w:lang w:val="en-US"/>
        </w:rPr>
        <w:t>for</w:t>
      </w:r>
      <w:r w:rsidR="00922F2F" w:rsidRPr="003133FC">
        <w:rPr>
          <w:noProof/>
          <w:lang w:val="en-US"/>
        </w:rPr>
        <w:t xml:space="preserve"> </w:t>
      </w:r>
      <w:r w:rsidRPr="003133FC">
        <w:rPr>
          <w:noProof/>
          <w:lang w:val="en-US"/>
        </w:rPr>
        <w:t>find</w:t>
      </w:r>
      <w:r w:rsidR="00922F2F">
        <w:rPr>
          <w:noProof/>
          <w:lang w:val="en-US"/>
        </w:rPr>
        <w:t>ing</w:t>
      </w:r>
      <w:r w:rsidRPr="003133FC">
        <w:rPr>
          <w:noProof/>
          <w:lang w:val="en-US"/>
        </w:rPr>
        <w:t xml:space="preserve"> any correlation between class-congruent physical appearance and turnout. We believe that exploiting a “least-likely case design” </w:t>
      </w:r>
      <w:hyperlink r:id="rId103">
        <w:r w:rsidRPr="003133FC">
          <w:rPr>
            <w:noProof/>
            <w:lang w:val="en-US"/>
          </w:rPr>
          <w:t>(Levy, 2008)</w:t>
        </w:r>
      </w:hyperlink>
      <w:r w:rsidRPr="003133FC">
        <w:rPr>
          <w:noProof/>
          <w:lang w:val="en-US"/>
        </w:rPr>
        <w:t xml:space="preserve"> should offer more inferential leverage in the study of elections, physical appearance, social stratification</w:t>
      </w:r>
      <w:r w:rsidR="004A73CD">
        <w:rPr>
          <w:noProof/>
          <w:lang w:val="en-US"/>
        </w:rPr>
        <w:t>,</w:t>
      </w:r>
      <w:r w:rsidRPr="003133FC">
        <w:rPr>
          <w:noProof/>
          <w:lang w:val="en-US"/>
        </w:rPr>
        <w:t xml:space="preserve"> and inequality.</w:t>
      </w:r>
    </w:p>
    <w:p w14:paraId="2491E191" w14:textId="411ECF22" w:rsidR="0081434C" w:rsidRPr="003133FC" w:rsidRDefault="008F6A4E" w:rsidP="00FD3AAD">
      <w:pPr>
        <w:spacing w:before="200" w:after="200"/>
        <w:jc w:val="both"/>
        <w:rPr>
          <w:noProof/>
          <w:lang w:val="en-US"/>
        </w:rPr>
      </w:pPr>
      <w:r w:rsidRPr="003133FC">
        <w:rPr>
          <w:noProof/>
          <w:lang w:val="en-US"/>
        </w:rPr>
        <w:t xml:space="preserve">Several data sources were exploited. First, political campaigns in the context of Finnish </w:t>
      </w:r>
      <w:r w:rsidR="00B91D4C">
        <w:rPr>
          <w:noProof/>
          <w:lang w:val="en-US"/>
        </w:rPr>
        <w:t>m</w:t>
      </w:r>
      <w:r w:rsidRPr="003133FC">
        <w:rPr>
          <w:noProof/>
          <w:lang w:val="en-US"/>
        </w:rPr>
        <w:t xml:space="preserve">unicipal </w:t>
      </w:r>
      <w:r w:rsidR="00B91D4C">
        <w:rPr>
          <w:noProof/>
          <w:lang w:val="en-US"/>
        </w:rPr>
        <w:t>e</w:t>
      </w:r>
      <w:r w:rsidRPr="003133FC">
        <w:rPr>
          <w:noProof/>
          <w:lang w:val="en-US"/>
        </w:rPr>
        <w:t xml:space="preserve">lections </w:t>
      </w:r>
      <w:r w:rsidR="00343597">
        <w:rPr>
          <w:noProof/>
          <w:lang w:val="en-US"/>
        </w:rPr>
        <w:t>use</w:t>
      </w:r>
      <w:r w:rsidR="00343597" w:rsidRPr="003133FC">
        <w:rPr>
          <w:noProof/>
          <w:lang w:val="en-US"/>
        </w:rPr>
        <w:t xml:space="preserve"> </w:t>
      </w:r>
      <w:r w:rsidRPr="003133FC">
        <w:rPr>
          <w:noProof/>
          <w:lang w:val="en-US"/>
        </w:rPr>
        <w:t>headshot</w:t>
      </w:r>
      <w:r w:rsidR="00B91D4C">
        <w:rPr>
          <w:noProof/>
          <w:lang w:val="en-US"/>
        </w:rPr>
        <w:t>s</w:t>
      </w:r>
      <w:r w:rsidRPr="003133FC">
        <w:rPr>
          <w:noProof/>
          <w:lang w:val="en-US"/>
        </w:rPr>
        <w:t xml:space="preserve"> of the candidates running for office along with their name and party affiliation. This information is public and shown in city centers, bus stops, public </w:t>
      </w:r>
      <w:r w:rsidRPr="003133FC">
        <w:rPr>
          <w:noProof/>
          <w:lang w:val="en-US"/>
        </w:rPr>
        <w:lastRenderedPageBreak/>
        <w:t>squares</w:t>
      </w:r>
      <w:r w:rsidR="00BF54B4">
        <w:rPr>
          <w:noProof/>
          <w:lang w:val="en-US"/>
        </w:rPr>
        <w:t>,</w:t>
      </w:r>
      <w:r w:rsidRPr="003133FC">
        <w:rPr>
          <w:noProof/>
          <w:lang w:val="en-US"/>
        </w:rPr>
        <w:t xml:space="preserve"> and other highly frequented places, including voting booths </w:t>
      </w:r>
      <w:hyperlink r:id="rId104">
        <w:r w:rsidRPr="003133FC">
          <w:rPr>
            <w:noProof/>
            <w:lang w:val="en-US"/>
          </w:rPr>
          <w:t>(Berggren et al., 2010, p. 12)</w:t>
        </w:r>
      </w:hyperlink>
      <w:r w:rsidRPr="003133FC">
        <w:rPr>
          <w:noProof/>
          <w:lang w:val="en-US"/>
        </w:rPr>
        <w:t xml:space="preserve">. Importantly, the </w:t>
      </w:r>
      <w:r w:rsidRPr="003133FC">
        <w:rPr>
          <w:i/>
          <w:noProof/>
          <w:lang w:val="en-US"/>
        </w:rPr>
        <w:t>same</w:t>
      </w:r>
      <w:r w:rsidRPr="003133FC">
        <w:rPr>
          <w:noProof/>
          <w:lang w:val="en-US"/>
        </w:rPr>
        <w:t xml:space="preserve"> photos are also displayed in newspaper ads </w:t>
      </w:r>
      <w:hyperlink r:id="rId105">
        <w:r w:rsidRPr="003133FC">
          <w:rPr>
            <w:noProof/>
            <w:lang w:val="en-US"/>
          </w:rPr>
          <w:t>(Berggren et al., 2010, p. 10)</w:t>
        </w:r>
      </w:hyperlink>
      <w:r w:rsidR="00FB429B">
        <w:rPr>
          <w:noProof/>
          <w:lang w:val="en-US"/>
        </w:rPr>
        <w:t>,</w:t>
      </w:r>
      <w:r w:rsidRPr="003133FC">
        <w:rPr>
          <w:noProof/>
          <w:lang w:val="en-US"/>
        </w:rPr>
        <w:t xml:space="preserve"> and “each municipality is obliged by law to provide each party with the same number of slots for posters” </w:t>
      </w:r>
      <w:hyperlink r:id="rId106">
        <w:r w:rsidRPr="003133FC">
          <w:rPr>
            <w:noProof/>
            <w:lang w:val="en-US"/>
          </w:rPr>
          <w:t>(Berggren et al., 2017, p. 83)</w:t>
        </w:r>
      </w:hyperlink>
      <w:r w:rsidRPr="003133FC">
        <w:rPr>
          <w:noProof/>
          <w:lang w:val="en-US"/>
        </w:rPr>
        <w:t xml:space="preserve">. Second, the Department for Democracy and Public Law </w:t>
      </w:r>
      <w:r w:rsidR="00BF54B4">
        <w:rPr>
          <w:noProof/>
          <w:lang w:val="en-US"/>
        </w:rPr>
        <w:t>under</w:t>
      </w:r>
      <w:r w:rsidRPr="003133FC">
        <w:rPr>
          <w:noProof/>
          <w:lang w:val="en-US"/>
        </w:rPr>
        <w:t xml:space="preserve"> the Ministry of Justice (http://www.vaalit.fi) collects this visual information, along with each candidate</w:t>
      </w:r>
      <w:r w:rsidR="00FB429B">
        <w:rPr>
          <w:noProof/>
          <w:lang w:val="en-US"/>
        </w:rPr>
        <w:t>’</w:t>
      </w:r>
      <w:r w:rsidRPr="003133FC">
        <w:rPr>
          <w:noProof/>
          <w:lang w:val="en-US"/>
        </w:rPr>
        <w:t>s turnout, electoral district, age</w:t>
      </w:r>
      <w:r w:rsidR="00904BF3">
        <w:rPr>
          <w:noProof/>
          <w:lang w:val="en-US"/>
        </w:rPr>
        <w:t>,</w:t>
      </w:r>
      <w:r w:rsidRPr="003133FC">
        <w:rPr>
          <w:noProof/>
          <w:lang w:val="en-US"/>
        </w:rPr>
        <w:t xml:space="preserve"> and occupation (declared by </w:t>
      </w:r>
      <w:r w:rsidR="005B6D72">
        <w:rPr>
          <w:noProof/>
          <w:lang w:val="en-US"/>
        </w:rPr>
        <w:t xml:space="preserve">the </w:t>
      </w:r>
      <w:r w:rsidRPr="003133FC">
        <w:rPr>
          <w:noProof/>
          <w:lang w:val="en-US"/>
        </w:rPr>
        <w:t>candidates).</w:t>
      </w:r>
      <w:r w:rsidRPr="003133FC">
        <w:rPr>
          <w:noProof/>
          <w:vertAlign w:val="superscript"/>
          <w:lang w:val="en-US"/>
        </w:rPr>
        <w:footnoteReference w:id="8"/>
      </w:r>
      <w:r w:rsidRPr="003133FC">
        <w:rPr>
          <w:noProof/>
          <w:lang w:val="en-US"/>
        </w:rPr>
        <w:t xml:space="preserve"> For the 2017 Finnish </w:t>
      </w:r>
      <w:r w:rsidR="00904BF3">
        <w:rPr>
          <w:noProof/>
          <w:lang w:val="en-US"/>
        </w:rPr>
        <w:t>m</w:t>
      </w:r>
      <w:r w:rsidRPr="003133FC">
        <w:rPr>
          <w:noProof/>
          <w:lang w:val="en-US"/>
        </w:rPr>
        <w:t xml:space="preserve">unicipal </w:t>
      </w:r>
      <w:r w:rsidR="00904BF3">
        <w:rPr>
          <w:noProof/>
          <w:lang w:val="en-US"/>
        </w:rPr>
        <w:t>e</w:t>
      </w:r>
      <w:r w:rsidRPr="003133FC">
        <w:rPr>
          <w:noProof/>
          <w:lang w:val="en-US"/>
        </w:rPr>
        <w:t>lections, a subsample of Finnish political candidates was collected. Out of 33,618 candidates, over 10,000 photographs</w:t>
      </w:r>
      <w:r w:rsidR="007050D9">
        <w:rPr>
          <w:noProof/>
          <w:lang w:val="en-US"/>
        </w:rPr>
        <w:t xml:space="preserve"> were collected</w:t>
      </w:r>
      <w:r w:rsidRPr="003133FC">
        <w:rPr>
          <w:noProof/>
          <w:lang w:val="en-US"/>
        </w:rPr>
        <w:t>.</w:t>
      </w:r>
      <w:r w:rsidRPr="003133FC">
        <w:rPr>
          <w:noProof/>
          <w:vertAlign w:val="superscript"/>
          <w:lang w:val="en-US"/>
        </w:rPr>
        <w:footnoteReference w:id="9"/>
      </w:r>
      <w:r w:rsidRPr="003133FC">
        <w:rPr>
          <w:noProof/>
          <w:lang w:val="en-US"/>
        </w:rPr>
        <w:t xml:space="preserve"> Among the available pictures, 1,500 images were randomly selected. The subsample was selected to maximize statistical representativeness</w:t>
      </w:r>
      <w:r w:rsidR="005B6D72">
        <w:rPr>
          <w:noProof/>
          <w:lang w:val="en-US"/>
        </w:rPr>
        <w:t xml:space="preserve"> at the national level</w:t>
      </w:r>
      <w:r w:rsidRPr="003133FC">
        <w:rPr>
          <w:noProof/>
          <w:lang w:val="en-US"/>
        </w:rPr>
        <w:t xml:space="preserve"> </w:t>
      </w:r>
      <w:r w:rsidR="000B7C13">
        <w:rPr>
          <w:noProof/>
          <w:lang w:val="en-US"/>
        </w:rPr>
        <w:t xml:space="preserve">regarding </w:t>
      </w:r>
      <w:r w:rsidRPr="003133FC">
        <w:rPr>
          <w:noProof/>
          <w:lang w:val="en-US"/>
        </w:rPr>
        <w:t xml:space="preserve">gender and occupation, </w:t>
      </w:r>
      <w:r w:rsidR="005B6D72">
        <w:rPr>
          <w:noProof/>
          <w:lang w:val="en-US"/>
        </w:rPr>
        <w:t xml:space="preserve">and </w:t>
      </w:r>
      <w:r w:rsidRPr="003133FC">
        <w:rPr>
          <w:noProof/>
          <w:lang w:val="en-US"/>
        </w:rPr>
        <w:t>particularly the</w:t>
      </w:r>
      <w:r w:rsidR="00F92DBA">
        <w:rPr>
          <w:noProof/>
          <w:lang w:val="en-US"/>
        </w:rPr>
        <w:t xml:space="preserve"> </w:t>
      </w:r>
      <w:r w:rsidRPr="003133FC">
        <w:rPr>
          <w:noProof/>
          <w:lang w:val="en-US"/>
        </w:rPr>
        <w:t xml:space="preserve">share of </w:t>
      </w:r>
      <w:r w:rsidR="00F92DBA">
        <w:rPr>
          <w:noProof/>
          <w:lang w:val="en-US"/>
        </w:rPr>
        <w:t xml:space="preserve">women </w:t>
      </w:r>
      <w:r w:rsidR="00075B37">
        <w:rPr>
          <w:noProof/>
          <w:lang w:val="en-US"/>
        </w:rPr>
        <w:t>in</w:t>
      </w:r>
      <w:r w:rsidRPr="003133FC">
        <w:rPr>
          <w:noProof/>
          <w:lang w:val="en-US"/>
        </w:rPr>
        <w:t xml:space="preserve"> any given occupation. To satisfy the latter criteria, data from the Official Statistics of Finland </w:t>
      </w:r>
      <w:r w:rsidR="0073187E">
        <w:rPr>
          <w:noProof/>
          <w:lang w:val="en-US"/>
        </w:rPr>
        <w:t>O</w:t>
      </w:r>
      <w:r w:rsidRPr="003133FC">
        <w:rPr>
          <w:noProof/>
          <w:lang w:val="en-US"/>
        </w:rPr>
        <w:t xml:space="preserve">ffice (https://www.stat.fi) was analyzed in parallel. The final dataset </w:t>
      </w:r>
      <w:r w:rsidR="00B45283">
        <w:rPr>
          <w:noProof/>
          <w:lang w:val="en-US"/>
        </w:rPr>
        <w:t>consist</w:t>
      </w:r>
      <w:r w:rsidR="00D5114C">
        <w:rPr>
          <w:noProof/>
          <w:lang w:val="en-US"/>
        </w:rPr>
        <w:t>s</w:t>
      </w:r>
      <w:r w:rsidR="00B45283">
        <w:rPr>
          <w:noProof/>
          <w:lang w:val="en-US"/>
        </w:rPr>
        <w:t xml:space="preserve"> of </w:t>
      </w:r>
      <w:r w:rsidRPr="003133FC">
        <w:rPr>
          <w:noProof/>
          <w:lang w:val="en-US"/>
        </w:rPr>
        <w:t xml:space="preserve"> 1,415</w:t>
      </w:r>
      <w:r w:rsidR="00B45283">
        <w:rPr>
          <w:noProof/>
          <w:lang w:val="en-US"/>
        </w:rPr>
        <w:t xml:space="preserve"> photographs</w:t>
      </w:r>
      <w:r w:rsidRPr="003133FC">
        <w:rPr>
          <w:noProof/>
          <w:lang w:val="en-US"/>
        </w:rPr>
        <w:t>. Taking the candidate pictures and occupation</w:t>
      </w:r>
      <w:r w:rsidR="009240F4">
        <w:rPr>
          <w:noProof/>
          <w:lang w:val="en-US"/>
        </w:rPr>
        <w:t>al</w:t>
      </w:r>
      <w:r w:rsidRPr="003133FC">
        <w:rPr>
          <w:noProof/>
          <w:lang w:val="en-US"/>
        </w:rPr>
        <w:t xml:space="preserve"> data as a starting point, and following the ESeC </w:t>
      </w:r>
      <w:hyperlink r:id="rId107">
        <w:r w:rsidRPr="003133FC">
          <w:rPr>
            <w:noProof/>
            <w:lang w:val="en-US"/>
          </w:rPr>
          <w:t>(Harrison &amp; Rose, 2006)</w:t>
        </w:r>
      </w:hyperlink>
      <w:r w:rsidRPr="003133FC">
        <w:rPr>
          <w:noProof/>
          <w:lang w:val="en-US"/>
        </w:rPr>
        <w:t>, we coded each candidate’s occupation by class</w:t>
      </w:r>
      <w:r w:rsidR="00673F05">
        <w:rPr>
          <w:noProof/>
          <w:lang w:val="en-US"/>
        </w:rPr>
        <w:t xml:space="preserve"> (i.e., </w:t>
      </w:r>
      <w:r w:rsidRPr="003133FC">
        <w:rPr>
          <w:noProof/>
          <w:lang w:val="en-US"/>
        </w:rPr>
        <w:t>“upper,” “middle</w:t>
      </w:r>
      <w:r w:rsidR="00673F05">
        <w:rPr>
          <w:noProof/>
          <w:lang w:val="en-US"/>
        </w:rPr>
        <w:t>,</w:t>
      </w:r>
      <w:r w:rsidRPr="003133FC">
        <w:rPr>
          <w:noProof/>
          <w:lang w:val="en-US"/>
        </w:rPr>
        <w:t>” and “working class”</w:t>
      </w:r>
      <w:r w:rsidR="00673F05">
        <w:rPr>
          <w:noProof/>
          <w:lang w:val="en-US"/>
        </w:rPr>
        <w:t>).</w:t>
      </w:r>
    </w:p>
    <w:p w14:paraId="0B872CE1" w14:textId="18BAF038" w:rsidR="0081434C" w:rsidRPr="003133FC" w:rsidRDefault="008F6A4E" w:rsidP="00FD3AAD">
      <w:pPr>
        <w:spacing w:before="200" w:after="200"/>
        <w:jc w:val="both"/>
        <w:rPr>
          <w:noProof/>
          <w:lang w:val="en-US"/>
        </w:rPr>
      </w:pPr>
      <w:r w:rsidRPr="003133FC">
        <w:rPr>
          <w:noProof/>
          <w:lang w:val="en-US"/>
        </w:rPr>
        <w:t xml:space="preserve">Most if not all politicians know that “physical appearance has a meaningful impact on political power” </w:t>
      </w:r>
      <w:hyperlink r:id="rId108">
        <w:r w:rsidRPr="003133FC">
          <w:rPr>
            <w:noProof/>
            <w:lang w:val="en-US"/>
          </w:rPr>
          <w:t>(Keating et al., 1999, p. 594)</w:t>
        </w:r>
      </w:hyperlink>
      <w:r w:rsidRPr="003133FC">
        <w:rPr>
          <w:noProof/>
          <w:lang w:val="en-US"/>
        </w:rPr>
        <w:t xml:space="preserve">. Hence, we have good reasons to believe that </w:t>
      </w:r>
      <w:r w:rsidR="008424C8">
        <w:rPr>
          <w:noProof/>
          <w:lang w:val="en-US"/>
        </w:rPr>
        <w:t>the majority of</w:t>
      </w:r>
      <w:r w:rsidRPr="003133FC">
        <w:rPr>
          <w:noProof/>
          <w:lang w:val="en-US"/>
        </w:rPr>
        <w:t xml:space="preserve"> candidates tried to maximize the likability of their physical appearance for the photograph. In fact, the use of pictures is so widespread that</w:t>
      </w:r>
      <w:r w:rsidR="00B100C8">
        <w:rPr>
          <w:noProof/>
          <w:lang w:val="en-US"/>
        </w:rPr>
        <w:t>,</w:t>
      </w:r>
      <w:r w:rsidRPr="003133FC">
        <w:rPr>
          <w:noProof/>
          <w:lang w:val="en-US"/>
        </w:rPr>
        <w:t xml:space="preserve"> in Finland</w:t>
      </w:r>
      <w:r w:rsidR="00B100C8">
        <w:rPr>
          <w:noProof/>
          <w:lang w:val="en-US"/>
        </w:rPr>
        <w:t>,</w:t>
      </w:r>
      <w:r w:rsidRPr="003133FC">
        <w:rPr>
          <w:noProof/>
          <w:lang w:val="en-US"/>
        </w:rPr>
        <w:t xml:space="preserve"> “[a]ll parties make extensive use of posters that display the names and photos of all candidates in the district” </w:t>
      </w:r>
      <w:hyperlink r:id="rId109">
        <w:r w:rsidRPr="003133FC">
          <w:rPr>
            <w:noProof/>
            <w:lang w:val="en-US"/>
          </w:rPr>
          <w:t>(Berggren et al., 2010, p. 10)</w:t>
        </w:r>
      </w:hyperlink>
      <w:r w:rsidRPr="003133FC">
        <w:rPr>
          <w:noProof/>
          <w:lang w:val="en-US"/>
        </w:rPr>
        <w:t xml:space="preserve">. </w:t>
      </w:r>
      <w:r w:rsidR="00860D5E">
        <w:rPr>
          <w:noProof/>
          <w:lang w:val="en-US"/>
        </w:rPr>
        <w:t>Therefore</w:t>
      </w:r>
      <w:r w:rsidRPr="003133FC">
        <w:rPr>
          <w:noProof/>
          <w:lang w:val="en-US"/>
        </w:rPr>
        <w:t>, taking a random sample of candidate pictures does not threaten our identification strategy.</w:t>
      </w:r>
    </w:p>
    <w:p w14:paraId="5BD165DD" w14:textId="140D9AD8" w:rsidR="0081434C" w:rsidRPr="003133FC" w:rsidRDefault="008F6A4E" w:rsidP="00FD3AAD">
      <w:pPr>
        <w:spacing w:before="200" w:after="200"/>
        <w:jc w:val="both"/>
        <w:rPr>
          <w:noProof/>
          <w:color w:val="000000"/>
          <w:lang w:val="en-US"/>
        </w:rPr>
      </w:pPr>
      <w:r w:rsidRPr="003133FC">
        <w:rPr>
          <w:noProof/>
          <w:lang w:val="en-US"/>
        </w:rPr>
        <w:t>In addition, we constructed a novel dataset of physical appearance rat</w:t>
      </w:r>
      <w:r w:rsidR="00D54B8B">
        <w:rPr>
          <w:noProof/>
          <w:lang w:val="en-US"/>
        </w:rPr>
        <w:t>ings</w:t>
      </w:r>
      <w:r w:rsidRPr="003133FC">
        <w:rPr>
          <w:noProof/>
          <w:lang w:val="en-US"/>
        </w:rPr>
        <w:t xml:space="preserve"> </w:t>
      </w:r>
      <w:r w:rsidR="008D37C9">
        <w:rPr>
          <w:noProof/>
          <w:lang w:val="en-US"/>
        </w:rPr>
        <w:t>using</w:t>
      </w:r>
      <w:r w:rsidRPr="003133FC">
        <w:rPr>
          <w:noProof/>
          <w:lang w:val="en-US"/>
        </w:rPr>
        <w:t xml:space="preserve"> a representative sample of Finnish citizens. First, a random sample of 26,500 Finnish-speaking Finns</w:t>
      </w:r>
      <w:r w:rsidR="00161CDA">
        <w:rPr>
          <w:noProof/>
          <w:lang w:val="en-US"/>
        </w:rPr>
        <w:t xml:space="preserve"> aged </w:t>
      </w:r>
      <w:r w:rsidR="00161CDA" w:rsidRPr="003133FC">
        <w:rPr>
          <w:noProof/>
          <w:lang w:val="en-US"/>
        </w:rPr>
        <w:t>18</w:t>
      </w:r>
      <w:r w:rsidR="00DD1C80">
        <w:rPr>
          <w:noProof/>
          <w:lang w:val="en-US"/>
        </w:rPr>
        <w:t>-</w:t>
      </w:r>
      <w:r w:rsidR="00161CDA" w:rsidRPr="003133FC">
        <w:rPr>
          <w:noProof/>
          <w:lang w:val="en-US"/>
        </w:rPr>
        <w:t>64</w:t>
      </w:r>
      <w:r w:rsidR="00161CDA">
        <w:rPr>
          <w:noProof/>
          <w:lang w:val="en-US"/>
        </w:rPr>
        <w:t xml:space="preserve"> years</w:t>
      </w:r>
      <w:r w:rsidRPr="003133FC">
        <w:rPr>
          <w:noProof/>
          <w:lang w:val="en-US"/>
        </w:rPr>
        <w:t xml:space="preserve"> </w:t>
      </w:r>
      <w:r w:rsidR="00D5114C">
        <w:rPr>
          <w:noProof/>
          <w:lang w:val="en-US"/>
        </w:rPr>
        <w:t>was</w:t>
      </w:r>
      <w:r w:rsidR="00D5114C" w:rsidRPr="003133FC">
        <w:rPr>
          <w:noProof/>
          <w:lang w:val="en-US"/>
        </w:rPr>
        <w:t xml:space="preserve"> </w:t>
      </w:r>
      <w:r w:rsidRPr="003133FC">
        <w:rPr>
          <w:noProof/>
          <w:lang w:val="en-US"/>
        </w:rPr>
        <w:t xml:space="preserve">drawn from the Finnish population census. During the fall of 2020, these potential respondents were sent one postal invitation and one postal reminder to participate in an online survey. </w:t>
      </w:r>
      <w:r w:rsidR="00DD1C80">
        <w:rPr>
          <w:noProof/>
          <w:lang w:val="en-US"/>
        </w:rPr>
        <w:t>R</w:t>
      </w:r>
      <w:r w:rsidRPr="003133FC">
        <w:rPr>
          <w:noProof/>
          <w:lang w:val="en-US"/>
        </w:rPr>
        <w:t xml:space="preserve">espondents </w:t>
      </w:r>
      <w:r w:rsidR="00DD1C80">
        <w:rPr>
          <w:noProof/>
          <w:lang w:val="en-US"/>
        </w:rPr>
        <w:t>were</w:t>
      </w:r>
      <w:r w:rsidRPr="003133FC">
        <w:rPr>
          <w:noProof/>
          <w:lang w:val="en-US"/>
        </w:rPr>
        <w:t xml:space="preserve"> given a different survey URL</w:t>
      </w:r>
      <w:r w:rsidR="009078DB">
        <w:rPr>
          <w:noProof/>
          <w:lang w:val="en-US"/>
        </w:rPr>
        <w:t xml:space="preserve"> in the invitations</w:t>
      </w:r>
      <w:r w:rsidRPr="003133FC">
        <w:rPr>
          <w:noProof/>
          <w:lang w:val="en-US"/>
        </w:rPr>
        <w:t>. In total, 7,920 raters</w:t>
      </w:r>
      <w:r w:rsidR="00957085">
        <w:rPr>
          <w:noProof/>
          <w:lang w:val="en-US"/>
        </w:rPr>
        <w:t xml:space="preserve"> participated in the survey</w:t>
      </w:r>
      <w:r w:rsidRPr="003133FC">
        <w:rPr>
          <w:noProof/>
          <w:lang w:val="en-US"/>
        </w:rPr>
        <w:t>.</w:t>
      </w:r>
    </w:p>
    <w:p w14:paraId="0B3DBCFC" w14:textId="77777777" w:rsidR="0081434C" w:rsidRPr="003133FC" w:rsidRDefault="008F6A4E" w:rsidP="00FD3AAD">
      <w:pPr>
        <w:pStyle w:val="Heading4"/>
        <w:spacing w:before="200" w:after="200"/>
        <w:jc w:val="both"/>
        <w:rPr>
          <w:noProof/>
          <w:lang w:val="en-US"/>
        </w:rPr>
      </w:pPr>
      <w:bookmarkStart w:id="209" w:name="_o6n0lgaar477" w:colFirst="0" w:colLast="0"/>
      <w:bookmarkEnd w:id="209"/>
      <w:r w:rsidRPr="003133FC">
        <w:rPr>
          <w:noProof/>
          <w:lang w:val="en-US"/>
        </w:rPr>
        <w:lastRenderedPageBreak/>
        <w:t>Table 1: Attributes Assigned to Raters by Sampling Criteria and Answer Set</w:t>
      </w: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1434C" w:rsidRPr="003133FC" w14:paraId="134049D7" w14:textId="77777777">
        <w:trPr>
          <w:tblHeader/>
          <w:jc w:val="center"/>
        </w:trPr>
        <w:tc>
          <w:tcPr>
            <w:tcW w:w="2257" w:type="dxa"/>
            <w:shd w:val="clear" w:color="auto" w:fill="auto"/>
            <w:tcMar>
              <w:top w:w="100" w:type="dxa"/>
              <w:left w:w="100" w:type="dxa"/>
              <w:bottom w:w="100" w:type="dxa"/>
              <w:right w:w="100" w:type="dxa"/>
            </w:tcMar>
            <w:vAlign w:val="center"/>
          </w:tcPr>
          <w:p w14:paraId="5A87C006" w14:textId="77777777" w:rsidR="0081434C" w:rsidRPr="003133FC" w:rsidRDefault="008F6A4E" w:rsidP="00B80AC4">
            <w:pPr>
              <w:widowControl w:val="0"/>
              <w:spacing w:line="240" w:lineRule="auto"/>
              <w:jc w:val="center"/>
              <w:rPr>
                <w:b/>
                <w:noProof/>
                <w:lang w:val="en-US"/>
              </w:rPr>
            </w:pPr>
            <w:r w:rsidRPr="003133FC">
              <w:rPr>
                <w:b/>
                <w:noProof/>
                <w:lang w:val="en-US"/>
              </w:rPr>
              <w:t>Sample</w:t>
            </w:r>
          </w:p>
        </w:tc>
        <w:tc>
          <w:tcPr>
            <w:tcW w:w="2257" w:type="dxa"/>
            <w:shd w:val="clear" w:color="auto" w:fill="auto"/>
            <w:tcMar>
              <w:top w:w="100" w:type="dxa"/>
              <w:left w:w="100" w:type="dxa"/>
              <w:bottom w:w="100" w:type="dxa"/>
              <w:right w:w="100" w:type="dxa"/>
            </w:tcMar>
            <w:vAlign w:val="center"/>
          </w:tcPr>
          <w:p w14:paraId="24DE9407" w14:textId="77777777" w:rsidR="0081434C" w:rsidRPr="003133FC" w:rsidRDefault="008F6A4E" w:rsidP="00B80AC4">
            <w:pPr>
              <w:widowControl w:val="0"/>
              <w:spacing w:line="240" w:lineRule="auto"/>
              <w:jc w:val="center"/>
              <w:rPr>
                <w:b/>
                <w:noProof/>
                <w:lang w:val="en-US"/>
              </w:rPr>
            </w:pPr>
            <w:r w:rsidRPr="003133FC">
              <w:rPr>
                <w:b/>
                <w:noProof/>
                <w:lang w:val="en-US"/>
              </w:rPr>
              <w:t>Attribute</w:t>
            </w:r>
          </w:p>
        </w:tc>
        <w:tc>
          <w:tcPr>
            <w:tcW w:w="2257" w:type="dxa"/>
            <w:shd w:val="clear" w:color="auto" w:fill="auto"/>
            <w:tcMar>
              <w:top w:w="100" w:type="dxa"/>
              <w:left w:w="100" w:type="dxa"/>
              <w:bottom w:w="100" w:type="dxa"/>
              <w:right w:w="100" w:type="dxa"/>
            </w:tcMar>
            <w:vAlign w:val="center"/>
          </w:tcPr>
          <w:p w14:paraId="09E18EF6" w14:textId="77777777" w:rsidR="0081434C" w:rsidRPr="003133FC" w:rsidRDefault="008F6A4E" w:rsidP="00B80AC4">
            <w:pPr>
              <w:widowControl w:val="0"/>
              <w:spacing w:line="240" w:lineRule="auto"/>
              <w:jc w:val="center"/>
              <w:rPr>
                <w:b/>
                <w:noProof/>
                <w:lang w:val="en-US"/>
              </w:rPr>
            </w:pPr>
            <w:r w:rsidRPr="003133FC">
              <w:rPr>
                <w:b/>
                <w:noProof/>
                <w:lang w:val="en-US"/>
              </w:rPr>
              <w:t>Question</w:t>
            </w:r>
          </w:p>
        </w:tc>
        <w:tc>
          <w:tcPr>
            <w:tcW w:w="2257" w:type="dxa"/>
            <w:shd w:val="clear" w:color="auto" w:fill="auto"/>
            <w:tcMar>
              <w:top w:w="100" w:type="dxa"/>
              <w:left w:w="100" w:type="dxa"/>
              <w:bottom w:w="100" w:type="dxa"/>
              <w:right w:w="100" w:type="dxa"/>
            </w:tcMar>
            <w:vAlign w:val="center"/>
          </w:tcPr>
          <w:p w14:paraId="2D36329C" w14:textId="77777777" w:rsidR="0081434C" w:rsidRPr="003133FC" w:rsidRDefault="008F6A4E" w:rsidP="00B80AC4">
            <w:pPr>
              <w:widowControl w:val="0"/>
              <w:spacing w:line="240" w:lineRule="auto"/>
              <w:jc w:val="center"/>
              <w:rPr>
                <w:b/>
                <w:noProof/>
                <w:lang w:val="en-US"/>
              </w:rPr>
            </w:pPr>
            <w:r w:rsidRPr="003133FC">
              <w:rPr>
                <w:b/>
                <w:noProof/>
                <w:lang w:val="en-US"/>
              </w:rPr>
              <w:t>Answer Set</w:t>
            </w:r>
          </w:p>
        </w:tc>
      </w:tr>
      <w:tr w:rsidR="0081434C" w:rsidRPr="00DD1C80" w14:paraId="5F9E2BAA" w14:textId="77777777">
        <w:trPr>
          <w:tblHeader/>
          <w:jc w:val="center"/>
        </w:trPr>
        <w:tc>
          <w:tcPr>
            <w:tcW w:w="2257" w:type="dxa"/>
            <w:shd w:val="clear" w:color="auto" w:fill="auto"/>
            <w:tcMar>
              <w:top w:w="100" w:type="dxa"/>
              <w:left w:w="100" w:type="dxa"/>
              <w:bottom w:w="100" w:type="dxa"/>
              <w:right w:w="100" w:type="dxa"/>
            </w:tcMar>
            <w:vAlign w:val="center"/>
          </w:tcPr>
          <w:p w14:paraId="245D754E"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1</w:t>
            </w:r>
          </w:p>
        </w:tc>
        <w:tc>
          <w:tcPr>
            <w:tcW w:w="2257" w:type="dxa"/>
            <w:shd w:val="clear" w:color="auto" w:fill="auto"/>
            <w:tcMar>
              <w:top w:w="100" w:type="dxa"/>
              <w:left w:w="100" w:type="dxa"/>
              <w:bottom w:w="100" w:type="dxa"/>
              <w:right w:w="100" w:type="dxa"/>
            </w:tcMar>
            <w:vAlign w:val="center"/>
          </w:tcPr>
          <w:p w14:paraId="3069EDA8"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Occupation-Congruent Appearance</w:t>
            </w:r>
          </w:p>
        </w:tc>
        <w:tc>
          <w:tcPr>
            <w:tcW w:w="2257" w:type="dxa"/>
            <w:shd w:val="clear" w:color="auto" w:fill="auto"/>
            <w:tcMar>
              <w:top w:w="100" w:type="dxa"/>
              <w:left w:w="100" w:type="dxa"/>
              <w:bottom w:w="100" w:type="dxa"/>
              <w:right w:w="100" w:type="dxa"/>
            </w:tcMar>
            <w:vAlign w:val="center"/>
          </w:tcPr>
          <w:p w14:paraId="6ACF01F9" w14:textId="6F6CEB02" w:rsidR="0081434C" w:rsidRPr="003133FC" w:rsidRDefault="008F6A4E" w:rsidP="00B80AC4">
            <w:pPr>
              <w:widowControl w:val="0"/>
              <w:spacing w:line="240" w:lineRule="auto"/>
              <w:rPr>
                <w:noProof/>
                <w:sz w:val="18"/>
                <w:szCs w:val="18"/>
                <w:lang w:val="en-US"/>
              </w:rPr>
            </w:pPr>
            <w:r w:rsidRPr="003133FC">
              <w:rPr>
                <w:i/>
                <w:noProof/>
                <w:sz w:val="18"/>
                <w:szCs w:val="18"/>
                <w:lang w:val="en-US"/>
              </w:rPr>
              <w:t xml:space="preserve">To what extent does this person </w:t>
            </w:r>
            <w:r w:rsidR="00736409">
              <w:rPr>
                <w:i/>
                <w:noProof/>
                <w:sz w:val="18"/>
                <w:szCs w:val="18"/>
                <w:lang w:val="en-US"/>
              </w:rPr>
              <w:t>cor</w:t>
            </w:r>
            <w:r w:rsidRPr="003133FC">
              <w:rPr>
                <w:i/>
                <w:noProof/>
                <w:sz w:val="18"/>
                <w:szCs w:val="18"/>
                <w:lang w:val="en-US"/>
              </w:rPr>
              <w:t>respond to your image of someone working in [occupation]?</w:t>
            </w:r>
          </w:p>
        </w:tc>
        <w:tc>
          <w:tcPr>
            <w:tcW w:w="2257" w:type="dxa"/>
            <w:shd w:val="clear" w:color="auto" w:fill="auto"/>
            <w:tcMar>
              <w:top w:w="100" w:type="dxa"/>
              <w:left w:w="100" w:type="dxa"/>
              <w:bottom w:w="100" w:type="dxa"/>
              <w:right w:w="100" w:type="dxa"/>
            </w:tcMar>
            <w:vAlign w:val="center"/>
          </w:tcPr>
          <w:p w14:paraId="228B9349" w14:textId="591A3BA1" w:rsidR="0081434C" w:rsidRPr="003133FC" w:rsidRDefault="008F6A4E" w:rsidP="00B80AC4">
            <w:pPr>
              <w:widowControl w:val="0"/>
              <w:spacing w:line="240" w:lineRule="auto"/>
              <w:rPr>
                <w:noProof/>
                <w:sz w:val="18"/>
                <w:szCs w:val="18"/>
                <w:lang w:val="en-US"/>
              </w:rPr>
            </w:pPr>
            <w:r w:rsidRPr="003133FC">
              <w:rPr>
                <w:noProof/>
                <w:sz w:val="18"/>
                <w:szCs w:val="18"/>
                <w:lang w:val="en-US"/>
              </w:rPr>
              <w:t>5</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p</w:t>
            </w:r>
            <w:r w:rsidRPr="003133FC">
              <w:rPr>
                <w:noProof/>
                <w:sz w:val="18"/>
                <w:szCs w:val="18"/>
                <w:lang w:val="en-US"/>
              </w:rPr>
              <w:t xml:space="preserve">erfectly </w:t>
            </w:r>
            <w:r w:rsidR="00736409">
              <w:rPr>
                <w:noProof/>
                <w:sz w:val="18"/>
                <w:szCs w:val="18"/>
                <w:lang w:val="en-US"/>
              </w:rPr>
              <w:t>cor</w:t>
            </w:r>
            <w:r w:rsidRPr="003133FC">
              <w:rPr>
                <w:noProof/>
                <w:sz w:val="18"/>
                <w:szCs w:val="18"/>
                <w:lang w:val="en-US"/>
              </w:rPr>
              <w:t>responds to my image</w:t>
            </w:r>
            <w:r w:rsidR="00736409">
              <w:rPr>
                <w:noProof/>
                <w:sz w:val="18"/>
                <w:szCs w:val="18"/>
                <w:lang w:val="en-US"/>
              </w:rPr>
              <w:t>;</w:t>
            </w:r>
            <w:r w:rsidRPr="003133FC">
              <w:rPr>
                <w:noProof/>
                <w:sz w:val="18"/>
                <w:szCs w:val="18"/>
                <w:lang w:val="en-US"/>
              </w:rPr>
              <w:t xml:space="preserve"> 4</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c</w:t>
            </w:r>
            <w:r w:rsidR="00736409">
              <w:rPr>
                <w:noProof/>
                <w:sz w:val="18"/>
                <w:szCs w:val="18"/>
                <w:lang w:val="en-US"/>
              </w:rPr>
              <w:t>orr</w:t>
            </w:r>
            <w:r w:rsidRPr="003133FC">
              <w:rPr>
                <w:noProof/>
                <w:sz w:val="18"/>
                <w:szCs w:val="18"/>
                <w:lang w:val="en-US"/>
              </w:rPr>
              <w:t>esponds well to my image</w:t>
            </w:r>
            <w:r w:rsidR="00736409">
              <w:rPr>
                <w:noProof/>
                <w:sz w:val="18"/>
                <w:szCs w:val="18"/>
                <w:lang w:val="en-US"/>
              </w:rPr>
              <w:t>;</w:t>
            </w:r>
            <w:r w:rsidRPr="003133FC">
              <w:rPr>
                <w:noProof/>
                <w:sz w:val="18"/>
                <w:szCs w:val="18"/>
                <w:lang w:val="en-US"/>
              </w:rPr>
              <w:t xml:space="preserve"> 3</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s</w:t>
            </w:r>
            <w:r w:rsidRPr="003133FC">
              <w:rPr>
                <w:noProof/>
                <w:sz w:val="18"/>
                <w:szCs w:val="18"/>
                <w:lang w:val="en-US"/>
              </w:rPr>
              <w:t xml:space="preserve">omewhat </w:t>
            </w:r>
            <w:r w:rsidR="00736409">
              <w:rPr>
                <w:noProof/>
                <w:sz w:val="18"/>
                <w:szCs w:val="18"/>
                <w:lang w:val="en-US"/>
              </w:rPr>
              <w:t>cor</w:t>
            </w:r>
            <w:r w:rsidRPr="003133FC">
              <w:rPr>
                <w:noProof/>
                <w:sz w:val="18"/>
                <w:szCs w:val="18"/>
                <w:lang w:val="en-US"/>
              </w:rPr>
              <w:t>responds to my image</w:t>
            </w:r>
            <w:r w:rsidR="00156B5C">
              <w:rPr>
                <w:noProof/>
                <w:sz w:val="18"/>
                <w:szCs w:val="18"/>
                <w:lang w:val="en-US"/>
              </w:rPr>
              <w:t>;</w:t>
            </w:r>
            <w:r w:rsidRPr="003133FC">
              <w:rPr>
                <w:noProof/>
                <w:sz w:val="18"/>
                <w:szCs w:val="18"/>
                <w:lang w:val="en-US"/>
              </w:rPr>
              <w:t xml:space="preserve"> 2</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 xml:space="preserve">respond </w:t>
            </w:r>
            <w:r w:rsidR="00156B5C">
              <w:rPr>
                <w:noProof/>
                <w:sz w:val="18"/>
                <w:szCs w:val="18"/>
                <w:lang w:val="en-US"/>
              </w:rPr>
              <w:t xml:space="preserve">well </w:t>
            </w:r>
            <w:r w:rsidRPr="003133FC">
              <w:rPr>
                <w:noProof/>
                <w:sz w:val="18"/>
                <w:szCs w:val="18"/>
                <w:lang w:val="en-US"/>
              </w:rPr>
              <w:t>to my image</w:t>
            </w:r>
            <w:r w:rsidR="00156B5C">
              <w:rPr>
                <w:noProof/>
                <w:sz w:val="18"/>
                <w:szCs w:val="18"/>
                <w:lang w:val="en-US"/>
              </w:rPr>
              <w:t>;</w:t>
            </w:r>
            <w:r w:rsidRPr="003133FC">
              <w:rPr>
                <w:noProof/>
                <w:sz w:val="18"/>
                <w:szCs w:val="18"/>
                <w:lang w:val="en-US"/>
              </w:rPr>
              <w:t xml:space="preserve"> 1</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respond to my image at all.</w:t>
            </w:r>
          </w:p>
        </w:tc>
      </w:tr>
      <w:tr w:rsidR="0081434C" w:rsidRPr="00DD1C80" w14:paraId="793B5A49" w14:textId="77777777">
        <w:trPr>
          <w:jc w:val="center"/>
        </w:trPr>
        <w:tc>
          <w:tcPr>
            <w:tcW w:w="2257" w:type="dxa"/>
            <w:shd w:val="clear" w:color="auto" w:fill="auto"/>
            <w:tcMar>
              <w:top w:w="100" w:type="dxa"/>
              <w:left w:w="100" w:type="dxa"/>
              <w:bottom w:w="100" w:type="dxa"/>
              <w:right w:w="100" w:type="dxa"/>
            </w:tcMar>
            <w:vAlign w:val="center"/>
          </w:tcPr>
          <w:p w14:paraId="51FDF1E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2</w:t>
            </w:r>
          </w:p>
        </w:tc>
        <w:tc>
          <w:tcPr>
            <w:tcW w:w="2257" w:type="dxa"/>
            <w:shd w:val="clear" w:color="auto" w:fill="auto"/>
            <w:tcMar>
              <w:top w:w="100" w:type="dxa"/>
              <w:left w:w="100" w:type="dxa"/>
              <w:bottom w:w="100" w:type="dxa"/>
              <w:right w:w="100" w:type="dxa"/>
            </w:tcMar>
            <w:vAlign w:val="center"/>
          </w:tcPr>
          <w:p w14:paraId="1636CA6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Attractiveness</w:t>
            </w:r>
          </w:p>
        </w:tc>
        <w:tc>
          <w:tcPr>
            <w:tcW w:w="2257" w:type="dxa"/>
            <w:shd w:val="clear" w:color="auto" w:fill="auto"/>
            <w:tcMar>
              <w:top w:w="100" w:type="dxa"/>
              <w:left w:w="100" w:type="dxa"/>
              <w:bottom w:w="100" w:type="dxa"/>
              <w:right w:w="100" w:type="dxa"/>
            </w:tcMar>
            <w:vAlign w:val="center"/>
          </w:tcPr>
          <w:p w14:paraId="4F0042FC" w14:textId="1961361D" w:rsidR="0081434C" w:rsidRPr="003133FC" w:rsidRDefault="008F6A4E" w:rsidP="00B80AC4">
            <w:pPr>
              <w:widowControl w:val="0"/>
              <w:spacing w:line="240" w:lineRule="auto"/>
              <w:rPr>
                <w:i/>
                <w:noProof/>
                <w:sz w:val="18"/>
                <w:szCs w:val="18"/>
                <w:lang w:val="en-US"/>
              </w:rPr>
            </w:pPr>
            <w:r w:rsidRPr="003133FC">
              <w:rPr>
                <w:i/>
                <w:noProof/>
                <w:sz w:val="18"/>
                <w:szCs w:val="18"/>
                <w:lang w:val="en-US"/>
              </w:rPr>
              <w:t>In your opinion, how attractive does this person look compared to others of the same age and gender?</w:t>
            </w:r>
          </w:p>
        </w:tc>
        <w:tc>
          <w:tcPr>
            <w:tcW w:w="2257" w:type="dxa"/>
            <w:shd w:val="clear" w:color="auto" w:fill="auto"/>
            <w:tcMar>
              <w:top w:w="100" w:type="dxa"/>
              <w:left w:w="100" w:type="dxa"/>
              <w:bottom w:w="100" w:type="dxa"/>
              <w:right w:w="100" w:type="dxa"/>
            </w:tcMar>
            <w:vAlign w:val="center"/>
          </w:tcPr>
          <w:p w14:paraId="5816AEC3" w14:textId="650F3F36" w:rsidR="0081434C" w:rsidRPr="003133FC" w:rsidRDefault="008F6A4E" w:rsidP="00B80AC4">
            <w:pPr>
              <w:widowControl w:val="0"/>
              <w:spacing w:line="240" w:lineRule="auto"/>
              <w:rPr>
                <w:noProof/>
                <w:sz w:val="18"/>
                <w:szCs w:val="18"/>
                <w:lang w:val="en-US"/>
              </w:rPr>
            </w:pPr>
            <w:r w:rsidRPr="003133FC">
              <w:rPr>
                <w:noProof/>
                <w:sz w:val="18"/>
                <w:szCs w:val="18"/>
                <w:lang w:val="en-US"/>
              </w:rPr>
              <w:t>5</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very attractive</w:t>
            </w:r>
            <w:r w:rsidR="00990213">
              <w:rPr>
                <w:noProof/>
                <w:sz w:val="18"/>
                <w:szCs w:val="18"/>
                <w:lang w:val="en-US"/>
              </w:rPr>
              <w:t>;</w:t>
            </w:r>
            <w:r w:rsidRPr="003133FC">
              <w:rPr>
                <w:noProof/>
                <w:sz w:val="18"/>
                <w:szCs w:val="18"/>
                <w:lang w:val="en-US"/>
              </w:rPr>
              <w:t xml:space="preserve"> 4</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more attractive than average</w:t>
            </w:r>
            <w:r w:rsidR="00990213">
              <w:rPr>
                <w:noProof/>
                <w:sz w:val="18"/>
                <w:szCs w:val="18"/>
                <w:lang w:val="en-US"/>
              </w:rPr>
              <w:t>;</w:t>
            </w:r>
            <w:r w:rsidRPr="003133FC">
              <w:rPr>
                <w:noProof/>
                <w:sz w:val="18"/>
                <w:szCs w:val="18"/>
                <w:lang w:val="en-US"/>
              </w:rPr>
              <w:t xml:space="preserve"> 3</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average</w:t>
            </w:r>
            <w:r w:rsidR="00990213">
              <w:rPr>
                <w:noProof/>
                <w:sz w:val="18"/>
                <w:szCs w:val="18"/>
                <w:lang w:val="en-US"/>
              </w:rPr>
              <w:t>;</w:t>
            </w:r>
            <w:r w:rsidRPr="003133FC">
              <w:rPr>
                <w:noProof/>
                <w:sz w:val="18"/>
                <w:szCs w:val="18"/>
                <w:lang w:val="en-US"/>
              </w:rPr>
              <w:t xml:space="preserve"> 2</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below average</w:t>
            </w:r>
            <w:r w:rsidR="00990213">
              <w:rPr>
                <w:noProof/>
                <w:sz w:val="18"/>
                <w:szCs w:val="18"/>
                <w:lang w:val="en-US"/>
              </w:rPr>
              <w:t>;</w:t>
            </w:r>
            <w:r w:rsidRPr="003133FC">
              <w:rPr>
                <w:noProof/>
                <w:sz w:val="18"/>
                <w:szCs w:val="18"/>
                <w:lang w:val="en-US"/>
              </w:rPr>
              <w:t xml:space="preserve"> 1</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well below average</w:t>
            </w:r>
            <w:r w:rsidR="005D2666">
              <w:rPr>
                <w:noProof/>
                <w:sz w:val="18"/>
                <w:szCs w:val="18"/>
                <w:lang w:val="en-US"/>
              </w:rPr>
              <w:t xml:space="preserve"> </w:t>
            </w:r>
            <w:hyperlink r:id="rId110">
              <w:r w:rsidRPr="003133FC">
                <w:rPr>
                  <w:noProof/>
                  <w:sz w:val="18"/>
                  <w:szCs w:val="18"/>
                  <w:lang w:val="en-US"/>
                </w:rPr>
                <w:t>(e.g.</w:t>
              </w:r>
              <w:r w:rsidR="00990213">
                <w:rPr>
                  <w:noProof/>
                  <w:sz w:val="18"/>
                  <w:szCs w:val="18"/>
                  <w:lang w:val="en-US"/>
                </w:rPr>
                <w:t>,</w:t>
              </w:r>
              <w:r w:rsidRPr="003133FC">
                <w:rPr>
                  <w:noProof/>
                  <w:sz w:val="18"/>
                  <w:szCs w:val="18"/>
                  <w:lang w:val="en-US"/>
                </w:rPr>
                <w:t xml:space="preserve"> Bono et al., 2017; Griffin &amp; Langlois, 2006; Tu et al., 2022)</w:t>
              </w:r>
            </w:hyperlink>
            <w:r w:rsidRPr="003133FC">
              <w:rPr>
                <w:noProof/>
                <w:sz w:val="18"/>
                <w:szCs w:val="18"/>
                <w:lang w:val="en-US"/>
              </w:rPr>
              <w:t>.</w:t>
            </w:r>
          </w:p>
        </w:tc>
      </w:tr>
      <w:tr w:rsidR="0081434C" w:rsidRPr="00DD1C80" w14:paraId="1E542B33" w14:textId="77777777">
        <w:trPr>
          <w:jc w:val="center"/>
        </w:trPr>
        <w:tc>
          <w:tcPr>
            <w:tcW w:w="2257" w:type="dxa"/>
            <w:shd w:val="clear" w:color="auto" w:fill="auto"/>
            <w:tcMar>
              <w:top w:w="100" w:type="dxa"/>
              <w:left w:w="100" w:type="dxa"/>
              <w:bottom w:w="100" w:type="dxa"/>
              <w:right w:w="100" w:type="dxa"/>
            </w:tcMar>
            <w:vAlign w:val="center"/>
          </w:tcPr>
          <w:p w14:paraId="75038E7D"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3</w:t>
            </w:r>
          </w:p>
        </w:tc>
        <w:tc>
          <w:tcPr>
            <w:tcW w:w="2257" w:type="dxa"/>
            <w:shd w:val="clear" w:color="auto" w:fill="auto"/>
            <w:tcMar>
              <w:top w:w="100" w:type="dxa"/>
              <w:left w:w="100" w:type="dxa"/>
              <w:bottom w:w="100" w:type="dxa"/>
              <w:right w:w="100" w:type="dxa"/>
            </w:tcMar>
            <w:vAlign w:val="center"/>
          </w:tcPr>
          <w:p w14:paraId="247E47E0"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Masculinity</w:t>
            </w:r>
          </w:p>
        </w:tc>
        <w:tc>
          <w:tcPr>
            <w:tcW w:w="2257" w:type="dxa"/>
            <w:shd w:val="clear" w:color="auto" w:fill="auto"/>
            <w:tcMar>
              <w:top w:w="100" w:type="dxa"/>
              <w:left w:w="100" w:type="dxa"/>
              <w:bottom w:w="100" w:type="dxa"/>
              <w:right w:w="100" w:type="dxa"/>
            </w:tcMar>
            <w:vAlign w:val="center"/>
          </w:tcPr>
          <w:p w14:paraId="1B981699" w14:textId="289BE095" w:rsidR="0081434C" w:rsidRPr="003133FC" w:rsidRDefault="008F6A4E" w:rsidP="00B80AC4">
            <w:pPr>
              <w:widowControl w:val="0"/>
              <w:spacing w:line="240" w:lineRule="auto"/>
              <w:rPr>
                <w:i/>
                <w:noProof/>
                <w:sz w:val="18"/>
                <w:szCs w:val="18"/>
                <w:lang w:val="en-US"/>
              </w:rPr>
            </w:pPr>
            <w:r w:rsidRPr="003133FC">
              <w:rPr>
                <w:i/>
                <w:noProof/>
                <w:sz w:val="18"/>
                <w:szCs w:val="18"/>
                <w:lang w:val="en-US"/>
              </w:rPr>
              <w:t xml:space="preserve">To what extent do you think </w:t>
            </w:r>
            <w:r w:rsidR="00B84C29">
              <w:rPr>
                <w:i/>
                <w:noProof/>
                <w:sz w:val="18"/>
                <w:szCs w:val="18"/>
                <w:lang w:val="en-US"/>
              </w:rPr>
              <w:t xml:space="preserve">that </w:t>
            </w:r>
            <w:r w:rsidRPr="003133FC">
              <w:rPr>
                <w:i/>
                <w:noProof/>
                <w:sz w:val="18"/>
                <w:szCs w:val="18"/>
                <w:lang w:val="en-US"/>
              </w:rPr>
              <w:t>this person looks masculine compared to others of the same age and gender?</w:t>
            </w:r>
          </w:p>
        </w:tc>
        <w:tc>
          <w:tcPr>
            <w:tcW w:w="2257" w:type="dxa"/>
            <w:shd w:val="clear" w:color="auto" w:fill="auto"/>
            <w:tcMar>
              <w:top w:w="100" w:type="dxa"/>
              <w:left w:w="100" w:type="dxa"/>
              <w:bottom w:w="100" w:type="dxa"/>
              <w:right w:w="100" w:type="dxa"/>
            </w:tcMar>
            <w:vAlign w:val="center"/>
          </w:tcPr>
          <w:p w14:paraId="34A7A43B" w14:textId="503D3964" w:rsidR="0081434C" w:rsidRPr="003133FC" w:rsidRDefault="00617435" w:rsidP="00B80AC4">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sidR="0091212C">
              <w:rPr>
                <w:noProof/>
                <w:sz w:val="18"/>
                <w:szCs w:val="18"/>
                <w:lang w:val="en-US"/>
              </w:rPr>
              <w:t xml:space="preserve"> </w:t>
            </w:r>
            <w:r w:rsidR="008F6A4E" w:rsidRPr="003133FC">
              <w:rPr>
                <w:noProof/>
                <w:sz w:val="18"/>
                <w:szCs w:val="18"/>
                <w:lang w:val="en-US"/>
              </w:rPr>
              <w:t>=</w:t>
            </w:r>
            <w:r w:rsidR="0091212C">
              <w:rPr>
                <w:noProof/>
                <w:sz w:val="18"/>
                <w:szCs w:val="18"/>
                <w:lang w:val="en-US"/>
              </w:rPr>
              <w:t xml:space="preserve"> </w:t>
            </w:r>
            <w:r w:rsidR="008F6A4E" w:rsidRPr="003133FC">
              <w:rPr>
                <w:noProof/>
                <w:sz w:val="18"/>
                <w:szCs w:val="18"/>
                <w:lang w:val="en-US"/>
              </w:rPr>
              <w:t>not masculine at all to 5</w:t>
            </w:r>
            <w:r w:rsidR="0091212C">
              <w:rPr>
                <w:noProof/>
                <w:sz w:val="18"/>
                <w:szCs w:val="18"/>
                <w:lang w:val="en-US"/>
              </w:rPr>
              <w:t xml:space="preserve"> </w:t>
            </w:r>
            <w:r w:rsidR="008F6A4E" w:rsidRPr="003133FC">
              <w:rPr>
                <w:noProof/>
                <w:sz w:val="18"/>
                <w:szCs w:val="18"/>
                <w:lang w:val="en-US"/>
              </w:rPr>
              <w:t>=</w:t>
            </w:r>
            <w:r w:rsidR="0091212C">
              <w:rPr>
                <w:noProof/>
                <w:sz w:val="18"/>
                <w:szCs w:val="18"/>
                <w:lang w:val="en-US"/>
              </w:rPr>
              <w:t xml:space="preserve"> </w:t>
            </w:r>
            <w:r w:rsidR="008F6A4E" w:rsidRPr="003133FC">
              <w:rPr>
                <w:noProof/>
                <w:sz w:val="18"/>
                <w:szCs w:val="18"/>
                <w:lang w:val="en-US"/>
              </w:rPr>
              <w:t xml:space="preserve">very masculine </w:t>
            </w:r>
            <w:hyperlink r:id="rId111">
              <w:r w:rsidR="008F6A4E" w:rsidRPr="003133FC">
                <w:rPr>
                  <w:noProof/>
                  <w:sz w:val="18"/>
                  <w:szCs w:val="18"/>
                  <w:lang w:val="en-US"/>
                </w:rPr>
                <w:t>(e.g.</w:t>
              </w:r>
              <w:r>
                <w:rPr>
                  <w:noProof/>
                  <w:sz w:val="18"/>
                  <w:szCs w:val="18"/>
                  <w:lang w:val="en-US"/>
                </w:rPr>
                <w:t>,</w:t>
              </w:r>
              <w:r w:rsidR="008F6A4E" w:rsidRPr="003133FC">
                <w:rPr>
                  <w:noProof/>
                  <w:sz w:val="18"/>
                  <w:szCs w:val="18"/>
                  <w:lang w:val="en-US"/>
                </w:rPr>
                <w:t xml:space="preserve"> Hoss et al., 2005)</w:t>
              </w:r>
            </w:hyperlink>
            <w:r w:rsidR="008F6A4E" w:rsidRPr="003133FC">
              <w:rPr>
                <w:noProof/>
                <w:sz w:val="18"/>
                <w:szCs w:val="18"/>
                <w:lang w:val="en-US"/>
              </w:rPr>
              <w:t>.</w:t>
            </w:r>
          </w:p>
        </w:tc>
      </w:tr>
      <w:tr w:rsidR="0081434C" w:rsidRPr="00DD1C80" w14:paraId="44D0A25F" w14:textId="77777777">
        <w:trPr>
          <w:jc w:val="center"/>
        </w:trPr>
        <w:tc>
          <w:tcPr>
            <w:tcW w:w="2257" w:type="dxa"/>
            <w:shd w:val="clear" w:color="auto" w:fill="auto"/>
            <w:tcMar>
              <w:top w:w="100" w:type="dxa"/>
              <w:left w:w="100" w:type="dxa"/>
              <w:bottom w:w="100" w:type="dxa"/>
              <w:right w:w="100" w:type="dxa"/>
            </w:tcMar>
            <w:vAlign w:val="center"/>
          </w:tcPr>
          <w:p w14:paraId="1E0A0D1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4</w:t>
            </w:r>
          </w:p>
        </w:tc>
        <w:tc>
          <w:tcPr>
            <w:tcW w:w="2257" w:type="dxa"/>
            <w:shd w:val="clear" w:color="auto" w:fill="auto"/>
            <w:tcMar>
              <w:top w:w="100" w:type="dxa"/>
              <w:left w:w="100" w:type="dxa"/>
              <w:bottom w:w="100" w:type="dxa"/>
              <w:right w:w="100" w:type="dxa"/>
            </w:tcMar>
            <w:vAlign w:val="center"/>
          </w:tcPr>
          <w:p w14:paraId="02A5ACE3"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Femininity</w:t>
            </w:r>
          </w:p>
        </w:tc>
        <w:tc>
          <w:tcPr>
            <w:tcW w:w="2257" w:type="dxa"/>
            <w:shd w:val="clear" w:color="auto" w:fill="auto"/>
            <w:tcMar>
              <w:top w:w="100" w:type="dxa"/>
              <w:left w:w="100" w:type="dxa"/>
              <w:bottom w:w="100" w:type="dxa"/>
              <w:right w:w="100" w:type="dxa"/>
            </w:tcMar>
            <w:vAlign w:val="center"/>
          </w:tcPr>
          <w:p w14:paraId="28E63F68" w14:textId="7A24B1C9" w:rsidR="0081434C" w:rsidRPr="003133FC" w:rsidRDefault="008F6A4E" w:rsidP="00B80AC4">
            <w:pPr>
              <w:widowControl w:val="0"/>
              <w:spacing w:line="240" w:lineRule="auto"/>
              <w:rPr>
                <w:noProof/>
                <w:sz w:val="18"/>
                <w:szCs w:val="18"/>
                <w:lang w:val="en-US"/>
              </w:rPr>
            </w:pPr>
            <w:r w:rsidRPr="003133FC">
              <w:rPr>
                <w:i/>
                <w:noProof/>
                <w:sz w:val="18"/>
                <w:szCs w:val="18"/>
                <w:lang w:val="en-US"/>
              </w:rPr>
              <w:t>To what extent do you think</w:t>
            </w:r>
            <w:r w:rsidR="00983463">
              <w:rPr>
                <w:i/>
                <w:noProof/>
                <w:sz w:val="18"/>
                <w:szCs w:val="18"/>
                <w:lang w:val="en-US"/>
              </w:rPr>
              <w:t xml:space="preserve"> that</w:t>
            </w:r>
            <w:r w:rsidRPr="003133FC">
              <w:rPr>
                <w:i/>
                <w:noProof/>
                <w:sz w:val="18"/>
                <w:szCs w:val="18"/>
                <w:lang w:val="en-US"/>
              </w:rPr>
              <w:t xml:space="preserve"> this person looks feminine compared to others of the same age and gender?</w:t>
            </w:r>
          </w:p>
        </w:tc>
        <w:tc>
          <w:tcPr>
            <w:tcW w:w="2257" w:type="dxa"/>
            <w:shd w:val="clear" w:color="auto" w:fill="auto"/>
            <w:tcMar>
              <w:top w:w="100" w:type="dxa"/>
              <w:left w:w="100" w:type="dxa"/>
              <w:bottom w:w="100" w:type="dxa"/>
              <w:right w:w="100" w:type="dxa"/>
            </w:tcMar>
            <w:vAlign w:val="center"/>
          </w:tcPr>
          <w:p w14:paraId="241B4271" w14:textId="09A3553A" w:rsidR="0081434C" w:rsidRPr="003133FC" w:rsidRDefault="00B84C29" w:rsidP="00B80AC4">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sidR="005D2666">
              <w:rPr>
                <w:noProof/>
                <w:sz w:val="18"/>
                <w:szCs w:val="18"/>
                <w:lang w:val="en-US"/>
              </w:rPr>
              <w:t xml:space="preserve"> </w:t>
            </w:r>
            <w:r w:rsidR="008F6A4E" w:rsidRPr="003133FC">
              <w:rPr>
                <w:noProof/>
                <w:sz w:val="18"/>
                <w:szCs w:val="18"/>
                <w:lang w:val="en-US"/>
              </w:rPr>
              <w:t>=</w:t>
            </w:r>
            <w:r w:rsidR="005D2666">
              <w:rPr>
                <w:noProof/>
                <w:sz w:val="18"/>
                <w:szCs w:val="18"/>
                <w:lang w:val="en-US"/>
              </w:rPr>
              <w:t xml:space="preserve"> </w:t>
            </w:r>
            <w:r w:rsidR="008F6A4E" w:rsidRPr="003133FC">
              <w:rPr>
                <w:noProof/>
                <w:sz w:val="18"/>
                <w:szCs w:val="18"/>
                <w:lang w:val="en-US"/>
              </w:rPr>
              <w:t>not feminine at all to 5</w:t>
            </w:r>
            <w:r w:rsidR="005D2666">
              <w:rPr>
                <w:noProof/>
                <w:sz w:val="18"/>
                <w:szCs w:val="18"/>
                <w:lang w:val="en-US"/>
              </w:rPr>
              <w:t xml:space="preserve"> </w:t>
            </w:r>
            <w:r w:rsidR="008F6A4E" w:rsidRPr="003133FC">
              <w:rPr>
                <w:noProof/>
                <w:sz w:val="18"/>
                <w:szCs w:val="18"/>
                <w:lang w:val="en-US"/>
              </w:rPr>
              <w:t>=</w:t>
            </w:r>
            <w:r w:rsidR="005D2666">
              <w:rPr>
                <w:noProof/>
                <w:sz w:val="18"/>
                <w:szCs w:val="18"/>
                <w:lang w:val="en-US"/>
              </w:rPr>
              <w:t xml:space="preserve"> </w:t>
            </w:r>
            <w:r w:rsidR="008F6A4E" w:rsidRPr="003133FC">
              <w:rPr>
                <w:noProof/>
                <w:sz w:val="18"/>
                <w:szCs w:val="18"/>
                <w:lang w:val="en-US"/>
              </w:rPr>
              <w:t>very feminine.</w:t>
            </w:r>
          </w:p>
        </w:tc>
      </w:tr>
    </w:tbl>
    <w:p w14:paraId="12F1EEA1" w14:textId="620510D5" w:rsidR="0081434C" w:rsidRPr="003133FC" w:rsidRDefault="00CD6D3D" w:rsidP="00FC4204">
      <w:pPr>
        <w:spacing w:before="200" w:after="200"/>
        <w:jc w:val="both"/>
        <w:rPr>
          <w:noProof/>
          <w:lang w:val="en-US"/>
        </w:rPr>
      </w:pPr>
      <w:r>
        <w:rPr>
          <w:noProof/>
          <w:lang w:val="en-US"/>
        </w:rPr>
        <w:t>The r</w:t>
      </w:r>
      <w:r w:rsidR="008F6A4E" w:rsidRPr="003133FC">
        <w:rPr>
          <w:noProof/>
          <w:lang w:val="en-US"/>
        </w:rPr>
        <w:t xml:space="preserve">aters were asked to </w:t>
      </w:r>
      <w:r w:rsidR="0098469F">
        <w:rPr>
          <w:noProof/>
          <w:lang w:val="en-US"/>
        </w:rPr>
        <w:t>assess</w:t>
      </w:r>
      <w:r w:rsidR="00DF7E41" w:rsidRPr="003133FC">
        <w:rPr>
          <w:noProof/>
          <w:lang w:val="en-US"/>
        </w:rPr>
        <w:t xml:space="preserve"> </w:t>
      </w:r>
      <w:r w:rsidR="008F6A4E" w:rsidRPr="003133FC">
        <w:rPr>
          <w:noProof/>
          <w:lang w:val="en-US"/>
        </w:rPr>
        <w:t xml:space="preserve">a random subsample of political candidates according to several measurements: </w:t>
      </w:r>
      <w:r w:rsidR="0033554A">
        <w:rPr>
          <w:noProof/>
          <w:lang w:val="en-US"/>
        </w:rPr>
        <w:t>S</w:t>
      </w:r>
      <w:r w:rsidR="008F6A4E" w:rsidRPr="003133FC">
        <w:rPr>
          <w:noProof/>
          <w:lang w:val="en-US"/>
        </w:rPr>
        <w:t xml:space="preserve">ample 1 evaluated </w:t>
      </w:r>
      <w:r w:rsidR="008E166A">
        <w:rPr>
          <w:noProof/>
          <w:lang w:val="en-US"/>
        </w:rPr>
        <w:t xml:space="preserve">the </w:t>
      </w:r>
      <w:r w:rsidR="009F56DE">
        <w:rPr>
          <w:noProof/>
          <w:lang w:val="en-US"/>
        </w:rPr>
        <w:t xml:space="preserve">congruence between physical appearance and </w:t>
      </w:r>
      <w:r w:rsidR="008F6A4E" w:rsidRPr="003133FC">
        <w:rPr>
          <w:noProof/>
          <w:lang w:val="en-US"/>
        </w:rPr>
        <w:t xml:space="preserve">occupation, </w:t>
      </w:r>
      <w:r w:rsidR="0098469F">
        <w:rPr>
          <w:noProof/>
          <w:lang w:val="en-US"/>
        </w:rPr>
        <w:t>S</w:t>
      </w:r>
      <w:r w:rsidR="008F6A4E" w:rsidRPr="003133FC">
        <w:rPr>
          <w:noProof/>
          <w:lang w:val="en-US"/>
        </w:rPr>
        <w:t xml:space="preserve">ample 2 attractiveness, </w:t>
      </w:r>
      <w:r w:rsidR="002A35E1">
        <w:rPr>
          <w:noProof/>
          <w:lang w:val="en-US"/>
        </w:rPr>
        <w:t>S</w:t>
      </w:r>
      <w:r w:rsidR="008F6A4E" w:rsidRPr="003133FC">
        <w:rPr>
          <w:noProof/>
          <w:lang w:val="en-US"/>
        </w:rPr>
        <w:t>ample 3 masculinity,</w:t>
      </w:r>
      <w:r w:rsidR="008F6A4E" w:rsidRPr="003133FC">
        <w:rPr>
          <w:noProof/>
          <w:vertAlign w:val="superscript"/>
          <w:lang w:val="en-US"/>
        </w:rPr>
        <w:footnoteReference w:id="10"/>
      </w:r>
      <w:r w:rsidR="008F6A4E" w:rsidRPr="003133FC">
        <w:rPr>
          <w:noProof/>
          <w:lang w:val="en-US"/>
        </w:rPr>
        <w:t xml:space="preserve"> and </w:t>
      </w:r>
      <w:r w:rsidR="002A35E1">
        <w:rPr>
          <w:noProof/>
          <w:lang w:val="en-US"/>
        </w:rPr>
        <w:t>S</w:t>
      </w:r>
      <w:r w:rsidR="008F6A4E" w:rsidRPr="003133FC">
        <w:rPr>
          <w:noProof/>
          <w:lang w:val="en-US"/>
        </w:rPr>
        <w:t>ample 4 femininity</w:t>
      </w:r>
      <w:r w:rsidR="002A35E1">
        <w:rPr>
          <w:noProof/>
          <w:lang w:val="en-US"/>
        </w:rPr>
        <w:t>.</w:t>
      </w:r>
      <w:r w:rsidR="008F6A4E" w:rsidRPr="003133FC">
        <w:rPr>
          <w:noProof/>
          <w:vertAlign w:val="superscript"/>
          <w:lang w:val="en-US"/>
        </w:rPr>
        <w:footnoteReference w:id="11"/>
      </w:r>
      <w:r w:rsidR="008F6A4E" w:rsidRPr="003133FC">
        <w:rPr>
          <w:noProof/>
          <w:lang w:val="en-US"/>
        </w:rPr>
        <w:t xml:space="preserve"> </w:t>
      </w:r>
      <w:r w:rsidR="0039505B">
        <w:rPr>
          <w:noProof/>
          <w:lang w:val="en-US"/>
        </w:rPr>
        <w:t>Consequently</w:t>
      </w:r>
      <w:r w:rsidR="008F6A4E" w:rsidRPr="003133FC">
        <w:rPr>
          <w:noProof/>
          <w:lang w:val="en-US"/>
        </w:rPr>
        <w:t xml:space="preserve">, the attribute on which raters evaluated their random sample of photographs </w:t>
      </w:r>
      <w:r w:rsidR="00BC3A2C">
        <w:rPr>
          <w:noProof/>
          <w:lang w:val="en-US"/>
        </w:rPr>
        <w:t>differed</w:t>
      </w:r>
      <w:r w:rsidR="00BC3A2C" w:rsidRPr="003133FC">
        <w:rPr>
          <w:noProof/>
          <w:lang w:val="en-US"/>
        </w:rPr>
        <w:t xml:space="preserve"> </w:t>
      </w:r>
      <w:r w:rsidR="008F6A4E" w:rsidRPr="003133FC">
        <w:rPr>
          <w:noProof/>
          <w:lang w:val="en-US"/>
        </w:rPr>
        <w:t xml:space="preserve">between the </w:t>
      </w:r>
      <w:r w:rsidR="00B80AC4">
        <w:rPr>
          <w:noProof/>
          <w:lang w:val="en-US"/>
        </w:rPr>
        <w:t>four</w:t>
      </w:r>
      <w:r w:rsidR="008F6A4E" w:rsidRPr="003133FC">
        <w:rPr>
          <w:noProof/>
          <w:lang w:val="en-US"/>
        </w:rPr>
        <w:t xml:space="preserve"> samples. In practice, each of the 7,920 raters evaluated </w:t>
      </w:r>
      <w:r w:rsidR="00FC4204" w:rsidRPr="003133FC">
        <w:rPr>
          <w:noProof/>
          <w:lang w:val="en-US"/>
        </w:rPr>
        <w:t>50 candidate photographs</w:t>
      </w:r>
      <w:r w:rsidR="00FC4204">
        <w:rPr>
          <w:noProof/>
          <w:lang w:val="en-US"/>
        </w:rPr>
        <w:t xml:space="preserve"> assigned at random</w:t>
      </w:r>
      <w:r w:rsidR="008F6A4E" w:rsidRPr="003133FC">
        <w:rPr>
          <w:noProof/>
          <w:lang w:val="en-US"/>
        </w:rPr>
        <w:t xml:space="preserve">. Figure 2 </w:t>
      </w:r>
      <w:r w:rsidR="0054526B">
        <w:rPr>
          <w:noProof/>
          <w:lang w:val="en-US"/>
        </w:rPr>
        <w:t>presents</w:t>
      </w:r>
      <w:r w:rsidR="0054526B" w:rsidRPr="003133FC">
        <w:rPr>
          <w:noProof/>
          <w:lang w:val="en-US"/>
        </w:rPr>
        <w:t xml:space="preserve"> </w:t>
      </w:r>
      <w:r w:rsidR="008F6A4E" w:rsidRPr="003133FC">
        <w:rPr>
          <w:noProof/>
          <w:lang w:val="en-US"/>
        </w:rPr>
        <w:t xml:space="preserve">the distribution after averaging the 7,920 scores of the 1,415 candidates </w:t>
      </w:r>
      <w:hyperlink r:id="rId112">
        <w:r w:rsidR="008F6A4E" w:rsidRPr="003133FC">
          <w:rPr>
            <w:noProof/>
            <w:lang w:val="en-US"/>
          </w:rPr>
          <w:t>(see also Rosar et al., 2008, p. 71; Berggren et al., 2010, p. 11)</w:t>
        </w:r>
      </w:hyperlink>
      <w:r w:rsidR="008F6A4E" w:rsidRPr="003133FC">
        <w:rPr>
          <w:noProof/>
          <w:lang w:val="en-US"/>
        </w:rPr>
        <w:t>. The figure shows these densities broken down by relevant criteria.</w:t>
      </w:r>
      <w:r w:rsidR="008F6A4E" w:rsidRPr="003133FC">
        <w:rPr>
          <w:noProof/>
          <w:vertAlign w:val="superscript"/>
          <w:lang w:val="en-US"/>
        </w:rPr>
        <w:footnoteReference w:id="12"/>
      </w:r>
      <w:r w:rsidR="008F6A4E" w:rsidRPr="003133FC">
        <w:rPr>
          <w:noProof/>
          <w:lang w:val="en-US"/>
        </w:rPr>
        <w:t xml:space="preserve"> Finally, Table 1 summarizes the question asked to raters and the </w:t>
      </w:r>
      <w:r w:rsidR="00E035FD">
        <w:rPr>
          <w:noProof/>
          <w:lang w:val="en-US"/>
        </w:rPr>
        <w:t xml:space="preserve">set of </w:t>
      </w:r>
      <w:r w:rsidR="008F6A4E" w:rsidRPr="003133FC">
        <w:rPr>
          <w:noProof/>
          <w:lang w:val="en-US"/>
        </w:rPr>
        <w:t>answer</w:t>
      </w:r>
      <w:r w:rsidR="00E035FD">
        <w:rPr>
          <w:noProof/>
          <w:lang w:val="en-US"/>
        </w:rPr>
        <w:t>s</w:t>
      </w:r>
      <w:r w:rsidR="008F6A4E" w:rsidRPr="003133FC">
        <w:rPr>
          <w:noProof/>
          <w:lang w:val="en-US"/>
        </w:rPr>
        <w:t>.</w:t>
      </w:r>
    </w:p>
    <w:p w14:paraId="665C6157" w14:textId="7E92433E" w:rsidR="0081434C" w:rsidRPr="003133FC" w:rsidRDefault="008F6A4E" w:rsidP="00FD3AAD">
      <w:pPr>
        <w:spacing w:before="200" w:after="200"/>
        <w:jc w:val="both"/>
        <w:rPr>
          <w:noProof/>
          <w:lang w:val="en-US"/>
        </w:rPr>
      </w:pPr>
      <w:r w:rsidRPr="003133FC">
        <w:rPr>
          <w:noProof/>
          <w:lang w:val="en-US"/>
        </w:rPr>
        <w:lastRenderedPageBreak/>
        <w:t>To randomly assign pictures to raters, a rating tool for surveys was specially developed (anonymized). The software presented respondents with random photo</w:t>
      </w:r>
      <w:r w:rsidR="009A2AF4">
        <w:rPr>
          <w:noProof/>
          <w:lang w:val="en-US"/>
        </w:rPr>
        <w:t>graph</w:t>
      </w:r>
      <w:r w:rsidRPr="003133FC">
        <w:rPr>
          <w:noProof/>
          <w:lang w:val="en-US"/>
        </w:rPr>
        <w:t xml:space="preserve">s from the pool of images, favoring images that had been rated </w:t>
      </w:r>
      <w:r w:rsidR="00A44967">
        <w:rPr>
          <w:noProof/>
          <w:lang w:val="en-US"/>
        </w:rPr>
        <w:t>fewer</w:t>
      </w:r>
      <w:r w:rsidR="00A44967" w:rsidRPr="003133FC">
        <w:rPr>
          <w:noProof/>
          <w:lang w:val="en-US"/>
        </w:rPr>
        <w:t xml:space="preserve"> </w:t>
      </w:r>
      <w:r w:rsidRPr="003133FC">
        <w:rPr>
          <w:noProof/>
          <w:lang w:val="en-US"/>
        </w:rPr>
        <w:t xml:space="preserve">times. The software contrasted the candidate’s electoral district with the respondent’s electoral district and ruled out pictures </w:t>
      </w:r>
      <w:r w:rsidR="00E6101F">
        <w:rPr>
          <w:noProof/>
          <w:lang w:val="en-US"/>
        </w:rPr>
        <w:t xml:space="preserve">of candidates </w:t>
      </w:r>
      <w:r w:rsidRPr="003133FC">
        <w:rPr>
          <w:noProof/>
          <w:lang w:val="en-US"/>
        </w:rPr>
        <w:t xml:space="preserve">from the respondent’s electoral district. In addition, to </w:t>
      </w:r>
      <w:r w:rsidR="0079239D">
        <w:rPr>
          <w:noProof/>
          <w:lang w:val="en-US"/>
        </w:rPr>
        <w:t xml:space="preserve">further </w:t>
      </w:r>
      <w:r w:rsidRPr="003133FC">
        <w:rPr>
          <w:noProof/>
          <w:lang w:val="en-US"/>
        </w:rPr>
        <w:t xml:space="preserve">minimize recognition, images for which over half of </w:t>
      </w:r>
      <w:r w:rsidR="0028380D">
        <w:rPr>
          <w:noProof/>
          <w:lang w:val="en-US"/>
        </w:rPr>
        <w:t xml:space="preserve">the </w:t>
      </w:r>
      <w:r w:rsidRPr="003133FC">
        <w:rPr>
          <w:noProof/>
          <w:lang w:val="en-US"/>
        </w:rPr>
        <w:t xml:space="preserve">respondents chose the option “I recognize the person in the photograph” were excluded from the analysis (N = 4). </w:t>
      </w:r>
      <w:r w:rsidR="00FA3D6C">
        <w:rPr>
          <w:noProof/>
          <w:lang w:val="en-US"/>
        </w:rPr>
        <w:t>T</w:t>
      </w:r>
      <w:r w:rsidRPr="003133FC">
        <w:rPr>
          <w:noProof/>
          <w:lang w:val="en-US"/>
        </w:rPr>
        <w:t xml:space="preserve">o isolate evaluations between </w:t>
      </w:r>
      <w:r w:rsidR="00396089">
        <w:rPr>
          <w:noProof/>
          <w:lang w:val="en-US"/>
        </w:rPr>
        <w:t xml:space="preserve">the different </w:t>
      </w:r>
      <w:r w:rsidRPr="003133FC">
        <w:rPr>
          <w:noProof/>
          <w:lang w:val="en-US"/>
        </w:rPr>
        <w:t>photo</w:t>
      </w:r>
      <w:r w:rsidR="00113EE4">
        <w:rPr>
          <w:noProof/>
          <w:lang w:val="en-US"/>
        </w:rPr>
        <w:t>graph</w:t>
      </w:r>
      <w:r w:rsidRPr="003133FC">
        <w:rPr>
          <w:noProof/>
          <w:lang w:val="en-US"/>
        </w:rPr>
        <w:t xml:space="preserve">s, a neutral screen with a simple black university logo on a white background appeared. Importantly, </w:t>
      </w:r>
      <w:r w:rsidR="003F0AE3">
        <w:rPr>
          <w:noProof/>
          <w:lang w:val="en-US"/>
        </w:rPr>
        <w:t>there was no time limit for</w:t>
      </w:r>
      <w:r w:rsidR="003F0AE3" w:rsidRPr="003133FC">
        <w:rPr>
          <w:noProof/>
          <w:lang w:val="en-US"/>
        </w:rPr>
        <w:t xml:space="preserve"> </w:t>
      </w:r>
      <w:r w:rsidRPr="003133FC">
        <w:rPr>
          <w:noProof/>
          <w:lang w:val="en-US"/>
        </w:rPr>
        <w:t>evaluat</w:t>
      </w:r>
      <w:r w:rsidR="003F0AE3">
        <w:rPr>
          <w:noProof/>
          <w:lang w:val="en-US"/>
        </w:rPr>
        <w:t>ing</w:t>
      </w:r>
      <w:r w:rsidRPr="003133FC">
        <w:rPr>
          <w:noProof/>
          <w:lang w:val="en-US"/>
        </w:rPr>
        <w:t xml:space="preserve"> each picture. </w:t>
      </w:r>
      <w:r w:rsidR="00396089">
        <w:rPr>
          <w:noProof/>
          <w:lang w:val="en-US"/>
        </w:rPr>
        <w:t>T</w:t>
      </w:r>
      <w:r w:rsidRPr="003133FC">
        <w:rPr>
          <w:noProof/>
          <w:lang w:val="en-US"/>
        </w:rPr>
        <w:t>he literature on candidate evaluation consistent</w:t>
      </w:r>
      <w:r w:rsidR="005F15BF">
        <w:rPr>
          <w:noProof/>
          <w:lang w:val="en-US"/>
        </w:rPr>
        <w:t xml:space="preserve">ly affirms </w:t>
      </w:r>
      <w:r w:rsidRPr="003133FC">
        <w:rPr>
          <w:noProof/>
          <w:lang w:val="en-US"/>
        </w:rPr>
        <w:t xml:space="preserve">that “photographs allow voters to form first impressions” about candidates </w:t>
      </w:r>
      <w:hyperlink r:id="rId113">
        <w:r w:rsidRPr="003133FC">
          <w:rPr>
            <w:noProof/>
            <w:lang w:val="en-US"/>
          </w:rPr>
          <w:t>(Banducci et al., 2008, p. 904)</w:t>
        </w:r>
      </w:hyperlink>
      <w:r w:rsidRPr="003133FC">
        <w:rPr>
          <w:noProof/>
          <w:lang w:val="en-US"/>
        </w:rPr>
        <w:t>,</w:t>
      </w:r>
      <w:r w:rsidR="00396089">
        <w:rPr>
          <w:noProof/>
          <w:lang w:val="en-US"/>
        </w:rPr>
        <w:t xml:space="preserve"> thus</w:t>
      </w:r>
      <w:r w:rsidRPr="003133FC">
        <w:rPr>
          <w:noProof/>
          <w:lang w:val="en-US"/>
        </w:rPr>
        <w:t xml:space="preserve"> voters do not update their initial inferences even when new information is available </w:t>
      </w:r>
      <w:hyperlink r:id="rId114">
        <w:r w:rsidRPr="003133FC">
          <w:rPr>
            <w:noProof/>
            <w:lang w:val="en-US"/>
          </w:rPr>
          <w:t>(Antonakis &amp; Dalgas, 2009, p. 1183)</w:t>
        </w:r>
      </w:hyperlink>
      <w:r w:rsidRPr="003133FC">
        <w:rPr>
          <w:noProof/>
          <w:lang w:val="en-US"/>
        </w:rPr>
        <w:t xml:space="preserve">. This “perceptual bias” has been </w:t>
      </w:r>
      <w:r w:rsidR="006970D9">
        <w:rPr>
          <w:noProof/>
          <w:lang w:val="en-US"/>
        </w:rPr>
        <w:t>identified</w:t>
      </w:r>
      <w:r w:rsidR="006970D9" w:rsidRPr="003133FC">
        <w:rPr>
          <w:noProof/>
          <w:lang w:val="en-US"/>
        </w:rPr>
        <w:t xml:space="preserve"> </w:t>
      </w:r>
      <w:r w:rsidRPr="003133FC">
        <w:rPr>
          <w:noProof/>
          <w:lang w:val="en-US"/>
        </w:rPr>
        <w:t xml:space="preserve">in studies with 1-second exposure to facial appearance </w:t>
      </w:r>
      <w:hyperlink r:id="rId115">
        <w:r w:rsidRPr="003133FC">
          <w:rPr>
            <w:noProof/>
            <w:lang w:val="en-US"/>
          </w:rPr>
          <w:t>(Todorov et al., 2005, p. 1623)</w:t>
        </w:r>
      </w:hyperlink>
      <w:r w:rsidRPr="003133FC">
        <w:rPr>
          <w:noProof/>
          <w:lang w:val="en-US"/>
        </w:rPr>
        <w:t xml:space="preserve">. </w:t>
      </w:r>
      <w:r w:rsidR="00396089">
        <w:rPr>
          <w:noProof/>
          <w:lang w:val="en-US"/>
        </w:rPr>
        <w:t xml:space="preserve">In fact, </w:t>
      </w:r>
      <w:hyperlink r:id="rId116">
        <w:r w:rsidRPr="003133FC">
          <w:rPr>
            <w:noProof/>
            <w:lang w:val="en-US"/>
          </w:rPr>
          <w:t>Mattes et al. (2010, p. 43)</w:t>
        </w:r>
      </w:hyperlink>
      <w:r w:rsidRPr="003133FC">
        <w:rPr>
          <w:noProof/>
          <w:lang w:val="en-US"/>
        </w:rPr>
        <w:t xml:space="preserve"> find that “judgments made at 100 milliseconds correlated highly with judgments with no time constraints,” while </w:t>
      </w:r>
      <w:hyperlink r:id="rId117">
        <w:r w:rsidRPr="003133FC">
          <w:rPr>
            <w:noProof/>
            <w:lang w:val="en-US"/>
          </w:rPr>
          <w:t xml:space="preserve">Antonakis </w:t>
        </w:r>
        <w:r w:rsidR="00D55968">
          <w:rPr>
            <w:noProof/>
            <w:lang w:val="en-US"/>
          </w:rPr>
          <w:t>and</w:t>
        </w:r>
        <w:r w:rsidRPr="003133FC">
          <w:rPr>
            <w:noProof/>
            <w:lang w:val="en-US"/>
          </w:rPr>
          <w:t xml:space="preserve"> Dalgas (2009)</w:t>
        </w:r>
      </w:hyperlink>
      <w:r w:rsidRPr="003133FC">
        <w:rPr>
          <w:noProof/>
          <w:lang w:val="en-US"/>
        </w:rPr>
        <w:t xml:space="preserve"> </w:t>
      </w:r>
      <w:r w:rsidR="002A782A">
        <w:rPr>
          <w:noProof/>
          <w:lang w:val="en-US"/>
        </w:rPr>
        <w:t>report</w:t>
      </w:r>
      <w:r w:rsidR="002A782A" w:rsidRPr="003133FC">
        <w:rPr>
          <w:noProof/>
          <w:lang w:val="en-US"/>
        </w:rPr>
        <w:t xml:space="preserve"> </w:t>
      </w:r>
      <w:r w:rsidRPr="003133FC">
        <w:rPr>
          <w:noProof/>
          <w:lang w:val="en-US"/>
        </w:rPr>
        <w:t xml:space="preserve">that children have the same (and sometimes even </w:t>
      </w:r>
      <w:r w:rsidRPr="003133FC">
        <w:rPr>
          <w:i/>
          <w:noProof/>
          <w:lang w:val="en-US"/>
        </w:rPr>
        <w:t>better</w:t>
      </w:r>
      <w:r w:rsidRPr="003133FC">
        <w:rPr>
          <w:noProof/>
          <w:lang w:val="en-US"/>
        </w:rPr>
        <w:t xml:space="preserve">) predicting skills when choosing winning political candidates. </w:t>
      </w:r>
      <w:r w:rsidR="00B64990">
        <w:rPr>
          <w:noProof/>
          <w:lang w:val="en-US"/>
        </w:rPr>
        <w:t>Therefore</w:t>
      </w:r>
      <w:r w:rsidRPr="003133FC">
        <w:rPr>
          <w:noProof/>
          <w:lang w:val="en-US"/>
        </w:rPr>
        <w:t xml:space="preserve">, perceptual biases are invariant to </w:t>
      </w:r>
      <w:r w:rsidR="008A3A21">
        <w:rPr>
          <w:noProof/>
          <w:lang w:val="en-US"/>
        </w:rPr>
        <w:t>the duration of</w:t>
      </w:r>
      <w:r w:rsidR="008A3A21" w:rsidRPr="003133FC">
        <w:rPr>
          <w:noProof/>
          <w:lang w:val="en-US"/>
        </w:rPr>
        <w:t xml:space="preserve"> </w:t>
      </w:r>
      <w:r w:rsidRPr="003133FC">
        <w:rPr>
          <w:noProof/>
          <w:lang w:val="en-US"/>
        </w:rPr>
        <w:t xml:space="preserve">exposure and </w:t>
      </w:r>
      <w:r w:rsidR="00A00C98">
        <w:rPr>
          <w:noProof/>
          <w:lang w:val="en-US"/>
        </w:rPr>
        <w:t>are</w:t>
      </w:r>
      <w:r w:rsidRPr="003133FC">
        <w:rPr>
          <w:noProof/>
          <w:lang w:val="en-US"/>
        </w:rPr>
        <w:t xml:space="preserve"> not corrected </w:t>
      </w:r>
      <w:r w:rsidR="00A00C98">
        <w:rPr>
          <w:noProof/>
          <w:lang w:val="en-US"/>
        </w:rPr>
        <w:t>by</w:t>
      </w:r>
      <w:r w:rsidR="00A00C98" w:rsidRPr="003133FC">
        <w:rPr>
          <w:noProof/>
          <w:lang w:val="en-US"/>
        </w:rPr>
        <w:t xml:space="preserve"> </w:t>
      </w:r>
      <w:r w:rsidRPr="003133FC">
        <w:rPr>
          <w:noProof/>
          <w:lang w:val="en-US"/>
        </w:rPr>
        <w:t>increasing levels of political knowledge or age.</w:t>
      </w:r>
    </w:p>
    <w:p w14:paraId="010F320F" w14:textId="4EF0563B" w:rsidR="0081434C" w:rsidRPr="003133FC" w:rsidRDefault="008F6A4E" w:rsidP="00FD3AAD">
      <w:pPr>
        <w:spacing w:before="200" w:after="200"/>
        <w:jc w:val="both"/>
        <w:rPr>
          <w:noProof/>
          <w:lang w:val="en-US"/>
        </w:rPr>
      </w:pPr>
      <w:r w:rsidRPr="003133FC">
        <w:rPr>
          <w:noProof/>
          <w:lang w:val="en-US"/>
        </w:rPr>
        <w:t xml:space="preserve">All in all, we believe that </w:t>
      </w:r>
      <w:r w:rsidR="00701099">
        <w:rPr>
          <w:noProof/>
          <w:lang w:val="en-US"/>
        </w:rPr>
        <w:t>this</w:t>
      </w:r>
      <w:r w:rsidRPr="003133FC">
        <w:rPr>
          <w:noProof/>
          <w:lang w:val="en-US"/>
        </w:rPr>
        <w:t xml:space="preserve"> novel dataset </w:t>
      </w:r>
      <w:r w:rsidR="007C438F">
        <w:rPr>
          <w:noProof/>
          <w:lang w:val="en-US"/>
        </w:rPr>
        <w:t>relying on</w:t>
      </w:r>
      <w:r w:rsidR="00737E32" w:rsidRPr="003133FC">
        <w:rPr>
          <w:noProof/>
          <w:lang w:val="en-US"/>
        </w:rPr>
        <w:t xml:space="preserve"> </w:t>
      </w:r>
      <w:r w:rsidRPr="003133FC">
        <w:rPr>
          <w:noProof/>
          <w:lang w:val="en-US"/>
        </w:rPr>
        <w:t xml:space="preserve">raters representative at the country level has clear advantages over other designs that rely on convenience samples, </w:t>
      </w:r>
      <w:r w:rsidR="006A67B1">
        <w:rPr>
          <w:noProof/>
          <w:lang w:val="en-US"/>
        </w:rPr>
        <w:t xml:space="preserve">which may be seen as </w:t>
      </w:r>
      <w:r w:rsidRPr="003133FC">
        <w:rPr>
          <w:noProof/>
          <w:lang w:val="en-US"/>
        </w:rPr>
        <w:t xml:space="preserve">the norm in </w:t>
      </w:r>
      <w:r w:rsidR="002E52F5">
        <w:rPr>
          <w:noProof/>
          <w:lang w:val="en-US"/>
        </w:rPr>
        <w:t xml:space="preserve">research on </w:t>
      </w:r>
      <w:r w:rsidRPr="003133FC">
        <w:rPr>
          <w:noProof/>
          <w:lang w:val="en-US"/>
        </w:rPr>
        <w:t xml:space="preserve">physical appearance </w:t>
      </w:r>
      <w:hyperlink r:id="rId118">
        <w:r w:rsidRPr="003133FC">
          <w:rPr>
            <w:noProof/>
            <w:lang w:val="en-US"/>
          </w:rPr>
          <w:t>(see</w:t>
        </w:r>
        <w:r w:rsidR="002E52F5">
          <w:rPr>
            <w:noProof/>
            <w:lang w:val="en-US"/>
          </w:rPr>
          <w:t>,</w:t>
        </w:r>
        <w:r w:rsidRPr="003133FC">
          <w:rPr>
            <w:noProof/>
            <w:lang w:val="en-US"/>
          </w:rPr>
          <w:t xml:space="preserve"> for instance, Rosar et al., 2008; Mattes et al., 2010; Wigginton &amp; Stockemer, 2021)</w:t>
        </w:r>
      </w:hyperlink>
      <w:r w:rsidRPr="003133FC">
        <w:rPr>
          <w:noProof/>
          <w:lang w:val="en-US"/>
        </w:rPr>
        <w:t xml:space="preserve">. </w:t>
      </w:r>
      <w:r w:rsidR="002E52F5">
        <w:rPr>
          <w:noProof/>
          <w:lang w:val="en-US"/>
        </w:rPr>
        <w:t>W</w:t>
      </w:r>
      <w:r w:rsidRPr="003133FC">
        <w:rPr>
          <w:noProof/>
          <w:lang w:val="en-US"/>
        </w:rPr>
        <w:t xml:space="preserve">hile the relationship between physical appearance and turnout has already been studied in Finland </w:t>
      </w:r>
      <w:hyperlink r:id="rId119">
        <w:r w:rsidRPr="003133FC">
          <w:rPr>
            <w:noProof/>
            <w:lang w:val="en-US"/>
          </w:rPr>
          <w:t>(</w:t>
        </w:r>
        <w:r w:rsidR="009C7496">
          <w:rPr>
            <w:noProof/>
            <w:lang w:val="en-US"/>
          </w:rPr>
          <w:t>e.g.</w:t>
        </w:r>
        <w:r w:rsidRPr="003133FC">
          <w:rPr>
            <w:noProof/>
            <w:lang w:val="en-US"/>
          </w:rPr>
          <w:t>, Berggren et al., 2010, 2017)</w:t>
        </w:r>
      </w:hyperlink>
      <w:r w:rsidRPr="003133FC">
        <w:rPr>
          <w:noProof/>
          <w:lang w:val="en-US"/>
        </w:rPr>
        <w:t>, the authors are not aware of any other study that exploited a representative sample of raters in the context of real</w:t>
      </w:r>
      <w:r w:rsidR="00B1085F">
        <w:rPr>
          <w:noProof/>
          <w:lang w:val="en-US"/>
        </w:rPr>
        <w:t xml:space="preserve"> (</w:t>
      </w:r>
      <w:r w:rsidRPr="003133FC">
        <w:rPr>
          <w:noProof/>
          <w:lang w:val="en-US"/>
        </w:rPr>
        <w:t>not mock</w:t>
      </w:r>
      <w:r w:rsidR="00B1085F">
        <w:rPr>
          <w:noProof/>
          <w:lang w:val="en-US"/>
        </w:rPr>
        <w:t>)</w:t>
      </w:r>
      <w:r w:rsidRPr="003133FC">
        <w:rPr>
          <w:noProof/>
          <w:lang w:val="en-US"/>
        </w:rPr>
        <w:t xml:space="preserve"> elections. </w:t>
      </w:r>
      <w:r w:rsidRPr="003133FC">
        <w:rPr>
          <w:noProof/>
          <w:lang w:val="en-US"/>
        </w:rPr>
        <w:br w:type="page"/>
      </w:r>
    </w:p>
    <w:p w14:paraId="3F0008B2" w14:textId="347A2AFD" w:rsidR="0081434C" w:rsidRPr="003133FC" w:rsidRDefault="008F6A4E" w:rsidP="00FD3AAD">
      <w:pPr>
        <w:jc w:val="both"/>
        <w:rPr>
          <w:noProof/>
          <w:lang w:val="en-US"/>
        </w:rPr>
      </w:pPr>
      <w:r w:rsidRPr="003133FC">
        <w:rPr>
          <w:b/>
          <w:noProof/>
          <w:lang w:val="en-US"/>
        </w:rPr>
        <w:lastRenderedPageBreak/>
        <w:t xml:space="preserve">Figure 2: Distribution of Physical Appearance Indexes </w:t>
      </w:r>
      <w:r w:rsidRPr="003133FC">
        <w:rPr>
          <w:b/>
          <w:noProof/>
          <w:lang w:val="en-US"/>
        </w:rPr>
        <w:t>Broken</w:t>
      </w:r>
      <w:r w:rsidR="001C0D04">
        <w:rPr>
          <w:b/>
          <w:noProof/>
          <w:lang w:val="en-US"/>
        </w:rPr>
        <w:t xml:space="preserve"> Down</w:t>
      </w:r>
      <w:r w:rsidRPr="003133FC">
        <w:rPr>
          <w:b/>
          <w:noProof/>
          <w:lang w:val="en-US"/>
        </w:rPr>
        <w:t xml:space="preserve"> by </w:t>
      </w:r>
      <w:r w:rsidRPr="003133FC">
        <w:rPr>
          <w:b/>
          <w:noProof/>
          <w:lang w:val="en-US"/>
        </w:rPr>
        <w:t>Relevant Criteria</w:t>
      </w:r>
      <w:r w:rsidRPr="003133FC">
        <w:rPr>
          <w:noProof/>
          <w:lang w:val="en-US"/>
        </w:rPr>
        <w:drawing>
          <wp:inline distT="114300" distB="114300" distL="114300" distR="114300" wp14:anchorId="46F09143" wp14:editId="1601911B">
            <wp:extent cx="5731200" cy="57277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0"/>
                    <a:srcRect/>
                    <a:stretch>
                      <a:fillRect/>
                    </a:stretch>
                  </pic:blipFill>
                  <pic:spPr>
                    <a:xfrm>
                      <a:off x="0" y="0"/>
                      <a:ext cx="5731200" cy="5727700"/>
                    </a:xfrm>
                    <a:prstGeom prst="rect">
                      <a:avLst/>
                    </a:prstGeom>
                    <a:ln/>
                  </pic:spPr>
                </pic:pic>
              </a:graphicData>
            </a:graphic>
          </wp:inline>
        </w:drawing>
      </w:r>
    </w:p>
    <w:p w14:paraId="7F5A64AF" w14:textId="77777777" w:rsidR="0081434C" w:rsidRPr="003133FC" w:rsidRDefault="008F6A4E" w:rsidP="00FD3AAD">
      <w:pPr>
        <w:pStyle w:val="Heading3"/>
        <w:spacing w:before="200" w:after="200"/>
        <w:jc w:val="both"/>
        <w:rPr>
          <w:noProof/>
          <w:lang w:val="en-US"/>
        </w:rPr>
      </w:pPr>
      <w:bookmarkStart w:id="210" w:name="_ynlnj1fnswm" w:colFirst="0" w:colLast="0"/>
      <w:bookmarkEnd w:id="210"/>
      <w:r w:rsidRPr="003133FC">
        <w:rPr>
          <w:noProof/>
          <w:lang w:val="en-US"/>
        </w:rPr>
        <w:t>Statistical Analyses</w:t>
      </w:r>
    </w:p>
    <w:p w14:paraId="49D598F1" w14:textId="798A3B32" w:rsidR="0081434C" w:rsidRPr="003133FC" w:rsidRDefault="008F6A4E" w:rsidP="00FD3AAD">
      <w:pPr>
        <w:spacing w:before="200" w:after="200"/>
        <w:jc w:val="both"/>
        <w:rPr>
          <w:noProof/>
          <w:lang w:val="en-US"/>
        </w:rPr>
      </w:pPr>
      <w:r w:rsidRPr="003133FC">
        <w:rPr>
          <w:noProof/>
          <w:lang w:val="en-US"/>
        </w:rPr>
        <w:t xml:space="preserve">The analyses presented in this section try to explain turnout. The statistical </w:t>
      </w:r>
      <w:r w:rsidR="00700E70">
        <w:rPr>
          <w:noProof/>
          <w:lang w:val="en-US"/>
        </w:rPr>
        <w:t>objective</w:t>
      </w:r>
      <w:r w:rsidR="00700E70" w:rsidRPr="003133FC">
        <w:rPr>
          <w:noProof/>
          <w:lang w:val="en-US"/>
        </w:rPr>
        <w:t xml:space="preserve"> </w:t>
      </w:r>
      <w:r w:rsidRPr="003133FC">
        <w:rPr>
          <w:noProof/>
          <w:lang w:val="en-US"/>
        </w:rPr>
        <w:t xml:space="preserve">is to explain the variance </w:t>
      </w:r>
      <w:r w:rsidR="00901860">
        <w:rPr>
          <w:noProof/>
          <w:lang w:val="en-US"/>
        </w:rPr>
        <w:t>in</w:t>
      </w:r>
      <w:r w:rsidR="00901860" w:rsidRPr="003133FC">
        <w:rPr>
          <w:noProof/>
          <w:lang w:val="en-US"/>
        </w:rPr>
        <w:t xml:space="preserve"> </w:t>
      </w:r>
      <w:r w:rsidRPr="003133FC">
        <w:rPr>
          <w:noProof/>
          <w:lang w:val="en-US"/>
        </w:rPr>
        <w:t xml:space="preserve">the number of votes </w:t>
      </w:r>
      <w:r w:rsidR="009A58CC">
        <w:rPr>
          <w:noProof/>
          <w:lang w:val="en-US"/>
        </w:rPr>
        <w:t xml:space="preserve">that </w:t>
      </w:r>
      <w:r w:rsidR="008E2B14">
        <w:rPr>
          <w:noProof/>
          <w:lang w:val="en-US"/>
        </w:rPr>
        <w:t xml:space="preserve">each </w:t>
      </w:r>
      <w:r w:rsidRPr="003133FC">
        <w:rPr>
          <w:noProof/>
          <w:lang w:val="en-US"/>
        </w:rPr>
        <w:t xml:space="preserve">candidate received. From a substantive point of view, this kind of variable has already been studied in the same form, also in the context of physical appearance </w:t>
      </w:r>
      <w:hyperlink r:id="rId121">
        <w:r w:rsidRPr="003133FC">
          <w:rPr>
            <w:noProof/>
            <w:lang w:val="en-US"/>
          </w:rPr>
          <w:t>(Efrain &amp; Patterson, 1974)</w:t>
        </w:r>
      </w:hyperlink>
      <w:r w:rsidRPr="003133FC">
        <w:rPr>
          <w:noProof/>
          <w:lang w:val="en-US"/>
        </w:rPr>
        <w:t xml:space="preserve">. From a methodological </w:t>
      </w:r>
      <w:r w:rsidR="003C2BC8">
        <w:rPr>
          <w:noProof/>
          <w:lang w:val="en-US"/>
        </w:rPr>
        <w:t>stand</w:t>
      </w:r>
      <w:r w:rsidRPr="003133FC">
        <w:rPr>
          <w:noProof/>
          <w:lang w:val="en-US"/>
        </w:rPr>
        <w:t>point, we follow the statistical literature and identify the data</w:t>
      </w:r>
      <w:r w:rsidR="00D32E33">
        <w:rPr>
          <w:noProof/>
          <w:lang w:val="en-US"/>
        </w:rPr>
        <w:t>-</w:t>
      </w:r>
      <w:r w:rsidRPr="003133FC">
        <w:rPr>
          <w:noProof/>
          <w:lang w:val="en-US"/>
        </w:rPr>
        <w:t xml:space="preserve">generating process of the dependent variable—turnout—as a Poisson distribution </w:t>
      </w:r>
      <w:hyperlink r:id="rId122">
        <w:r w:rsidRPr="003133FC">
          <w:rPr>
            <w:noProof/>
            <w:lang w:val="en-US"/>
          </w:rPr>
          <w:t>(Long, 1997)</w:t>
        </w:r>
      </w:hyperlink>
      <w:r w:rsidRPr="003133FC">
        <w:rPr>
          <w:noProof/>
          <w:lang w:val="en-US"/>
        </w:rPr>
        <w:t>.</w:t>
      </w:r>
      <w:r w:rsidRPr="003133FC">
        <w:rPr>
          <w:noProof/>
          <w:vertAlign w:val="superscript"/>
          <w:lang w:val="en-US"/>
        </w:rPr>
        <w:footnoteReference w:id="13"/>
      </w:r>
    </w:p>
    <w:p w14:paraId="225929B3" w14:textId="6F0BF747" w:rsidR="0081434C" w:rsidRPr="003133FC" w:rsidRDefault="008F6A4E" w:rsidP="00FD3AAD">
      <w:pPr>
        <w:spacing w:before="200" w:after="200"/>
        <w:jc w:val="both"/>
        <w:rPr>
          <w:noProof/>
          <w:lang w:val="en-US"/>
        </w:rPr>
      </w:pPr>
      <w:r w:rsidRPr="003133FC">
        <w:rPr>
          <w:noProof/>
          <w:lang w:val="en-US"/>
        </w:rPr>
        <w:lastRenderedPageBreak/>
        <w:t xml:space="preserve">Since this paper focuses primarily on the </w:t>
      </w:r>
      <w:r w:rsidRPr="003133FC">
        <w:rPr>
          <w:i/>
          <w:noProof/>
          <w:lang w:val="en-US"/>
        </w:rPr>
        <w:t>combined</w:t>
      </w:r>
      <w:r w:rsidRPr="003133FC">
        <w:rPr>
          <w:noProof/>
          <w:lang w:val="en-US"/>
        </w:rPr>
        <w:t xml:space="preserve"> effect</w:t>
      </w:r>
      <w:r w:rsidR="00DA2FB7">
        <w:rPr>
          <w:noProof/>
          <w:lang w:val="en-US"/>
        </w:rPr>
        <w:t>s</w:t>
      </w:r>
      <w:r w:rsidRPr="003133FC">
        <w:rPr>
          <w:noProof/>
          <w:lang w:val="en-US"/>
        </w:rPr>
        <w:t xml:space="preserve"> of physical</w:t>
      </w:r>
      <w:r w:rsidR="00D45074">
        <w:rPr>
          <w:noProof/>
          <w:lang w:val="en-US"/>
        </w:rPr>
        <w:t xml:space="preserve"> appearance</w:t>
      </w:r>
      <w:r w:rsidR="0035501C">
        <w:rPr>
          <w:noProof/>
          <w:lang w:val="en-US"/>
        </w:rPr>
        <w:t>-</w:t>
      </w:r>
      <w:r w:rsidRPr="003133FC">
        <w:rPr>
          <w:noProof/>
          <w:lang w:val="en-US"/>
        </w:rPr>
        <w:t xml:space="preserve">occupation congruence </w:t>
      </w:r>
      <w:r w:rsidRPr="003133FC">
        <w:rPr>
          <w:i/>
          <w:noProof/>
          <w:lang w:val="en-US"/>
        </w:rPr>
        <w:t>and</w:t>
      </w:r>
      <w:r w:rsidRPr="003133FC">
        <w:rPr>
          <w:noProof/>
          <w:lang w:val="en-US"/>
        </w:rPr>
        <w:t xml:space="preserve"> social class, the main independent variable is an interaction term between these two covariates. Following </w:t>
      </w:r>
      <w:hyperlink r:id="rId123">
        <w:r w:rsidRPr="003133FC">
          <w:rPr>
            <w:noProof/>
            <w:lang w:val="en-US"/>
          </w:rPr>
          <w:t>Brambor et al. (2006)</w:t>
        </w:r>
      </w:hyperlink>
      <w:r w:rsidRPr="003133FC">
        <w:rPr>
          <w:noProof/>
          <w:lang w:val="en-US"/>
        </w:rPr>
        <w:t>, both the multiplicative and constitutive terms were included</w:t>
      </w:r>
      <w:r w:rsidR="00D45074">
        <w:rPr>
          <w:noProof/>
          <w:lang w:val="en-US"/>
        </w:rPr>
        <w:t xml:space="preserve"> and</w:t>
      </w:r>
      <w:r w:rsidRPr="003133FC">
        <w:rPr>
          <w:noProof/>
          <w:lang w:val="en-US"/>
        </w:rPr>
        <w:t xml:space="preserve"> we </w:t>
      </w:r>
      <w:r w:rsidR="00D324AA">
        <w:rPr>
          <w:noProof/>
          <w:lang w:val="en-US"/>
        </w:rPr>
        <w:t xml:space="preserve">also </w:t>
      </w:r>
      <w:r w:rsidRPr="003133FC">
        <w:rPr>
          <w:noProof/>
          <w:lang w:val="en-US"/>
        </w:rPr>
        <w:t>analyze the marginal effects</w:t>
      </w:r>
      <w:r w:rsidR="003B58B5">
        <w:rPr>
          <w:noProof/>
          <w:lang w:val="en-US"/>
        </w:rPr>
        <w:t>,</w:t>
      </w:r>
      <w:r w:rsidR="001A66AA">
        <w:rPr>
          <w:noProof/>
          <w:lang w:val="en-US"/>
        </w:rPr>
        <w:t xml:space="preserve"> </w:t>
      </w:r>
      <w:r w:rsidRPr="003133FC">
        <w:rPr>
          <w:noProof/>
          <w:lang w:val="en-US"/>
        </w:rPr>
        <w:t xml:space="preserve">not the regression table </w:t>
      </w:r>
      <w:hyperlink r:id="rId124">
        <w:r w:rsidRPr="003133FC">
          <w:rPr>
            <w:noProof/>
            <w:lang w:val="en-US"/>
          </w:rPr>
          <w:t>(2006, p. 71)</w:t>
        </w:r>
      </w:hyperlink>
      <w:r w:rsidRPr="003133FC">
        <w:rPr>
          <w:noProof/>
          <w:lang w:val="en-US"/>
        </w:rPr>
        <w:t xml:space="preserve">. This is particularly important when estimating generalized linear models because (1) the interaction effect could be non-zero, even when the estimation </w:t>
      </w:r>
      <w:r w:rsidR="00217CEA">
        <w:rPr>
          <w:noProof/>
          <w:lang w:val="en-US"/>
        </w:rPr>
        <w:t>indicates</w:t>
      </w:r>
      <w:r w:rsidR="00FA2504">
        <w:rPr>
          <w:noProof/>
          <w:lang w:val="en-US"/>
        </w:rPr>
        <w:t xml:space="preserve"> </w:t>
      </w:r>
      <w:r w:rsidR="0037365F">
        <w:rPr>
          <w:noProof/>
          <w:lang w:val="en-US"/>
        </w:rPr>
        <w:t>that</w:t>
      </w:r>
      <w:r w:rsidRPr="003133FC">
        <w:rPr>
          <w:noProof/>
          <w:lang w:val="en-US"/>
        </w:rPr>
        <w:t xml:space="preserve"> it is zero, and (2) the statistical significance of the interaction effect cannot be tested with a simple t-test on the coefficient of the interaction term </w:t>
      </w:r>
      <w:hyperlink r:id="rId125">
        <w:r w:rsidRPr="003133FC">
          <w:rPr>
            <w:noProof/>
            <w:lang w:val="en-US"/>
          </w:rPr>
          <w:t>(Ai &amp; Norton, 2003)</w:t>
        </w:r>
      </w:hyperlink>
      <w:r w:rsidRPr="003133FC">
        <w:rPr>
          <w:noProof/>
          <w:lang w:val="en-US"/>
        </w:rPr>
        <w:t>. Hence, this section concentrates on the plot of the marginal effect of the predicted effects of physical</w:t>
      </w:r>
      <w:r w:rsidR="003C5547">
        <w:rPr>
          <w:noProof/>
          <w:lang w:val="en-US"/>
        </w:rPr>
        <w:t xml:space="preserve"> appearance</w:t>
      </w:r>
      <w:r w:rsidR="00EE6A1D">
        <w:rPr>
          <w:noProof/>
          <w:lang w:val="en-US"/>
        </w:rPr>
        <w:t>-</w:t>
      </w:r>
      <w:r w:rsidRPr="003133FC">
        <w:rPr>
          <w:noProof/>
          <w:lang w:val="en-US"/>
        </w:rPr>
        <w:t xml:space="preserve">occupation congruence </w:t>
      </w:r>
      <w:r w:rsidRPr="003133FC">
        <w:rPr>
          <w:i/>
          <w:noProof/>
          <w:lang w:val="en-US"/>
        </w:rPr>
        <w:t>and</w:t>
      </w:r>
      <w:r w:rsidRPr="003133FC">
        <w:rPr>
          <w:noProof/>
          <w:lang w:val="en-US"/>
        </w:rPr>
        <w:t xml:space="preserve"> social class on turnout.</w:t>
      </w:r>
    </w:p>
    <w:p w14:paraId="51A16AD4" w14:textId="69BF620C" w:rsidR="0081434C" w:rsidRPr="003133FC" w:rsidRDefault="008F6A4E" w:rsidP="00FD3AAD">
      <w:pPr>
        <w:spacing w:before="200" w:after="200"/>
        <w:jc w:val="both"/>
        <w:rPr>
          <w:noProof/>
          <w:lang w:val="en-US"/>
        </w:rPr>
      </w:pPr>
      <w:r w:rsidRPr="003133FC">
        <w:rPr>
          <w:noProof/>
          <w:lang w:val="en-US"/>
        </w:rPr>
        <w:t xml:space="preserve">Several control variables were included in the model. Since party affiliation is one of the main explanatory factors of turnout </w:t>
      </w:r>
      <w:hyperlink r:id="rId126">
        <w:r w:rsidRPr="003133FC">
          <w:rPr>
            <w:noProof/>
            <w:lang w:val="en-US"/>
          </w:rPr>
          <w:t>(Bartels, 2000; Lau &amp; Redlawsk, 2006)</w:t>
        </w:r>
      </w:hyperlink>
      <w:r w:rsidRPr="003133FC">
        <w:rPr>
          <w:noProof/>
          <w:lang w:val="en-US"/>
        </w:rPr>
        <w:t>, an indicator variable for party was considered.</w:t>
      </w:r>
      <w:r w:rsidRPr="003133FC">
        <w:rPr>
          <w:noProof/>
          <w:vertAlign w:val="superscript"/>
          <w:lang w:val="en-US"/>
        </w:rPr>
        <w:footnoteReference w:id="14"/>
      </w:r>
      <w:r w:rsidRPr="003133FC">
        <w:rPr>
          <w:noProof/>
          <w:lang w:val="en-US"/>
        </w:rPr>
        <w:t xml:space="preserve"> In addition, </w:t>
      </w:r>
      <w:r w:rsidR="004B664F">
        <w:rPr>
          <w:noProof/>
          <w:lang w:val="en-US"/>
        </w:rPr>
        <w:t>because</w:t>
      </w:r>
      <w:r w:rsidR="004B664F" w:rsidRPr="003133FC">
        <w:rPr>
          <w:noProof/>
          <w:lang w:val="en-US"/>
        </w:rPr>
        <w:t xml:space="preserve"> </w:t>
      </w:r>
      <w:r w:rsidRPr="003133FC">
        <w:rPr>
          <w:noProof/>
          <w:lang w:val="en-US"/>
        </w:rPr>
        <w:t xml:space="preserve">certain occupations might be age-specific, age was included as another control variable. This is also relevant because age might have an impact on the respondent’s perception </w:t>
      </w:r>
      <w:r w:rsidR="00140613">
        <w:rPr>
          <w:noProof/>
          <w:lang w:val="en-US"/>
        </w:rPr>
        <w:t>of</w:t>
      </w:r>
      <w:r w:rsidR="00140613" w:rsidRPr="003133FC">
        <w:rPr>
          <w:noProof/>
          <w:lang w:val="en-US"/>
        </w:rPr>
        <w:t xml:space="preserve"> </w:t>
      </w:r>
      <w:r w:rsidRPr="003133FC">
        <w:rPr>
          <w:noProof/>
          <w:lang w:val="en-US"/>
        </w:rPr>
        <w:t xml:space="preserve">the candidate when evaluating </w:t>
      </w:r>
      <w:r w:rsidR="00670DCE">
        <w:rPr>
          <w:noProof/>
          <w:lang w:val="en-US"/>
        </w:rPr>
        <w:t xml:space="preserve">the congruence between </w:t>
      </w:r>
      <w:r w:rsidRPr="003133FC">
        <w:rPr>
          <w:noProof/>
          <w:lang w:val="en-US"/>
        </w:rPr>
        <w:t>his/her physical</w:t>
      </w:r>
      <w:r w:rsidR="001C4A1C">
        <w:rPr>
          <w:noProof/>
          <w:lang w:val="en-US"/>
        </w:rPr>
        <w:t xml:space="preserve"> appearance</w:t>
      </w:r>
      <w:r w:rsidR="00670DCE">
        <w:rPr>
          <w:noProof/>
          <w:lang w:val="en-US"/>
        </w:rPr>
        <w:t xml:space="preserve"> and </w:t>
      </w:r>
      <w:r w:rsidRPr="003133FC">
        <w:rPr>
          <w:noProof/>
          <w:lang w:val="en-US"/>
        </w:rPr>
        <w:t xml:space="preserve">occupation. </w:t>
      </w:r>
      <w:r w:rsidR="00734652">
        <w:rPr>
          <w:noProof/>
          <w:lang w:val="en-US"/>
        </w:rPr>
        <w:t>I</w:t>
      </w:r>
      <w:r w:rsidRPr="003133FC">
        <w:rPr>
          <w:noProof/>
          <w:lang w:val="en-US"/>
        </w:rPr>
        <w:t xml:space="preserve">ncluding age is </w:t>
      </w:r>
      <w:r w:rsidR="008C1859">
        <w:rPr>
          <w:noProof/>
          <w:lang w:val="en-US"/>
        </w:rPr>
        <w:t xml:space="preserve">also </w:t>
      </w:r>
      <w:r w:rsidRPr="003133FC">
        <w:rPr>
          <w:noProof/>
          <w:lang w:val="en-US"/>
        </w:rPr>
        <w:t xml:space="preserve">particularly relevant because physiognomic cues—such as age—set in motion social and political expectations, effectively signaling “traits that accompany the status of age, including dominance and strength” </w:t>
      </w:r>
      <w:hyperlink r:id="rId127">
        <w:r w:rsidRPr="003133FC">
          <w:rPr>
            <w:noProof/>
            <w:lang w:val="en-US"/>
          </w:rPr>
          <w:t>(Keating et al., 1999, p. 594)</w:t>
        </w:r>
      </w:hyperlink>
      <w:r w:rsidRPr="003133FC">
        <w:rPr>
          <w:noProof/>
          <w:lang w:val="en-US"/>
        </w:rPr>
        <w:t>. Finally, to account for unobserved but fixed omitted variables, city fixed effects were included in all models. By pursuing this econometric strategy, the model aims at keeping constant at their means city-specific factors such as population size, different political cleavages (urban</w:t>
      </w:r>
      <w:r w:rsidR="000338FD">
        <w:rPr>
          <w:noProof/>
          <w:lang w:val="en-US"/>
        </w:rPr>
        <w:t>/</w:t>
      </w:r>
      <w:r w:rsidRPr="003133FC">
        <w:rPr>
          <w:noProof/>
          <w:lang w:val="en-US"/>
        </w:rPr>
        <w:t>rural, language, etc.), local party competition issues</w:t>
      </w:r>
      <w:r w:rsidR="00017529">
        <w:rPr>
          <w:noProof/>
          <w:lang w:val="en-US"/>
        </w:rPr>
        <w:t>,</w:t>
      </w:r>
      <w:r w:rsidRPr="003133FC">
        <w:rPr>
          <w:noProof/>
          <w:lang w:val="en-US"/>
        </w:rPr>
        <w:t xml:space="preserve"> as well as possible incumbency/contestation dynamics, among other hard-to-measure confounding factors </w:t>
      </w:r>
      <w:hyperlink r:id="rId128">
        <w:r w:rsidRPr="003133FC">
          <w:rPr>
            <w:noProof/>
            <w:lang w:val="en-US"/>
          </w:rPr>
          <w:t>(Angrist &amp; Pischke, 2009)</w:t>
        </w:r>
      </w:hyperlink>
      <w:r w:rsidRPr="003133FC">
        <w:rPr>
          <w:noProof/>
          <w:lang w:val="en-US"/>
        </w:rPr>
        <w:t xml:space="preserve">. To rule out the possibility that the results presented in this paper are not </w:t>
      </w:r>
      <w:r w:rsidR="00295B88">
        <w:rPr>
          <w:noProof/>
          <w:lang w:val="en-US"/>
        </w:rPr>
        <w:t xml:space="preserve">exclusively </w:t>
      </w:r>
      <w:r w:rsidRPr="003133FC">
        <w:rPr>
          <w:noProof/>
          <w:lang w:val="en-US"/>
        </w:rPr>
        <w:t>a function of perceived attractiveness and/or masculinity or femininity levels, several other models were estimated</w:t>
      </w:r>
      <w:r w:rsidR="00317F07">
        <w:rPr>
          <w:noProof/>
          <w:lang w:val="en-US"/>
        </w:rPr>
        <w:t>,</w:t>
      </w:r>
      <w:r w:rsidRPr="003133FC">
        <w:rPr>
          <w:noProof/>
          <w:lang w:val="en-US"/>
        </w:rPr>
        <w:t xml:space="preserve"> controlling for those covariates as robustness checks.</w:t>
      </w:r>
    </w:p>
    <w:p w14:paraId="388C26B3" w14:textId="36163FB8" w:rsidR="0081434C" w:rsidRPr="003133FC" w:rsidRDefault="008F6A4E" w:rsidP="00FD3AAD">
      <w:pPr>
        <w:spacing w:before="200" w:after="200"/>
        <w:jc w:val="both"/>
        <w:rPr>
          <w:noProof/>
          <w:lang w:val="en-US"/>
        </w:rPr>
      </w:pPr>
      <w:r w:rsidRPr="003133FC">
        <w:rPr>
          <w:noProof/>
          <w:lang w:val="en-US"/>
        </w:rPr>
        <w:t xml:space="preserve">Importantly, the analyses take advantage of the sampling procedure and the statistical representativeness </w:t>
      </w:r>
      <w:r w:rsidR="00071EFB">
        <w:rPr>
          <w:noProof/>
          <w:lang w:val="en-US"/>
        </w:rPr>
        <w:t xml:space="preserve">of the data </w:t>
      </w:r>
      <w:r w:rsidRPr="003133FC">
        <w:rPr>
          <w:noProof/>
          <w:lang w:val="en-US"/>
        </w:rPr>
        <w:t xml:space="preserve">at the gender level. Given that “the gender of candidates might interact with perceptions of physical appearance” </w:t>
      </w:r>
      <w:hyperlink r:id="rId129">
        <w:r w:rsidRPr="003133FC">
          <w:rPr>
            <w:noProof/>
            <w:lang w:val="en-US"/>
          </w:rPr>
          <w:t>(Praino et al., 2014, p. 1096)</w:t>
        </w:r>
      </w:hyperlink>
      <w:r w:rsidRPr="003133FC">
        <w:rPr>
          <w:noProof/>
          <w:lang w:val="en-US"/>
        </w:rPr>
        <w:t>,</w:t>
      </w:r>
      <w:r w:rsidR="00BB626A">
        <w:rPr>
          <w:noProof/>
          <w:lang w:val="en-US"/>
        </w:rPr>
        <w:t xml:space="preserve"> and that </w:t>
      </w:r>
      <w:r w:rsidR="00BB626A" w:rsidRPr="003133FC">
        <w:rPr>
          <w:noProof/>
          <w:lang w:val="en-US"/>
        </w:rPr>
        <w:t xml:space="preserve">“attractiveness matters most for women candidates” </w:t>
      </w:r>
      <w:hyperlink r:id="rId130">
        <w:r w:rsidR="00BB626A" w:rsidRPr="003133FC">
          <w:rPr>
            <w:noProof/>
            <w:lang w:val="en-US"/>
          </w:rPr>
          <w:t>(Banducci et al., 2008, p. 906; but see Ditonto &amp; Mattes, 2018, p. 430)</w:t>
        </w:r>
      </w:hyperlink>
      <w:r w:rsidR="00BB626A">
        <w:rPr>
          <w:noProof/>
          <w:lang w:val="en-US"/>
        </w:rPr>
        <w:t xml:space="preserve">, </w:t>
      </w:r>
      <w:r w:rsidRPr="003133FC">
        <w:rPr>
          <w:noProof/>
          <w:lang w:val="en-US"/>
        </w:rPr>
        <w:t xml:space="preserve">the data were </w:t>
      </w:r>
      <w:r w:rsidR="00943F58">
        <w:rPr>
          <w:noProof/>
          <w:lang w:val="en-US"/>
        </w:rPr>
        <w:t>partitioned</w:t>
      </w:r>
      <w:r w:rsidR="00176D70" w:rsidRPr="003133FC">
        <w:rPr>
          <w:noProof/>
          <w:lang w:val="en-US"/>
        </w:rPr>
        <w:t xml:space="preserve"> </w:t>
      </w:r>
      <w:r w:rsidRPr="003133FC">
        <w:rPr>
          <w:noProof/>
          <w:lang w:val="en-US"/>
        </w:rPr>
        <w:t xml:space="preserve">by gender. All in all, Finland </w:t>
      </w:r>
      <w:r w:rsidR="00976A68">
        <w:rPr>
          <w:noProof/>
          <w:lang w:val="en-US"/>
        </w:rPr>
        <w:t>is</w:t>
      </w:r>
      <w:r w:rsidRPr="003133FC">
        <w:rPr>
          <w:noProof/>
          <w:lang w:val="en-US"/>
        </w:rPr>
        <w:t xml:space="preserve"> an excellent case because “Finnish elections are unusually suited for gender analysis, since there is a sizable number of both male and female candidates in all districts” </w:t>
      </w:r>
      <w:hyperlink r:id="rId131">
        <w:r w:rsidRPr="003133FC">
          <w:rPr>
            <w:noProof/>
            <w:lang w:val="en-US"/>
          </w:rPr>
          <w:t>(Berggren et al., 2010, p. 9)</w:t>
        </w:r>
      </w:hyperlink>
      <w:r w:rsidRPr="003133FC">
        <w:rPr>
          <w:noProof/>
          <w:lang w:val="en-US"/>
        </w:rPr>
        <w:t xml:space="preserve">. </w:t>
      </w:r>
      <w:r w:rsidR="00586E6B">
        <w:rPr>
          <w:noProof/>
          <w:lang w:val="en-US"/>
        </w:rPr>
        <w:t>T</w:t>
      </w:r>
      <w:r w:rsidRPr="003133FC">
        <w:rPr>
          <w:noProof/>
          <w:lang w:val="en-US"/>
        </w:rPr>
        <w:t xml:space="preserve">o take advantage of these issues, the same model was </w:t>
      </w:r>
      <w:r w:rsidR="002439CC">
        <w:rPr>
          <w:noProof/>
          <w:lang w:val="en-US"/>
        </w:rPr>
        <w:t>used</w:t>
      </w:r>
      <w:r w:rsidR="00AA7510">
        <w:rPr>
          <w:noProof/>
          <w:lang w:val="en-US"/>
        </w:rPr>
        <w:t xml:space="preserve"> to</w:t>
      </w:r>
      <w:r w:rsidR="002439CC" w:rsidRPr="003133FC">
        <w:rPr>
          <w:noProof/>
          <w:lang w:val="en-US"/>
        </w:rPr>
        <w:t xml:space="preserve"> </w:t>
      </w:r>
      <w:r w:rsidRPr="003133FC">
        <w:rPr>
          <w:noProof/>
          <w:lang w:val="en-US"/>
        </w:rPr>
        <w:t>exploit the complete data (</w:t>
      </w:r>
      <w:r w:rsidR="00691B54">
        <w:rPr>
          <w:noProof/>
          <w:lang w:val="en-US"/>
        </w:rPr>
        <w:t>i.e.</w:t>
      </w:r>
      <w:r w:rsidRPr="003133FC">
        <w:rPr>
          <w:noProof/>
          <w:lang w:val="en-US"/>
        </w:rPr>
        <w:t>, men and women combined), the men</w:t>
      </w:r>
      <w:r w:rsidR="00624E4F">
        <w:rPr>
          <w:noProof/>
          <w:lang w:val="en-US"/>
        </w:rPr>
        <w:t>-only</w:t>
      </w:r>
      <w:r w:rsidR="007653F3">
        <w:rPr>
          <w:noProof/>
          <w:lang w:val="en-US"/>
        </w:rPr>
        <w:t xml:space="preserve"> data,</w:t>
      </w:r>
      <w:r w:rsidRPr="003133FC">
        <w:rPr>
          <w:noProof/>
          <w:lang w:val="en-US"/>
        </w:rPr>
        <w:t xml:space="preserve"> </w:t>
      </w:r>
      <w:r w:rsidR="00317F07">
        <w:rPr>
          <w:noProof/>
          <w:lang w:val="en-US"/>
        </w:rPr>
        <w:t>and</w:t>
      </w:r>
      <w:r w:rsidR="00317F07" w:rsidRPr="003133FC">
        <w:rPr>
          <w:noProof/>
          <w:lang w:val="en-US"/>
        </w:rPr>
        <w:t xml:space="preserve"> </w:t>
      </w:r>
      <w:r w:rsidRPr="003133FC">
        <w:rPr>
          <w:noProof/>
          <w:lang w:val="en-US"/>
        </w:rPr>
        <w:t>the women</w:t>
      </w:r>
      <w:r w:rsidR="00624E4F">
        <w:rPr>
          <w:noProof/>
          <w:lang w:val="en-US"/>
        </w:rPr>
        <w:t>-only</w:t>
      </w:r>
      <w:r w:rsidRPr="003133FC">
        <w:rPr>
          <w:noProof/>
          <w:lang w:val="en-US"/>
        </w:rPr>
        <w:t xml:space="preserve"> data separately. We consider it an empirical advantage because most experimental work on physical appearance and voting research “do not systematically consider the gender of the candidates involved” (</w:t>
      </w:r>
      <w:hyperlink r:id="rId132">
        <w:r w:rsidRPr="003133FC">
          <w:rPr>
            <w:noProof/>
            <w:lang w:val="en-US"/>
          </w:rPr>
          <w:t>Ditonto &amp; Mattes, 2018, p. 431)</w:t>
        </w:r>
      </w:hyperlink>
      <w:r w:rsidRPr="003133FC">
        <w:rPr>
          <w:noProof/>
          <w:lang w:val="en-US"/>
        </w:rPr>
        <w:t>.</w:t>
      </w:r>
    </w:p>
    <w:p w14:paraId="73B57924" w14:textId="3B08F613" w:rsidR="0081434C" w:rsidRPr="003133FC" w:rsidRDefault="008017B2" w:rsidP="00FD3AAD">
      <w:pPr>
        <w:spacing w:before="200" w:after="200"/>
        <w:jc w:val="both"/>
        <w:rPr>
          <w:noProof/>
          <w:lang w:val="en-US"/>
        </w:rPr>
      </w:pPr>
      <w:r>
        <w:rPr>
          <w:noProof/>
          <w:lang w:val="en-US"/>
        </w:rPr>
        <w:t>The m</w:t>
      </w:r>
      <w:r w:rsidR="008F6A4E" w:rsidRPr="003133FC">
        <w:rPr>
          <w:noProof/>
          <w:lang w:val="en-US"/>
        </w:rPr>
        <w:t>ain results are plotted in Figure 3. The first panel shows</w:t>
      </w:r>
      <w:r>
        <w:rPr>
          <w:noProof/>
          <w:lang w:val="en-US"/>
        </w:rPr>
        <w:t xml:space="preserve"> the</w:t>
      </w:r>
      <w:r w:rsidR="008F6A4E" w:rsidRPr="003133FC">
        <w:rPr>
          <w:noProof/>
          <w:lang w:val="en-US"/>
        </w:rPr>
        <w:t xml:space="preserve"> results for the complete data, while the second and third panels </w:t>
      </w:r>
      <w:r w:rsidR="00894F4A">
        <w:rPr>
          <w:noProof/>
          <w:lang w:val="en-US"/>
        </w:rPr>
        <w:t>present the</w:t>
      </w:r>
      <w:r w:rsidR="00894F4A" w:rsidRPr="003133FC">
        <w:rPr>
          <w:noProof/>
          <w:lang w:val="en-US"/>
        </w:rPr>
        <w:t xml:space="preserve"> </w:t>
      </w:r>
      <w:r w:rsidR="008F6A4E" w:rsidRPr="003133FC">
        <w:rPr>
          <w:noProof/>
          <w:lang w:val="en-US"/>
        </w:rPr>
        <w:t>results for the m</w:t>
      </w:r>
      <w:r w:rsidR="00180DA7">
        <w:rPr>
          <w:noProof/>
          <w:lang w:val="en-US"/>
        </w:rPr>
        <w:t>en’s</w:t>
      </w:r>
      <w:r w:rsidR="008F6A4E" w:rsidRPr="003133FC">
        <w:rPr>
          <w:noProof/>
          <w:lang w:val="en-US"/>
        </w:rPr>
        <w:t xml:space="preserve"> and wom</w:t>
      </w:r>
      <w:r w:rsidR="00180DA7">
        <w:rPr>
          <w:noProof/>
          <w:lang w:val="en-US"/>
        </w:rPr>
        <w:t>en’s</w:t>
      </w:r>
      <w:r w:rsidR="008F6A4E" w:rsidRPr="003133FC">
        <w:rPr>
          <w:noProof/>
          <w:lang w:val="en-US"/>
        </w:rPr>
        <w:t xml:space="preserve"> data, respectively. </w:t>
      </w:r>
      <w:r w:rsidR="00A173C8">
        <w:rPr>
          <w:noProof/>
          <w:lang w:val="en-US"/>
        </w:rPr>
        <w:t>A</w:t>
      </w:r>
      <w:r w:rsidR="008F6A4E" w:rsidRPr="003133FC">
        <w:rPr>
          <w:noProof/>
          <w:lang w:val="en-US"/>
        </w:rPr>
        <w:t xml:space="preserve">ll specifications widely suggest that Finnish citizens systematically vote for </w:t>
      </w:r>
      <w:r w:rsidR="008F6A4E" w:rsidRPr="003133FC">
        <w:rPr>
          <w:noProof/>
          <w:lang w:val="en-US"/>
        </w:rPr>
        <w:lastRenderedPageBreak/>
        <w:t xml:space="preserve">candidates </w:t>
      </w:r>
      <w:r w:rsidR="00C140F6">
        <w:rPr>
          <w:noProof/>
          <w:lang w:val="en-US"/>
        </w:rPr>
        <w:t>with</w:t>
      </w:r>
      <w:r w:rsidR="00D112B6">
        <w:rPr>
          <w:noProof/>
          <w:lang w:val="en-US"/>
        </w:rPr>
        <w:t xml:space="preserve"> </w:t>
      </w:r>
      <w:r w:rsidR="008F6A4E" w:rsidRPr="003133FC">
        <w:rPr>
          <w:noProof/>
          <w:lang w:val="en-US"/>
        </w:rPr>
        <w:t xml:space="preserve">higher degrees of congruence between physical appearance and occupation, </w:t>
      </w:r>
      <w:r w:rsidR="00C82D1B">
        <w:rPr>
          <w:noProof/>
          <w:lang w:val="en-US"/>
        </w:rPr>
        <w:t xml:space="preserve">and </w:t>
      </w:r>
      <w:r w:rsidR="008F6A4E" w:rsidRPr="003133FC">
        <w:rPr>
          <w:noProof/>
          <w:lang w:val="en-US"/>
        </w:rPr>
        <w:t>particularly candidates that look</w:t>
      </w:r>
      <w:r w:rsidR="002909D9">
        <w:rPr>
          <w:noProof/>
          <w:lang w:val="en-US"/>
        </w:rPr>
        <w:t xml:space="preserve"> </w:t>
      </w:r>
      <w:r w:rsidR="008F6A4E" w:rsidRPr="003133FC">
        <w:rPr>
          <w:noProof/>
          <w:lang w:val="en-US"/>
        </w:rPr>
        <w:t>like</w:t>
      </w:r>
      <w:r w:rsidR="007F0D73">
        <w:rPr>
          <w:noProof/>
          <w:lang w:val="en-US"/>
        </w:rPr>
        <w:t xml:space="preserve"> they have</w:t>
      </w:r>
      <w:r w:rsidR="008F6A4E" w:rsidRPr="003133FC">
        <w:rPr>
          <w:noProof/>
          <w:lang w:val="en-US"/>
        </w:rPr>
        <w:t xml:space="preserve"> and </w:t>
      </w:r>
      <w:r w:rsidR="007F0D73">
        <w:rPr>
          <w:noProof/>
          <w:lang w:val="en-US"/>
        </w:rPr>
        <w:t>do have</w:t>
      </w:r>
      <w:r w:rsidR="008F6A4E" w:rsidRPr="003133FC">
        <w:rPr>
          <w:noProof/>
          <w:lang w:val="en-US"/>
        </w:rPr>
        <w:t xml:space="preserve"> upper-class occupations. </w:t>
      </w:r>
    </w:p>
    <w:p w14:paraId="13F54B4C" w14:textId="7CAB47A3" w:rsidR="0081434C" w:rsidRPr="003133FC" w:rsidRDefault="008F6A4E" w:rsidP="00FD3AAD">
      <w:pPr>
        <w:spacing w:before="200" w:after="200"/>
        <w:jc w:val="both"/>
        <w:rPr>
          <w:noProof/>
          <w:lang w:val="en-US"/>
        </w:rPr>
      </w:pPr>
      <w:r w:rsidRPr="003133FC">
        <w:rPr>
          <w:noProof/>
          <w:lang w:val="en-US"/>
        </w:rPr>
        <w:t xml:space="preserve">Importantly, the women-only data </w:t>
      </w:r>
      <w:r w:rsidR="00CD315D">
        <w:rPr>
          <w:noProof/>
          <w:lang w:val="en-US"/>
        </w:rPr>
        <w:t>indicate</w:t>
      </w:r>
      <w:r w:rsidR="00CD315D" w:rsidRPr="003133FC">
        <w:rPr>
          <w:noProof/>
          <w:lang w:val="en-US"/>
        </w:rPr>
        <w:t xml:space="preserve"> </w:t>
      </w:r>
      <w:r w:rsidRPr="003133FC">
        <w:rPr>
          <w:noProof/>
          <w:lang w:val="en-US"/>
        </w:rPr>
        <w:t xml:space="preserve">that there exists a systematic electoral penalty, </w:t>
      </w:r>
      <w:r w:rsidR="00526859">
        <w:rPr>
          <w:noProof/>
          <w:lang w:val="en-US"/>
        </w:rPr>
        <w:t>especially</w:t>
      </w:r>
      <w:r w:rsidR="00526859" w:rsidRPr="003133FC">
        <w:rPr>
          <w:noProof/>
          <w:lang w:val="en-US"/>
        </w:rPr>
        <w:t xml:space="preserve"> </w:t>
      </w:r>
      <w:r w:rsidRPr="003133FC">
        <w:rPr>
          <w:noProof/>
          <w:lang w:val="en-US"/>
        </w:rPr>
        <w:t xml:space="preserve">for female candidates </w:t>
      </w:r>
      <w:r w:rsidR="005C10D7">
        <w:rPr>
          <w:noProof/>
          <w:lang w:val="en-US"/>
        </w:rPr>
        <w:t>who</w:t>
      </w:r>
      <w:r w:rsidR="005C10D7" w:rsidRPr="003133FC">
        <w:rPr>
          <w:noProof/>
          <w:lang w:val="en-US"/>
        </w:rPr>
        <w:t xml:space="preserve"> </w:t>
      </w:r>
      <w:r w:rsidRPr="003133FC">
        <w:rPr>
          <w:noProof/>
          <w:lang w:val="en-US"/>
        </w:rPr>
        <w:t>look</w:t>
      </w:r>
      <w:r w:rsidR="00610985">
        <w:rPr>
          <w:noProof/>
          <w:lang w:val="en-US"/>
        </w:rPr>
        <w:t xml:space="preserve"> </w:t>
      </w:r>
      <w:r w:rsidRPr="003133FC">
        <w:rPr>
          <w:noProof/>
          <w:lang w:val="en-US"/>
        </w:rPr>
        <w:t xml:space="preserve">like </w:t>
      </w:r>
      <w:r w:rsidR="00B22A50">
        <w:rPr>
          <w:noProof/>
          <w:lang w:val="en-US"/>
        </w:rPr>
        <w:t xml:space="preserve">they have </w:t>
      </w:r>
      <w:r w:rsidRPr="003133FC">
        <w:rPr>
          <w:noProof/>
          <w:lang w:val="en-US"/>
        </w:rPr>
        <w:t xml:space="preserve">and </w:t>
      </w:r>
      <w:r w:rsidR="00B22A50">
        <w:rPr>
          <w:noProof/>
          <w:lang w:val="en-US"/>
        </w:rPr>
        <w:t>do have</w:t>
      </w:r>
      <w:r w:rsidRPr="003133FC">
        <w:rPr>
          <w:noProof/>
          <w:lang w:val="en-US"/>
        </w:rPr>
        <w:t xml:space="preserve"> working-class occupations (</w:t>
      </w:r>
      <w:r w:rsidR="00FE0240">
        <w:rPr>
          <w:noProof/>
          <w:lang w:val="en-US"/>
        </w:rPr>
        <w:t>P</w:t>
      </w:r>
      <w:r w:rsidRPr="003133FC">
        <w:rPr>
          <w:noProof/>
          <w:lang w:val="en-US"/>
        </w:rPr>
        <w:t xml:space="preserve">anel 3). </w:t>
      </w:r>
      <w:r w:rsidR="00401371">
        <w:rPr>
          <w:noProof/>
          <w:lang w:val="en-US"/>
        </w:rPr>
        <w:t>W</w:t>
      </w:r>
      <w:r w:rsidRPr="003133FC">
        <w:rPr>
          <w:noProof/>
          <w:lang w:val="en-US"/>
        </w:rPr>
        <w:t xml:space="preserve">omen candidates that </w:t>
      </w:r>
      <w:r w:rsidR="00947368">
        <w:rPr>
          <w:noProof/>
          <w:lang w:val="en-US"/>
        </w:rPr>
        <w:t>ha</w:t>
      </w:r>
      <w:r w:rsidR="004A5BE3">
        <w:rPr>
          <w:noProof/>
          <w:lang w:val="en-US"/>
        </w:rPr>
        <w:t>ve</w:t>
      </w:r>
      <w:r w:rsidR="00947368" w:rsidRPr="003133FC">
        <w:rPr>
          <w:noProof/>
          <w:lang w:val="en-US"/>
        </w:rPr>
        <w:t xml:space="preserve"> </w:t>
      </w:r>
      <w:r w:rsidRPr="003133FC">
        <w:rPr>
          <w:noProof/>
          <w:lang w:val="en-US"/>
        </w:rPr>
        <w:t xml:space="preserve">working-class occupations but do </w:t>
      </w:r>
      <w:r w:rsidRPr="003133FC">
        <w:rPr>
          <w:i/>
          <w:noProof/>
          <w:lang w:val="en-US"/>
        </w:rPr>
        <w:t>not</w:t>
      </w:r>
      <w:r w:rsidRPr="003133FC">
        <w:rPr>
          <w:noProof/>
          <w:lang w:val="en-US"/>
        </w:rPr>
        <w:t xml:space="preserve"> look like they do have a predicted count of 154 votes</w:t>
      </w:r>
      <w:r w:rsidR="006560CA">
        <w:rPr>
          <w:noProof/>
          <w:lang w:val="en-US"/>
        </w:rPr>
        <w:t>; h</w:t>
      </w:r>
      <w:r w:rsidRPr="003133FC">
        <w:rPr>
          <w:noProof/>
          <w:lang w:val="en-US"/>
        </w:rPr>
        <w:t xml:space="preserve">owever, under the exact same circumstances, a similar woman candidate </w:t>
      </w:r>
      <w:r w:rsidR="008A0217">
        <w:rPr>
          <w:noProof/>
          <w:lang w:val="en-US"/>
        </w:rPr>
        <w:t>who</w:t>
      </w:r>
      <w:r w:rsidR="008A0217" w:rsidRPr="003133FC">
        <w:rPr>
          <w:noProof/>
          <w:lang w:val="en-US"/>
        </w:rPr>
        <w:t xml:space="preserve"> </w:t>
      </w:r>
      <w:r w:rsidRPr="003133FC">
        <w:rPr>
          <w:i/>
          <w:noProof/>
          <w:lang w:val="en-US"/>
        </w:rPr>
        <w:t>does</w:t>
      </w:r>
      <w:r w:rsidRPr="003133FC">
        <w:rPr>
          <w:noProof/>
          <w:lang w:val="en-US"/>
        </w:rPr>
        <w:t xml:space="preserve"> look like </w:t>
      </w:r>
      <w:r w:rsidR="00F21AD1">
        <w:rPr>
          <w:noProof/>
          <w:lang w:val="en-US"/>
        </w:rPr>
        <w:t xml:space="preserve">she </w:t>
      </w:r>
      <w:r w:rsidR="00855B68">
        <w:rPr>
          <w:noProof/>
          <w:lang w:val="en-US"/>
        </w:rPr>
        <w:t>has</w:t>
      </w:r>
      <w:r w:rsidR="00F21AD1" w:rsidRPr="003133FC">
        <w:rPr>
          <w:noProof/>
          <w:lang w:val="en-US"/>
        </w:rPr>
        <w:t xml:space="preserve"> </w:t>
      </w:r>
      <w:r w:rsidRPr="003133FC">
        <w:rPr>
          <w:noProof/>
          <w:lang w:val="en-US"/>
        </w:rPr>
        <w:t xml:space="preserve">a working-class occupation has a predicted count of 99 votes. This </w:t>
      </w:r>
      <w:r w:rsidR="00684F9A">
        <w:rPr>
          <w:noProof/>
          <w:lang w:val="en-US"/>
        </w:rPr>
        <w:t>is</w:t>
      </w:r>
      <w:r w:rsidR="00684F9A" w:rsidRPr="003133FC">
        <w:rPr>
          <w:noProof/>
          <w:lang w:val="en-US"/>
        </w:rPr>
        <w:t xml:space="preserve"> </w:t>
      </w:r>
      <w:r w:rsidRPr="003133FC">
        <w:rPr>
          <w:noProof/>
          <w:lang w:val="en-US"/>
        </w:rPr>
        <w:t xml:space="preserve">a substantial and statistically significant 36% marginal change (p-value &lt; 0.001). To put these results in perspective, our findings </w:t>
      </w:r>
      <w:r w:rsidR="00C10D37">
        <w:rPr>
          <w:noProof/>
          <w:lang w:val="en-US"/>
        </w:rPr>
        <w:t>are</w:t>
      </w:r>
      <w:r w:rsidR="00C10D37" w:rsidRPr="003133FC">
        <w:rPr>
          <w:noProof/>
          <w:lang w:val="en-US"/>
        </w:rPr>
        <w:t xml:space="preserve"> </w:t>
      </w:r>
      <w:r w:rsidRPr="003133FC">
        <w:rPr>
          <w:noProof/>
          <w:lang w:val="en-US"/>
        </w:rPr>
        <w:t xml:space="preserve">in line with </w:t>
      </w:r>
      <w:hyperlink r:id="rId133">
        <w:r w:rsidRPr="003133FC">
          <w:rPr>
            <w:noProof/>
            <w:lang w:val="en-US"/>
          </w:rPr>
          <w:t>Berggren et al. (2017, p. 80)</w:t>
        </w:r>
      </w:hyperlink>
      <w:r w:rsidR="006A12DB">
        <w:rPr>
          <w:noProof/>
          <w:lang w:val="en-US"/>
        </w:rPr>
        <w:t>,</w:t>
      </w:r>
      <w:r w:rsidRPr="003133FC">
        <w:rPr>
          <w:noProof/>
          <w:lang w:val="en-US"/>
        </w:rPr>
        <w:t xml:space="preserve"> who found that in Finnish municipal elections</w:t>
      </w:r>
      <w:r w:rsidR="00111D1D">
        <w:rPr>
          <w:noProof/>
          <w:lang w:val="en-US"/>
        </w:rPr>
        <w:t>,</w:t>
      </w:r>
      <w:r w:rsidRPr="003133FC">
        <w:rPr>
          <w:noProof/>
          <w:lang w:val="en-US"/>
        </w:rPr>
        <w:t xml:space="preserve"> “a beauty increase of one standard deviation attracts about 20% more votes.”</w:t>
      </w:r>
    </w:p>
    <w:p w14:paraId="445667C5" w14:textId="702DFF9D" w:rsidR="0081434C" w:rsidRPr="003133FC" w:rsidRDefault="008F6A4E" w:rsidP="00FD3AAD">
      <w:pPr>
        <w:spacing w:before="200" w:after="200"/>
        <w:jc w:val="both"/>
        <w:rPr>
          <w:noProof/>
          <w:lang w:val="en-US"/>
        </w:rPr>
      </w:pPr>
      <w:r w:rsidRPr="003133FC">
        <w:rPr>
          <w:noProof/>
          <w:lang w:val="en-US"/>
        </w:rPr>
        <w:t xml:space="preserve">Interestingly, </w:t>
      </w:r>
      <w:r w:rsidR="00757C63">
        <w:rPr>
          <w:noProof/>
          <w:lang w:val="en-US"/>
        </w:rPr>
        <w:t>this</w:t>
      </w:r>
      <w:r w:rsidRPr="003133FC">
        <w:rPr>
          <w:noProof/>
          <w:lang w:val="en-US"/>
        </w:rPr>
        <w:t xml:space="preserve"> working-class electoral penalty does not </w:t>
      </w:r>
      <w:r w:rsidR="008E058D">
        <w:rPr>
          <w:noProof/>
          <w:lang w:val="en-US"/>
        </w:rPr>
        <w:t>apply to</w:t>
      </w:r>
      <w:r w:rsidRPr="003133FC">
        <w:rPr>
          <w:noProof/>
          <w:lang w:val="en-US"/>
        </w:rPr>
        <w:t xml:space="preserve"> men. A male political candidate </w:t>
      </w:r>
      <w:r w:rsidR="000261E5">
        <w:rPr>
          <w:noProof/>
          <w:lang w:val="en-US"/>
        </w:rPr>
        <w:t>who has</w:t>
      </w:r>
      <w:r w:rsidRPr="003133FC">
        <w:rPr>
          <w:noProof/>
          <w:lang w:val="en-US"/>
        </w:rPr>
        <w:t xml:space="preserve"> and looks like he has a working-class occupation has a predicted count of 45 votes</w:t>
      </w:r>
      <w:r w:rsidR="00E07CFD">
        <w:rPr>
          <w:noProof/>
          <w:lang w:val="en-US"/>
        </w:rPr>
        <w:t>,</w:t>
      </w:r>
      <w:r w:rsidRPr="003133FC">
        <w:rPr>
          <w:noProof/>
          <w:lang w:val="en-US"/>
        </w:rPr>
        <w:t xml:space="preserve"> </w:t>
      </w:r>
      <w:r w:rsidR="00C8072A">
        <w:rPr>
          <w:noProof/>
          <w:lang w:val="en-US"/>
        </w:rPr>
        <w:t>versus</w:t>
      </w:r>
      <w:r w:rsidR="00C8072A" w:rsidRPr="003133FC">
        <w:rPr>
          <w:noProof/>
          <w:lang w:val="en-US"/>
        </w:rPr>
        <w:t xml:space="preserve"> </w:t>
      </w:r>
      <w:r w:rsidRPr="003133FC">
        <w:rPr>
          <w:noProof/>
          <w:lang w:val="en-US"/>
        </w:rPr>
        <w:t xml:space="preserve">48 votes for a similar male candidate </w:t>
      </w:r>
      <w:r w:rsidR="00255569">
        <w:rPr>
          <w:noProof/>
          <w:lang w:val="en-US"/>
        </w:rPr>
        <w:t>who</w:t>
      </w:r>
      <w:r w:rsidR="00255569" w:rsidRPr="003133FC">
        <w:rPr>
          <w:noProof/>
          <w:lang w:val="en-US"/>
        </w:rPr>
        <w:t xml:space="preserve"> </w:t>
      </w:r>
      <w:r w:rsidRPr="007D1926">
        <w:rPr>
          <w:iCs/>
          <w:noProof/>
          <w:lang w:val="en-US"/>
        </w:rPr>
        <w:t>does</w:t>
      </w:r>
      <w:r w:rsidRPr="003133FC">
        <w:rPr>
          <w:i/>
          <w:noProof/>
          <w:lang w:val="en-US"/>
        </w:rPr>
        <w:t xml:space="preserve"> not</w:t>
      </w:r>
      <w:r w:rsidRPr="003133FC">
        <w:rPr>
          <w:noProof/>
          <w:lang w:val="en-US"/>
        </w:rPr>
        <w:t xml:space="preserve"> look like </w:t>
      </w:r>
      <w:r w:rsidR="009F4C20">
        <w:rPr>
          <w:noProof/>
          <w:lang w:val="en-US"/>
        </w:rPr>
        <w:t>he has</w:t>
      </w:r>
      <w:r w:rsidR="009F4C20" w:rsidRPr="003133FC">
        <w:rPr>
          <w:noProof/>
          <w:lang w:val="en-US"/>
        </w:rPr>
        <w:t xml:space="preserve"> </w:t>
      </w:r>
      <w:r w:rsidRPr="003133FC">
        <w:rPr>
          <w:noProof/>
          <w:lang w:val="en-US"/>
        </w:rPr>
        <w:t xml:space="preserve">a working-class job. Our analyses fail </w:t>
      </w:r>
      <w:r w:rsidR="002C63E5">
        <w:rPr>
          <w:noProof/>
          <w:lang w:val="en-US"/>
        </w:rPr>
        <w:t>to</w:t>
      </w:r>
      <w:r w:rsidR="002C63E5" w:rsidRPr="003133FC">
        <w:rPr>
          <w:noProof/>
          <w:lang w:val="en-US"/>
        </w:rPr>
        <w:t xml:space="preserve"> </w:t>
      </w:r>
      <w:r w:rsidRPr="003133FC">
        <w:rPr>
          <w:noProof/>
          <w:lang w:val="en-US"/>
        </w:rPr>
        <w:t>find evidence that this change is meaningful at conventional levels of statistical significance.</w:t>
      </w:r>
    </w:p>
    <w:p w14:paraId="41D7BD25" w14:textId="5A746B63" w:rsidR="0081434C" w:rsidRPr="003133FC" w:rsidRDefault="008F6A4E" w:rsidP="00FD3AAD">
      <w:pPr>
        <w:spacing w:before="200" w:after="200"/>
        <w:jc w:val="both"/>
        <w:rPr>
          <w:noProof/>
          <w:lang w:val="en-US"/>
        </w:rPr>
      </w:pPr>
      <w:r w:rsidRPr="003133FC">
        <w:rPr>
          <w:noProof/>
          <w:lang w:val="en-US"/>
        </w:rPr>
        <w:t xml:space="preserve">Clearly, then, “looking working-class” substantively harms the electoral performance of political candidates, but more so for women candidates. While most research has previously noted the penalties </w:t>
      </w:r>
      <w:r w:rsidR="003368F5">
        <w:rPr>
          <w:noProof/>
          <w:lang w:val="en-US"/>
        </w:rPr>
        <w:t xml:space="preserve">that </w:t>
      </w:r>
      <w:r w:rsidRPr="003133FC">
        <w:rPr>
          <w:noProof/>
          <w:lang w:val="en-US"/>
        </w:rPr>
        <w:t xml:space="preserve">women are subject to when they perform </w:t>
      </w:r>
      <w:r w:rsidR="00D40AF2">
        <w:rPr>
          <w:noProof/>
          <w:lang w:val="en-US"/>
        </w:rPr>
        <w:t xml:space="preserve">a </w:t>
      </w:r>
      <w:r w:rsidRPr="003133FC">
        <w:rPr>
          <w:noProof/>
          <w:lang w:val="en-US"/>
        </w:rPr>
        <w:t xml:space="preserve">“man’s work” </w:t>
      </w:r>
      <w:hyperlink r:id="rId134">
        <w:r w:rsidRPr="003133FC">
          <w:rPr>
            <w:noProof/>
            <w:lang w:val="en-US"/>
          </w:rPr>
          <w:t>(Heilman et al., 2004, p. 416)</w:t>
        </w:r>
      </w:hyperlink>
      <w:r w:rsidRPr="003133FC">
        <w:rPr>
          <w:noProof/>
          <w:lang w:val="en-US"/>
        </w:rPr>
        <w:t>, in this paper</w:t>
      </w:r>
      <w:r w:rsidR="00B70F04">
        <w:rPr>
          <w:noProof/>
          <w:lang w:val="en-US"/>
        </w:rPr>
        <w:t>,</w:t>
      </w:r>
      <w:r w:rsidRPr="003133FC">
        <w:rPr>
          <w:noProof/>
          <w:lang w:val="en-US"/>
        </w:rPr>
        <w:t xml:space="preserve"> we find </w:t>
      </w:r>
      <w:r w:rsidR="00E41AE4">
        <w:rPr>
          <w:noProof/>
          <w:lang w:val="en-US"/>
        </w:rPr>
        <w:t xml:space="preserve">both </w:t>
      </w:r>
      <w:r w:rsidRPr="003133FC">
        <w:rPr>
          <w:noProof/>
          <w:lang w:val="en-US"/>
        </w:rPr>
        <w:t>a gender penalty</w:t>
      </w:r>
      <w:r w:rsidR="00E41AE4">
        <w:rPr>
          <w:noProof/>
          <w:lang w:val="en-US"/>
        </w:rPr>
        <w:t xml:space="preserve"> and</w:t>
      </w:r>
      <w:r w:rsidRPr="003133FC">
        <w:rPr>
          <w:noProof/>
          <w:lang w:val="en-US"/>
        </w:rPr>
        <w:t xml:space="preserve"> a class penalty. As argued before, Finland is characterized as an egalitarian society. </w:t>
      </w:r>
      <w:r w:rsidR="00CA7392">
        <w:rPr>
          <w:noProof/>
          <w:lang w:val="en-US"/>
        </w:rPr>
        <w:t>Therefore</w:t>
      </w:r>
      <w:r w:rsidRPr="003133FC">
        <w:rPr>
          <w:noProof/>
          <w:lang w:val="en-US"/>
        </w:rPr>
        <w:t xml:space="preserve">, the Finnish case </w:t>
      </w:r>
      <w:r w:rsidR="00CA7392">
        <w:rPr>
          <w:noProof/>
          <w:lang w:val="en-US"/>
        </w:rPr>
        <w:t>is</w:t>
      </w:r>
      <w:r w:rsidRPr="003133FC">
        <w:rPr>
          <w:noProof/>
          <w:lang w:val="en-US"/>
        </w:rPr>
        <w:t xml:space="preserve"> a “hard case” </w:t>
      </w:r>
      <w:r w:rsidR="00B1104E">
        <w:rPr>
          <w:noProof/>
          <w:lang w:val="en-US"/>
        </w:rPr>
        <w:t>for</w:t>
      </w:r>
      <w:r w:rsidR="00B1104E" w:rsidRPr="003133FC">
        <w:rPr>
          <w:noProof/>
          <w:lang w:val="en-US"/>
        </w:rPr>
        <w:t xml:space="preserve"> </w:t>
      </w:r>
      <w:r w:rsidRPr="003133FC">
        <w:rPr>
          <w:noProof/>
          <w:lang w:val="en-US"/>
        </w:rPr>
        <w:t>find</w:t>
      </w:r>
      <w:r w:rsidR="00B1104E">
        <w:rPr>
          <w:noProof/>
          <w:lang w:val="en-US"/>
        </w:rPr>
        <w:t>ing</w:t>
      </w:r>
      <w:r w:rsidRPr="003133FC">
        <w:rPr>
          <w:noProof/>
          <w:lang w:val="en-US"/>
        </w:rPr>
        <w:t xml:space="preserve"> results that might indicate statistically significant correlations between turnout and physical appearance</w:t>
      </w:r>
      <w:r w:rsidR="00786363">
        <w:rPr>
          <w:noProof/>
          <w:lang w:val="en-US"/>
        </w:rPr>
        <w:t>-</w:t>
      </w:r>
      <w:r w:rsidRPr="003133FC">
        <w:rPr>
          <w:noProof/>
          <w:lang w:val="en-US"/>
        </w:rPr>
        <w:t>based inequality. Yet, these empirical results come as uncomfortable evidence that Finns systematically avoid electing working</w:t>
      </w:r>
      <w:r w:rsidR="00E24CF0">
        <w:rPr>
          <w:noProof/>
          <w:lang w:val="en-US"/>
        </w:rPr>
        <w:t xml:space="preserve"> </w:t>
      </w:r>
      <w:r w:rsidRPr="003133FC">
        <w:rPr>
          <w:noProof/>
          <w:lang w:val="en-US"/>
        </w:rPr>
        <w:t>class</w:t>
      </w:r>
      <w:r w:rsidR="00786363">
        <w:rPr>
          <w:noProof/>
          <w:lang w:val="en-US"/>
        </w:rPr>
        <w:t>-</w:t>
      </w:r>
      <w:r w:rsidRPr="003133FC">
        <w:rPr>
          <w:noProof/>
          <w:lang w:val="en-US"/>
        </w:rPr>
        <w:t xml:space="preserve">looking female candidates. The authors are not aware of similar findings in the </w:t>
      </w:r>
      <w:r w:rsidR="00CE4841">
        <w:rPr>
          <w:noProof/>
          <w:lang w:val="en-US"/>
        </w:rPr>
        <w:t xml:space="preserve">existing </w:t>
      </w:r>
      <w:r w:rsidRPr="003133FC">
        <w:rPr>
          <w:noProof/>
          <w:lang w:val="en-US"/>
        </w:rPr>
        <w:t>literature.</w:t>
      </w:r>
    </w:p>
    <w:p w14:paraId="0C800059" w14:textId="27BFE7DE" w:rsidR="0081434C" w:rsidRPr="003133FC" w:rsidRDefault="008F6A4E" w:rsidP="00FD3AAD">
      <w:pPr>
        <w:spacing w:before="200" w:after="200"/>
        <w:jc w:val="both"/>
        <w:rPr>
          <w:noProof/>
          <w:lang w:val="en-US"/>
        </w:rPr>
      </w:pPr>
      <w:r w:rsidRPr="003133FC">
        <w:rPr>
          <w:noProof/>
          <w:lang w:val="en-US"/>
        </w:rPr>
        <w:t>Since the literature has persistently found a strong correlation between attractiveness and turnout, additional estimations were performed</w:t>
      </w:r>
      <w:r w:rsidR="00734A59">
        <w:rPr>
          <w:noProof/>
          <w:lang w:val="en-US"/>
        </w:rPr>
        <w:t>,</w:t>
      </w:r>
      <w:r w:rsidRPr="003133FC">
        <w:rPr>
          <w:noProof/>
          <w:lang w:val="en-US"/>
        </w:rPr>
        <w:t xml:space="preserve"> controlling for the perceived attractiveness levels of the candidate. In addition, </w:t>
      </w:r>
      <w:r w:rsidR="00935B87">
        <w:rPr>
          <w:noProof/>
          <w:lang w:val="en-US"/>
        </w:rPr>
        <w:t>because</w:t>
      </w:r>
      <w:r w:rsidR="00935B87" w:rsidRPr="003133FC">
        <w:rPr>
          <w:noProof/>
          <w:lang w:val="en-US"/>
        </w:rPr>
        <w:t xml:space="preserve"> </w:t>
      </w:r>
      <w:r w:rsidRPr="003133FC">
        <w:rPr>
          <w:noProof/>
          <w:lang w:val="en-US"/>
        </w:rPr>
        <w:t xml:space="preserve">physical </w:t>
      </w:r>
      <w:r w:rsidR="006A6DAA">
        <w:rPr>
          <w:noProof/>
          <w:lang w:val="en-US"/>
        </w:rPr>
        <w:t>appearanc</w:t>
      </w:r>
      <w:r w:rsidR="00B929A0">
        <w:rPr>
          <w:noProof/>
          <w:lang w:val="en-US"/>
        </w:rPr>
        <w:t>e</w:t>
      </w:r>
      <w:r w:rsidR="007D1926">
        <w:rPr>
          <w:noProof/>
          <w:lang w:val="en-US"/>
        </w:rPr>
        <w:t>-</w:t>
      </w:r>
      <w:r w:rsidRPr="003133FC">
        <w:rPr>
          <w:noProof/>
          <w:lang w:val="en-US"/>
        </w:rPr>
        <w:t xml:space="preserve">occupation congruence might be affected by the degree </w:t>
      </w:r>
      <w:r w:rsidR="00AB6B29">
        <w:rPr>
          <w:noProof/>
          <w:lang w:val="en-US"/>
        </w:rPr>
        <w:t>to</w:t>
      </w:r>
      <w:r w:rsidR="00AB6B29" w:rsidRPr="003133FC">
        <w:rPr>
          <w:noProof/>
          <w:lang w:val="en-US"/>
        </w:rPr>
        <w:t xml:space="preserve"> </w:t>
      </w:r>
      <w:r w:rsidRPr="003133FC">
        <w:rPr>
          <w:noProof/>
          <w:lang w:val="en-US"/>
        </w:rPr>
        <w:t>which the candidate is perceived as more masculine/feminine, several models were estimated controlling for such covariates. Particularly, models 4, 6, 8</w:t>
      </w:r>
      <w:r w:rsidR="00A42530">
        <w:rPr>
          <w:noProof/>
          <w:lang w:val="en-US"/>
        </w:rPr>
        <w:t>,</w:t>
      </w:r>
      <w:r w:rsidRPr="003133FC">
        <w:rPr>
          <w:noProof/>
          <w:lang w:val="en-US"/>
        </w:rPr>
        <w:t xml:space="preserve"> and 11 include the attractiveness covariate for the different datasets (</w:t>
      </w:r>
      <w:r w:rsidR="00276516">
        <w:rPr>
          <w:noProof/>
          <w:lang w:val="en-US"/>
        </w:rPr>
        <w:t>i.e.</w:t>
      </w:r>
      <w:r w:rsidRPr="003133FC">
        <w:rPr>
          <w:noProof/>
          <w:lang w:val="en-US"/>
        </w:rPr>
        <w:t>, full, men</w:t>
      </w:r>
      <w:r w:rsidR="00C64906">
        <w:rPr>
          <w:noProof/>
          <w:lang w:val="en-US"/>
        </w:rPr>
        <w:t>,</w:t>
      </w:r>
      <w:r w:rsidRPr="003133FC">
        <w:rPr>
          <w:noProof/>
          <w:lang w:val="en-US"/>
        </w:rPr>
        <w:t xml:space="preserve"> and women)</w:t>
      </w:r>
      <w:r w:rsidR="0043619E">
        <w:rPr>
          <w:noProof/>
          <w:lang w:val="en-US"/>
        </w:rPr>
        <w:t>,</w:t>
      </w:r>
      <w:r w:rsidRPr="003133FC">
        <w:rPr>
          <w:noProof/>
          <w:lang w:val="en-US"/>
        </w:rPr>
        <w:t xml:space="preserve"> </w:t>
      </w:r>
      <w:r w:rsidR="0043619E">
        <w:rPr>
          <w:noProof/>
          <w:lang w:val="en-US"/>
        </w:rPr>
        <w:t>alone</w:t>
      </w:r>
      <w:r w:rsidRPr="003133FC">
        <w:rPr>
          <w:noProof/>
          <w:lang w:val="en-US"/>
        </w:rPr>
        <w:t xml:space="preserve"> as well as in combination with perceived masculinity </w:t>
      </w:r>
      <w:r w:rsidR="007F7D54">
        <w:rPr>
          <w:noProof/>
          <w:lang w:val="en-US"/>
        </w:rPr>
        <w:t xml:space="preserve">or </w:t>
      </w:r>
      <w:r w:rsidRPr="003133FC">
        <w:rPr>
          <w:noProof/>
          <w:lang w:val="en-US"/>
        </w:rPr>
        <w:t>femininity levels (</w:t>
      </w:r>
      <w:r w:rsidR="004D2465">
        <w:rPr>
          <w:noProof/>
          <w:lang w:val="en-US"/>
        </w:rPr>
        <w:t>i.e</w:t>
      </w:r>
      <w:r w:rsidR="0083337A">
        <w:rPr>
          <w:noProof/>
          <w:lang w:val="en-US"/>
        </w:rPr>
        <w:t>.</w:t>
      </w:r>
      <w:r w:rsidRPr="003133FC">
        <w:rPr>
          <w:noProof/>
          <w:lang w:val="en-US"/>
        </w:rPr>
        <w:t>, models 5, 9</w:t>
      </w:r>
      <w:r w:rsidR="00070B9D">
        <w:rPr>
          <w:noProof/>
          <w:lang w:val="en-US"/>
        </w:rPr>
        <w:t>,</w:t>
      </w:r>
      <w:r w:rsidRPr="003133FC">
        <w:rPr>
          <w:noProof/>
          <w:lang w:val="en-US"/>
        </w:rPr>
        <w:t xml:space="preserve"> and 11, and 6, 10</w:t>
      </w:r>
      <w:r w:rsidR="00872DDC">
        <w:rPr>
          <w:noProof/>
          <w:lang w:val="en-US"/>
        </w:rPr>
        <w:t>,</w:t>
      </w:r>
      <w:r w:rsidRPr="003133FC">
        <w:rPr>
          <w:noProof/>
          <w:lang w:val="en-US"/>
        </w:rPr>
        <w:t xml:space="preserve"> and 12). The interactive hypothesis presented in this paper systematically keeps its substantive effect size and statistical significance across all specifications</w:t>
      </w:r>
      <w:r w:rsidR="00970805">
        <w:rPr>
          <w:noProof/>
          <w:lang w:val="en-US"/>
        </w:rPr>
        <w:t>;</w:t>
      </w:r>
      <w:r w:rsidRPr="003133FC">
        <w:rPr>
          <w:noProof/>
          <w:lang w:val="en-US"/>
        </w:rPr>
        <w:t xml:space="preserve"> thus</w:t>
      </w:r>
      <w:r w:rsidR="00970805">
        <w:rPr>
          <w:noProof/>
          <w:lang w:val="en-US"/>
        </w:rPr>
        <w:t>,</w:t>
      </w:r>
      <w:r w:rsidRPr="003133FC">
        <w:rPr>
          <w:noProof/>
          <w:lang w:val="en-US"/>
        </w:rPr>
        <w:t xml:space="preserve"> the relationship was unaffected, withstanding these robustness checks. </w:t>
      </w:r>
      <w:r w:rsidR="00A2160E">
        <w:rPr>
          <w:noProof/>
          <w:lang w:val="en-US"/>
        </w:rPr>
        <w:t>Importantly,</w:t>
      </w:r>
      <w:r w:rsidRPr="003133FC">
        <w:rPr>
          <w:noProof/>
          <w:lang w:val="en-US"/>
        </w:rPr>
        <w:t xml:space="preserve"> attractiveness still explains a considerable amount of variance in the dependent variable. Therefore, </w:t>
      </w:r>
      <w:r w:rsidR="006B258D">
        <w:rPr>
          <w:noProof/>
          <w:lang w:val="en-US"/>
        </w:rPr>
        <w:t>rather</w:t>
      </w:r>
      <w:r w:rsidR="006B258D" w:rsidRPr="003133FC">
        <w:rPr>
          <w:noProof/>
          <w:lang w:val="en-US"/>
        </w:rPr>
        <w:t xml:space="preserve"> </w:t>
      </w:r>
      <w:r w:rsidRPr="003133FC">
        <w:rPr>
          <w:noProof/>
          <w:lang w:val="en-US"/>
        </w:rPr>
        <w:t xml:space="preserve">than providing alternative explanations for turnout, this paper presents a complementary story: not only </w:t>
      </w:r>
      <w:r w:rsidR="00546107">
        <w:rPr>
          <w:noProof/>
          <w:lang w:val="en-US"/>
        </w:rPr>
        <w:t xml:space="preserve">does </w:t>
      </w:r>
      <w:r w:rsidRPr="003133FC">
        <w:rPr>
          <w:noProof/>
          <w:lang w:val="en-US"/>
        </w:rPr>
        <w:t>attractiveness predict turnout</w:t>
      </w:r>
      <w:r w:rsidR="00C52F2D">
        <w:rPr>
          <w:noProof/>
          <w:lang w:val="en-US"/>
        </w:rPr>
        <w:t>,</w:t>
      </w:r>
      <w:r w:rsidRPr="003133FC">
        <w:rPr>
          <w:noProof/>
          <w:lang w:val="en-US"/>
        </w:rPr>
        <w:t xml:space="preserve"> as past research correctly argues, but the degree </w:t>
      </w:r>
      <w:r w:rsidR="00864F9F">
        <w:rPr>
          <w:noProof/>
          <w:lang w:val="en-US"/>
        </w:rPr>
        <w:t>to</w:t>
      </w:r>
      <w:r w:rsidR="00864F9F" w:rsidRPr="003133FC">
        <w:rPr>
          <w:noProof/>
          <w:lang w:val="en-US"/>
        </w:rPr>
        <w:t xml:space="preserve"> </w:t>
      </w:r>
      <w:r w:rsidRPr="003133FC">
        <w:rPr>
          <w:noProof/>
          <w:lang w:val="en-US"/>
        </w:rPr>
        <w:t>which political candidates’ inferred occupations match their actual occupations matter</w:t>
      </w:r>
      <w:r w:rsidR="005D6D1F">
        <w:rPr>
          <w:noProof/>
          <w:lang w:val="en-US"/>
        </w:rPr>
        <w:t>s</w:t>
      </w:r>
      <w:r w:rsidRPr="003133FC">
        <w:rPr>
          <w:noProof/>
          <w:lang w:val="en-US"/>
        </w:rPr>
        <w:t xml:space="preserve"> too. </w:t>
      </w:r>
    </w:p>
    <w:p w14:paraId="259A09E2" w14:textId="48E7E762" w:rsidR="0081434C" w:rsidRPr="003133FC" w:rsidRDefault="008F6A4E" w:rsidP="00FD3AAD">
      <w:pPr>
        <w:spacing w:before="200" w:after="200"/>
        <w:jc w:val="both"/>
        <w:rPr>
          <w:noProof/>
          <w:lang w:val="en-US"/>
        </w:rPr>
      </w:pPr>
      <w:r w:rsidRPr="003133FC">
        <w:rPr>
          <w:noProof/>
          <w:lang w:val="en-US"/>
        </w:rPr>
        <w:t xml:space="preserve">Moving forward, models 7 and 8 strongly suggest that attractiveness helps male candidates </w:t>
      </w:r>
      <w:r w:rsidRPr="003133FC">
        <w:rPr>
          <w:i/>
          <w:noProof/>
          <w:lang w:val="en-US"/>
        </w:rPr>
        <w:t>more</w:t>
      </w:r>
      <w:r w:rsidRPr="003133FC">
        <w:rPr>
          <w:noProof/>
          <w:lang w:val="en-US"/>
        </w:rPr>
        <w:t xml:space="preserve"> than female candidates. This </w:t>
      </w:r>
      <w:r w:rsidR="00823EB2">
        <w:rPr>
          <w:noProof/>
          <w:lang w:val="en-US"/>
        </w:rPr>
        <w:t>is</w:t>
      </w:r>
      <w:r w:rsidR="00823EB2" w:rsidRPr="003133FC">
        <w:rPr>
          <w:noProof/>
          <w:lang w:val="en-US"/>
        </w:rPr>
        <w:t xml:space="preserve"> </w:t>
      </w:r>
      <w:r w:rsidRPr="003133FC">
        <w:rPr>
          <w:noProof/>
          <w:lang w:val="en-US"/>
        </w:rPr>
        <w:t xml:space="preserve">in line with prior findings </w:t>
      </w:r>
      <w:hyperlink r:id="rId135">
        <w:r w:rsidRPr="003133FC">
          <w:rPr>
            <w:noProof/>
            <w:lang w:val="en-US"/>
          </w:rPr>
          <w:t>(Ditonto &amp; Mattes, 2018, p.</w:t>
        </w:r>
        <w:r w:rsidR="0025516F">
          <w:rPr>
            <w:noProof/>
            <w:lang w:val="en-US"/>
          </w:rPr>
          <w:t> </w:t>
        </w:r>
        <w:r w:rsidRPr="003133FC">
          <w:rPr>
            <w:noProof/>
            <w:lang w:val="en-US"/>
          </w:rPr>
          <w:t>430)</w:t>
        </w:r>
      </w:hyperlink>
      <w:r w:rsidRPr="003133FC">
        <w:rPr>
          <w:noProof/>
          <w:lang w:val="en-US"/>
        </w:rPr>
        <w:t xml:space="preserve">. For example, </w:t>
      </w:r>
      <w:hyperlink r:id="rId136">
        <w:r w:rsidRPr="003133FC">
          <w:rPr>
            <w:noProof/>
            <w:lang w:val="en-US"/>
          </w:rPr>
          <w:t xml:space="preserve">Kuwabara </w:t>
        </w:r>
        <w:r w:rsidR="00F54F6B">
          <w:rPr>
            <w:noProof/>
            <w:lang w:val="en-US"/>
          </w:rPr>
          <w:t>and</w:t>
        </w:r>
        <w:r w:rsidRPr="003133FC">
          <w:rPr>
            <w:noProof/>
            <w:lang w:val="en-US"/>
          </w:rPr>
          <w:t xml:space="preserve"> Thébaud (2017, p. 1371)</w:t>
        </w:r>
      </w:hyperlink>
      <w:r w:rsidRPr="003133FC">
        <w:rPr>
          <w:noProof/>
          <w:lang w:val="en-US"/>
        </w:rPr>
        <w:t xml:space="preserve"> explain that “women seeking business loans were even </w:t>
      </w:r>
      <w:r w:rsidRPr="003133FC">
        <w:rPr>
          <w:i/>
          <w:noProof/>
          <w:lang w:val="en-US"/>
        </w:rPr>
        <w:t>less</w:t>
      </w:r>
      <w:r w:rsidRPr="003133FC">
        <w:rPr>
          <w:noProof/>
          <w:lang w:val="en-US"/>
        </w:rPr>
        <w:t xml:space="preserve"> likely to receive funding if they were attractive</w:t>
      </w:r>
      <w:r w:rsidR="003A2016">
        <w:rPr>
          <w:noProof/>
          <w:lang w:val="en-US"/>
        </w:rPr>
        <w:t>.</w:t>
      </w:r>
      <w:r w:rsidRPr="003133FC">
        <w:rPr>
          <w:noProof/>
          <w:lang w:val="en-US"/>
        </w:rPr>
        <w:t xml:space="preserve">” All in all, </w:t>
      </w:r>
      <w:r w:rsidR="00D658F6">
        <w:rPr>
          <w:noProof/>
          <w:lang w:val="en-US"/>
        </w:rPr>
        <w:t xml:space="preserve">a </w:t>
      </w:r>
      <w:r w:rsidRPr="003133FC">
        <w:rPr>
          <w:noProof/>
          <w:lang w:val="en-US"/>
        </w:rPr>
        <w:t xml:space="preserve">recent </w:t>
      </w:r>
      <w:r w:rsidRPr="003133FC">
        <w:rPr>
          <w:noProof/>
          <w:lang w:val="en-US"/>
        </w:rPr>
        <w:lastRenderedPageBreak/>
        <w:t>systematic review of the working life</w:t>
      </w:r>
      <w:r w:rsidR="00811AF6">
        <w:rPr>
          <w:noProof/>
          <w:lang w:val="en-US"/>
        </w:rPr>
        <w:t>-</w:t>
      </w:r>
      <w:r w:rsidRPr="003133FC">
        <w:rPr>
          <w:noProof/>
          <w:lang w:val="en-US"/>
        </w:rPr>
        <w:t xml:space="preserve">related outcomes of physical attractiveness (including in the political context) </w:t>
      </w:r>
      <w:r w:rsidR="00354AA7">
        <w:rPr>
          <w:noProof/>
          <w:lang w:val="en-US"/>
        </w:rPr>
        <w:t>indicates</w:t>
      </w:r>
      <w:r w:rsidR="00354AA7" w:rsidRPr="003133FC">
        <w:rPr>
          <w:noProof/>
          <w:lang w:val="en-US"/>
        </w:rPr>
        <w:t xml:space="preserve"> </w:t>
      </w:r>
      <w:r w:rsidRPr="003133FC">
        <w:rPr>
          <w:noProof/>
          <w:lang w:val="en-US"/>
        </w:rPr>
        <w:t>that while the outcomes are mainly positive and</w:t>
      </w:r>
      <w:r w:rsidR="00E40699">
        <w:rPr>
          <w:noProof/>
          <w:lang w:val="en-US"/>
        </w:rPr>
        <w:t>, therefore,</w:t>
      </w:r>
      <w:r w:rsidRPr="003133FC">
        <w:rPr>
          <w:noProof/>
          <w:lang w:val="en-US"/>
        </w:rPr>
        <w:t xml:space="preserve"> consistent for men, the outcomes for women appear more inconsistent as only attractive women can </w:t>
      </w:r>
      <w:r w:rsidR="00D16D1E">
        <w:rPr>
          <w:noProof/>
          <w:lang w:val="en-US"/>
        </w:rPr>
        <w:t>be</w:t>
      </w:r>
      <w:r w:rsidR="00D16D1E" w:rsidRPr="003133FC">
        <w:rPr>
          <w:noProof/>
          <w:lang w:val="en-US"/>
        </w:rPr>
        <w:t xml:space="preserve"> </w:t>
      </w:r>
      <w:r w:rsidRPr="003133FC">
        <w:rPr>
          <w:noProof/>
          <w:lang w:val="en-US"/>
        </w:rPr>
        <w:t xml:space="preserve">both rewarded and penalized because of how they look </w:t>
      </w:r>
      <w:commentRangeStart w:id="211"/>
      <w:r w:rsidR="00DC11BA">
        <w:fldChar w:fldCharType="begin"/>
      </w:r>
      <w:r w:rsidR="00DC11BA" w:rsidRPr="00DD1C80">
        <w:rPr>
          <w:lang w:val="en-US"/>
        </w:rPr>
        <w:instrText xml:space="preserve"> HYPERLINK "https://www.zotero.org/google-docs/?EIqSMQ" \h </w:instrText>
      </w:r>
      <w:r w:rsidR="00DC11BA">
        <w:fldChar w:fldCharType="separate"/>
      </w:r>
      <w:r w:rsidRPr="003133FC">
        <w:rPr>
          <w:noProof/>
          <w:lang w:val="en-US"/>
        </w:rPr>
        <w:t>(Pajunen et al., 2021)</w:t>
      </w:r>
      <w:r w:rsidR="00DC11BA">
        <w:rPr>
          <w:noProof/>
          <w:lang w:val="en-US"/>
        </w:rPr>
        <w:fldChar w:fldCharType="end"/>
      </w:r>
      <w:r w:rsidRPr="003133FC">
        <w:rPr>
          <w:noProof/>
          <w:lang w:val="en-US"/>
        </w:rPr>
        <w:t>.</w:t>
      </w:r>
      <w:commentRangeEnd w:id="211"/>
      <w:r w:rsidR="00EB38DF">
        <w:rPr>
          <w:rStyle w:val="CommentReference"/>
          <w:lang w:val="en-US"/>
        </w:rPr>
        <w:commentReference w:id="211"/>
      </w:r>
    </w:p>
    <w:p w14:paraId="2179FBBE" w14:textId="03A482FB" w:rsidR="0081434C" w:rsidRPr="003133FC" w:rsidRDefault="008F6A4E" w:rsidP="00FD3AAD">
      <w:pPr>
        <w:pStyle w:val="Heading4"/>
        <w:spacing w:before="200" w:after="200"/>
        <w:jc w:val="both"/>
        <w:rPr>
          <w:noProof/>
          <w:lang w:val="en-US"/>
        </w:rPr>
      </w:pPr>
      <w:bookmarkStart w:id="212" w:name="_22gdk058euc5" w:colFirst="0" w:colLast="0"/>
      <w:bookmarkEnd w:id="212"/>
      <w:r w:rsidRPr="003133FC">
        <w:rPr>
          <w:noProof/>
          <w:lang w:val="en-US"/>
        </w:rPr>
        <w:t>Table 2: Physical Appearance and Turnout in the 2017 Finnish Municipal Elections</w:t>
      </w:r>
    </w:p>
    <w:p w14:paraId="5FBB7D4A" w14:textId="77777777" w:rsidR="0081434C" w:rsidRPr="003133FC" w:rsidRDefault="008F6A4E" w:rsidP="00FD3AAD">
      <w:pPr>
        <w:jc w:val="both"/>
        <w:rPr>
          <w:noProof/>
          <w:lang w:val="en-US"/>
        </w:rPr>
      </w:pPr>
      <w:r w:rsidRPr="003133FC">
        <w:rPr>
          <w:noProof/>
          <w:lang w:val="en-US"/>
        </w:rPr>
        <w:drawing>
          <wp:inline distT="114300" distB="114300" distL="114300" distR="114300" wp14:anchorId="55288383" wp14:editId="0E4A161B">
            <wp:extent cx="5731200" cy="1917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7"/>
                    <a:srcRect/>
                    <a:stretch>
                      <a:fillRect/>
                    </a:stretch>
                  </pic:blipFill>
                  <pic:spPr>
                    <a:xfrm>
                      <a:off x="0" y="0"/>
                      <a:ext cx="5731200" cy="1917700"/>
                    </a:xfrm>
                    <a:prstGeom prst="rect">
                      <a:avLst/>
                    </a:prstGeom>
                    <a:ln/>
                  </pic:spPr>
                </pic:pic>
              </a:graphicData>
            </a:graphic>
          </wp:inline>
        </w:drawing>
      </w:r>
    </w:p>
    <w:p w14:paraId="36C274D9" w14:textId="59418BA2" w:rsidR="0081434C" w:rsidRPr="003133FC" w:rsidRDefault="008F6A4E" w:rsidP="00FD3AAD">
      <w:pPr>
        <w:pStyle w:val="Heading4"/>
        <w:spacing w:before="200" w:after="200"/>
        <w:jc w:val="both"/>
        <w:rPr>
          <w:noProof/>
          <w:lang w:val="en-US"/>
        </w:rPr>
      </w:pPr>
      <w:bookmarkStart w:id="213" w:name="_luhalnurun47" w:colFirst="0" w:colLast="0"/>
      <w:bookmarkEnd w:id="213"/>
      <w:r w:rsidRPr="003133FC">
        <w:rPr>
          <w:noProof/>
          <w:lang w:val="en-US"/>
        </w:rPr>
        <w:t>Figure 3: Predicted Marginal Effects of the Combined Effect</w:t>
      </w:r>
      <w:r w:rsidR="00370D4A">
        <w:rPr>
          <w:noProof/>
          <w:lang w:val="en-US"/>
        </w:rPr>
        <w:t>s</w:t>
      </w:r>
      <w:r w:rsidRPr="003133FC">
        <w:rPr>
          <w:noProof/>
          <w:lang w:val="en-US"/>
        </w:rPr>
        <w:t xml:space="preserve"> of Physical</w:t>
      </w:r>
      <w:r w:rsidR="00586D63">
        <w:rPr>
          <w:noProof/>
          <w:lang w:val="en-US"/>
        </w:rPr>
        <w:t xml:space="preserve"> Appearance</w:t>
      </w:r>
      <w:r w:rsidR="000876B4">
        <w:rPr>
          <w:noProof/>
          <w:lang w:val="en-US"/>
        </w:rPr>
        <w:t>-</w:t>
      </w:r>
      <w:r w:rsidRPr="003133FC">
        <w:rPr>
          <w:noProof/>
          <w:lang w:val="en-US"/>
        </w:rPr>
        <w:t>Occupation Congruence and Social Class on Turnout</w:t>
      </w:r>
    </w:p>
    <w:p w14:paraId="4E43508C" w14:textId="71105047" w:rsidR="0081434C" w:rsidRPr="003133FC" w:rsidRDefault="008F6A4E" w:rsidP="00FD3AAD">
      <w:pPr>
        <w:spacing w:before="200" w:after="200"/>
        <w:jc w:val="both"/>
        <w:rPr>
          <w:noProof/>
          <w:lang w:val="en-US"/>
        </w:rPr>
      </w:pPr>
      <w:r w:rsidRPr="003133FC">
        <w:rPr>
          <w:noProof/>
          <w:lang w:val="en-US"/>
        </w:rPr>
        <w:drawing>
          <wp:inline distT="114300" distB="114300" distL="114300" distR="114300" wp14:anchorId="4B3EB14C" wp14:editId="3F247FE2">
            <wp:extent cx="5731200" cy="2870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8"/>
                    <a:srcRect/>
                    <a:stretch>
                      <a:fillRect/>
                    </a:stretch>
                  </pic:blipFill>
                  <pic:spPr>
                    <a:xfrm>
                      <a:off x="0" y="0"/>
                      <a:ext cx="5731200" cy="2870200"/>
                    </a:xfrm>
                    <a:prstGeom prst="rect">
                      <a:avLst/>
                    </a:prstGeom>
                    <a:ln/>
                  </pic:spPr>
                </pic:pic>
              </a:graphicData>
            </a:graphic>
          </wp:inline>
        </w:drawing>
      </w:r>
    </w:p>
    <w:p w14:paraId="0775ED9E" w14:textId="782AEF3E" w:rsidR="0081434C" w:rsidRPr="003133FC" w:rsidRDefault="008F6A4E" w:rsidP="00FD3AAD">
      <w:pPr>
        <w:spacing w:before="200" w:after="200"/>
        <w:jc w:val="both"/>
        <w:rPr>
          <w:noProof/>
          <w:lang w:val="en-US"/>
        </w:rPr>
      </w:pPr>
      <w:r w:rsidRPr="003133FC">
        <w:rPr>
          <w:b/>
          <w:noProof/>
          <w:lang w:val="en-US"/>
        </w:rPr>
        <w:t>Figure 1 Note</w:t>
      </w:r>
      <w:r w:rsidRPr="003133FC">
        <w:rPr>
          <w:noProof/>
          <w:lang w:val="en-US"/>
        </w:rPr>
        <w:t>: The figure shows the predicted marginal effects of the combined effect</w:t>
      </w:r>
      <w:r w:rsidR="004F18EB">
        <w:rPr>
          <w:noProof/>
          <w:lang w:val="en-US"/>
        </w:rPr>
        <w:t>s</w:t>
      </w:r>
      <w:r w:rsidRPr="003133FC">
        <w:rPr>
          <w:noProof/>
          <w:lang w:val="en-US"/>
        </w:rPr>
        <w:t xml:space="preserve"> of physical</w:t>
      </w:r>
      <w:r w:rsidR="007F1BFE">
        <w:rPr>
          <w:noProof/>
          <w:lang w:val="en-US"/>
        </w:rPr>
        <w:t xml:space="preserve"> appearance</w:t>
      </w:r>
      <w:r w:rsidR="000876B4">
        <w:rPr>
          <w:noProof/>
          <w:lang w:val="en-US"/>
        </w:rPr>
        <w:t>-</w:t>
      </w:r>
      <w:r w:rsidRPr="003133FC">
        <w:rPr>
          <w:noProof/>
          <w:lang w:val="en-US"/>
        </w:rPr>
        <w:t xml:space="preserve">occupation congruence and social class on turnout. These predictions were obtained from the main model exploiting the full dataset, as well as the men-only and women-only datasets (in Table 2, model 1, 2, and 3, respectively). Substantively, the figure shows that Finnish citizens systematically vote for candidates </w:t>
      </w:r>
      <w:r w:rsidR="00685E5F">
        <w:rPr>
          <w:noProof/>
          <w:lang w:val="en-US"/>
        </w:rPr>
        <w:t>with</w:t>
      </w:r>
      <w:r w:rsidRPr="003133FC">
        <w:rPr>
          <w:noProof/>
          <w:lang w:val="en-US"/>
        </w:rPr>
        <w:t xml:space="preserve"> higher degrees of congruence between physical appearance and occupation, particularly candidates that look</w:t>
      </w:r>
      <w:r w:rsidR="00074B8D">
        <w:rPr>
          <w:noProof/>
          <w:lang w:val="en-US"/>
        </w:rPr>
        <w:t xml:space="preserve"> </w:t>
      </w:r>
      <w:r w:rsidRPr="003133FC">
        <w:rPr>
          <w:noProof/>
          <w:lang w:val="en-US"/>
        </w:rPr>
        <w:t>like</w:t>
      </w:r>
      <w:r w:rsidR="000E2177">
        <w:rPr>
          <w:noProof/>
          <w:lang w:val="en-US"/>
        </w:rPr>
        <w:t xml:space="preserve"> they have</w:t>
      </w:r>
      <w:r w:rsidRPr="003133FC">
        <w:rPr>
          <w:noProof/>
          <w:lang w:val="en-US"/>
        </w:rPr>
        <w:t xml:space="preserve"> and </w:t>
      </w:r>
      <w:r w:rsidR="000E2177">
        <w:rPr>
          <w:noProof/>
          <w:lang w:val="en-US"/>
        </w:rPr>
        <w:t xml:space="preserve">do </w:t>
      </w:r>
      <w:r w:rsidR="00074B8D">
        <w:rPr>
          <w:noProof/>
          <w:lang w:val="en-US"/>
        </w:rPr>
        <w:t>have</w:t>
      </w:r>
      <w:r w:rsidR="00074B8D" w:rsidRPr="003133FC">
        <w:rPr>
          <w:noProof/>
          <w:lang w:val="en-US"/>
        </w:rPr>
        <w:t xml:space="preserve"> </w:t>
      </w:r>
      <w:r w:rsidRPr="003133FC">
        <w:rPr>
          <w:noProof/>
          <w:lang w:val="en-US"/>
        </w:rPr>
        <w:t xml:space="preserve">upper-class occupations. Furthermore, the analyses </w:t>
      </w:r>
      <w:r w:rsidR="00C3092D">
        <w:rPr>
          <w:noProof/>
          <w:lang w:val="en-US"/>
        </w:rPr>
        <w:t>indicate</w:t>
      </w:r>
      <w:r w:rsidR="00C3092D" w:rsidRPr="003133FC">
        <w:rPr>
          <w:noProof/>
          <w:lang w:val="en-US"/>
        </w:rPr>
        <w:t xml:space="preserve"> </w:t>
      </w:r>
      <w:r w:rsidRPr="003133FC">
        <w:rPr>
          <w:noProof/>
          <w:lang w:val="en-US"/>
        </w:rPr>
        <w:t>that there exists a systematic electoral penalty, particularly for female candidates</w:t>
      </w:r>
      <w:r w:rsidR="00FF0EDE">
        <w:rPr>
          <w:noProof/>
          <w:lang w:val="en-US"/>
        </w:rPr>
        <w:t xml:space="preserve"> who</w:t>
      </w:r>
      <w:r w:rsidRPr="003133FC">
        <w:rPr>
          <w:noProof/>
          <w:lang w:val="en-US"/>
        </w:rPr>
        <w:t xml:space="preserve"> look</w:t>
      </w:r>
      <w:r w:rsidR="00FF0EDE">
        <w:rPr>
          <w:noProof/>
          <w:lang w:val="en-US"/>
        </w:rPr>
        <w:t xml:space="preserve"> </w:t>
      </w:r>
      <w:r w:rsidRPr="003133FC">
        <w:rPr>
          <w:noProof/>
          <w:lang w:val="en-US"/>
        </w:rPr>
        <w:t xml:space="preserve">like </w:t>
      </w:r>
      <w:r w:rsidR="009A37AD">
        <w:rPr>
          <w:noProof/>
          <w:lang w:val="en-US"/>
        </w:rPr>
        <w:t xml:space="preserve">they have </w:t>
      </w:r>
      <w:r w:rsidRPr="003133FC">
        <w:rPr>
          <w:noProof/>
          <w:lang w:val="en-US"/>
        </w:rPr>
        <w:t xml:space="preserve">and </w:t>
      </w:r>
      <w:r w:rsidR="009A37AD">
        <w:rPr>
          <w:noProof/>
          <w:lang w:val="en-US"/>
        </w:rPr>
        <w:t xml:space="preserve">do </w:t>
      </w:r>
      <w:r w:rsidR="00EC20FA">
        <w:rPr>
          <w:noProof/>
          <w:lang w:val="en-US"/>
        </w:rPr>
        <w:t xml:space="preserve">have </w:t>
      </w:r>
      <w:r w:rsidRPr="003133FC">
        <w:rPr>
          <w:noProof/>
          <w:lang w:val="en-US"/>
        </w:rPr>
        <w:t xml:space="preserve">working-class occupations. In fact, women candidates that </w:t>
      </w:r>
      <w:r w:rsidR="00C15B49">
        <w:rPr>
          <w:noProof/>
          <w:lang w:val="en-US"/>
        </w:rPr>
        <w:t>have</w:t>
      </w:r>
      <w:r w:rsidR="00C15B49" w:rsidRPr="003133FC">
        <w:rPr>
          <w:noProof/>
          <w:lang w:val="en-US"/>
        </w:rPr>
        <w:t xml:space="preserve"> </w:t>
      </w:r>
      <w:r w:rsidRPr="003133FC">
        <w:rPr>
          <w:noProof/>
          <w:lang w:val="en-US"/>
        </w:rPr>
        <w:t xml:space="preserve">working-class occupations but do not look like they do have a predicted count of 154 votes, </w:t>
      </w:r>
      <w:r w:rsidR="00FE4CFA">
        <w:rPr>
          <w:noProof/>
          <w:lang w:val="en-US"/>
        </w:rPr>
        <w:t xml:space="preserve">whereas </w:t>
      </w:r>
      <w:r w:rsidRPr="003133FC">
        <w:rPr>
          <w:noProof/>
          <w:lang w:val="en-US"/>
        </w:rPr>
        <w:t xml:space="preserve">under the exact same circumstances, a similar woman </w:t>
      </w:r>
      <w:r w:rsidR="00D83D2A">
        <w:rPr>
          <w:noProof/>
          <w:lang w:val="en-US"/>
        </w:rPr>
        <w:t>who</w:t>
      </w:r>
      <w:r w:rsidR="00D83D2A" w:rsidRPr="003133FC">
        <w:rPr>
          <w:noProof/>
          <w:lang w:val="en-US"/>
        </w:rPr>
        <w:t xml:space="preserve"> </w:t>
      </w:r>
      <w:r w:rsidRPr="003133FC">
        <w:rPr>
          <w:noProof/>
          <w:lang w:val="en-US"/>
        </w:rPr>
        <w:t xml:space="preserve">does look like </w:t>
      </w:r>
      <w:r w:rsidR="00FE4CFA">
        <w:rPr>
          <w:noProof/>
          <w:lang w:val="en-US"/>
        </w:rPr>
        <w:t>she has</w:t>
      </w:r>
      <w:r w:rsidR="00FE4CFA" w:rsidRPr="003133FC">
        <w:rPr>
          <w:noProof/>
          <w:lang w:val="en-US"/>
        </w:rPr>
        <w:t xml:space="preserve"> </w:t>
      </w:r>
      <w:r w:rsidRPr="003133FC">
        <w:rPr>
          <w:noProof/>
          <w:lang w:val="en-US"/>
        </w:rPr>
        <w:t xml:space="preserve">a </w:t>
      </w:r>
      <w:r w:rsidRPr="003133FC">
        <w:rPr>
          <w:noProof/>
          <w:lang w:val="en-US"/>
        </w:rPr>
        <w:lastRenderedPageBreak/>
        <w:t>working-class occupation has a predicted count of 99 votes. This change is statistically significant (p-value &lt; 0.001).</w:t>
      </w:r>
    </w:p>
    <w:p w14:paraId="5229894F" w14:textId="77777777" w:rsidR="0081434C" w:rsidRPr="003133FC" w:rsidRDefault="008F6A4E" w:rsidP="00FD3AAD">
      <w:pPr>
        <w:pStyle w:val="Heading3"/>
        <w:spacing w:before="200" w:after="200"/>
        <w:jc w:val="both"/>
        <w:rPr>
          <w:noProof/>
          <w:lang w:val="en-US"/>
        </w:rPr>
      </w:pPr>
      <w:bookmarkStart w:id="214" w:name="_59cpj0ywa3ne" w:colFirst="0" w:colLast="0"/>
      <w:bookmarkEnd w:id="214"/>
      <w:r w:rsidRPr="003133FC">
        <w:rPr>
          <w:noProof/>
          <w:lang w:val="en-US"/>
        </w:rPr>
        <w:t>Conclusion</w:t>
      </w:r>
    </w:p>
    <w:p w14:paraId="1E857D68" w14:textId="0A11C6DA" w:rsidR="0081434C" w:rsidRPr="003133FC" w:rsidRDefault="008F6A4E" w:rsidP="00FD3AAD">
      <w:pPr>
        <w:spacing w:before="200" w:after="200"/>
        <w:jc w:val="both"/>
        <w:rPr>
          <w:noProof/>
          <w:color w:val="202124"/>
          <w:shd w:val="clear" w:color="auto" w:fill="FCFCFC"/>
          <w:lang w:val="en-US"/>
        </w:rPr>
      </w:pPr>
      <w:r w:rsidRPr="003133FC">
        <w:rPr>
          <w:noProof/>
          <w:color w:val="202124"/>
          <w:shd w:val="clear" w:color="auto" w:fill="FCFCFC"/>
          <w:lang w:val="en-US"/>
        </w:rPr>
        <w:t xml:space="preserve">The study of turnout has long recognized the importance of candidates' physical attractiveness. However, very little attention has been paid to other aspects of physical appearance. This paper provides evidence that such emphasis </w:t>
      </w:r>
      <w:r w:rsidR="0008552C">
        <w:rPr>
          <w:noProof/>
          <w:color w:val="202124"/>
          <w:shd w:val="clear" w:color="auto" w:fill="FCFCFC"/>
          <w:lang w:val="en-US"/>
        </w:rPr>
        <w:t>generates</w:t>
      </w:r>
      <w:r w:rsidR="0022337D">
        <w:rPr>
          <w:noProof/>
          <w:color w:val="202124"/>
          <w:shd w:val="clear" w:color="auto" w:fill="FCFCFC"/>
          <w:lang w:val="en-US"/>
        </w:rPr>
        <w:t xml:space="preserve"> an</w:t>
      </w:r>
      <w:r w:rsidR="0022337D" w:rsidRPr="003133FC">
        <w:rPr>
          <w:noProof/>
          <w:color w:val="202124"/>
          <w:shd w:val="clear" w:color="auto" w:fill="FCFCFC"/>
          <w:lang w:val="en-US"/>
        </w:rPr>
        <w:t xml:space="preserve"> </w:t>
      </w:r>
      <w:r w:rsidRPr="003133FC">
        <w:rPr>
          <w:noProof/>
          <w:color w:val="202124"/>
          <w:shd w:val="clear" w:color="auto" w:fill="FCFCFC"/>
          <w:lang w:val="en-US"/>
        </w:rPr>
        <w:t xml:space="preserve">incomplete understanding </w:t>
      </w:r>
      <w:r w:rsidR="004D0666">
        <w:rPr>
          <w:noProof/>
          <w:color w:val="202124"/>
          <w:shd w:val="clear" w:color="auto" w:fill="FCFCFC"/>
          <w:lang w:val="en-US"/>
        </w:rPr>
        <w:t>of</w:t>
      </w:r>
      <w:r w:rsidR="004D0666" w:rsidRPr="003133FC">
        <w:rPr>
          <w:noProof/>
          <w:color w:val="202124"/>
          <w:shd w:val="clear" w:color="auto" w:fill="FCFCFC"/>
          <w:lang w:val="en-US"/>
        </w:rPr>
        <w:t xml:space="preserve"> </w:t>
      </w:r>
      <w:r w:rsidRPr="003133FC">
        <w:rPr>
          <w:noProof/>
          <w:color w:val="202124"/>
          <w:shd w:val="clear" w:color="auto" w:fill="FCFCFC"/>
          <w:lang w:val="en-US"/>
        </w:rPr>
        <w:t xml:space="preserve">the significance of physical appearance in voting and election research. </w:t>
      </w:r>
    </w:p>
    <w:p w14:paraId="0228D33B" w14:textId="432764C3" w:rsidR="0081434C" w:rsidRPr="003133FC" w:rsidRDefault="008F6A4E" w:rsidP="00FD3AAD">
      <w:pPr>
        <w:spacing w:before="200" w:after="200"/>
        <w:jc w:val="both"/>
        <w:rPr>
          <w:noProof/>
          <w:lang w:val="en-US"/>
        </w:rPr>
      </w:pPr>
      <w:r w:rsidRPr="003133FC">
        <w:rPr>
          <w:noProof/>
          <w:color w:val="202124"/>
          <w:shd w:val="clear" w:color="auto" w:fill="FCFCFC"/>
          <w:lang w:val="en-US"/>
        </w:rPr>
        <w:t xml:space="preserve">Previous studies argue that voters use heuristic shortcuts to make their voting decisions. Drawing from status characteristics and </w:t>
      </w:r>
      <w:r w:rsidRPr="003133FC">
        <w:rPr>
          <w:noProof/>
          <w:lang w:val="en-US"/>
        </w:rPr>
        <w:t>expectation</w:t>
      </w:r>
      <w:r w:rsidR="00B125B4">
        <w:rPr>
          <w:noProof/>
          <w:lang w:val="en-US"/>
        </w:rPr>
        <w:t>-</w:t>
      </w:r>
      <w:r w:rsidRPr="003133FC">
        <w:rPr>
          <w:noProof/>
          <w:lang w:val="en-US"/>
        </w:rPr>
        <w:t>states theory</w:t>
      </w:r>
      <w:r w:rsidR="00B125B4">
        <w:rPr>
          <w:noProof/>
          <w:lang w:val="en-US"/>
        </w:rPr>
        <w:t>, which are</w:t>
      </w:r>
      <w:r w:rsidRPr="003133FC">
        <w:rPr>
          <w:noProof/>
          <w:lang w:val="en-US"/>
        </w:rPr>
        <w:t xml:space="preserve"> widely used in social stratification research, we argue that information about candidates</w:t>
      </w:r>
      <w:r w:rsidR="00413BBA">
        <w:rPr>
          <w:noProof/>
          <w:lang w:val="en-US"/>
        </w:rPr>
        <w:t>’</w:t>
      </w:r>
      <w:r w:rsidRPr="003133FC">
        <w:rPr>
          <w:noProof/>
          <w:lang w:val="en-US"/>
        </w:rPr>
        <w:t xml:space="preserve"> occupation</w:t>
      </w:r>
      <w:r w:rsidR="009B2EE7">
        <w:rPr>
          <w:noProof/>
          <w:lang w:val="en-US"/>
        </w:rPr>
        <w:t>s</w:t>
      </w:r>
      <w:r w:rsidR="001426B7">
        <w:rPr>
          <w:noProof/>
          <w:lang w:val="en-US"/>
        </w:rPr>
        <w:t>,</w:t>
      </w:r>
      <w:r w:rsidRPr="003133FC">
        <w:rPr>
          <w:noProof/>
          <w:lang w:val="en-US"/>
        </w:rPr>
        <w:t xml:space="preserve"> combined with information about candidates</w:t>
      </w:r>
      <w:r w:rsidR="009F2FD7">
        <w:rPr>
          <w:noProof/>
          <w:lang w:val="en-US"/>
        </w:rPr>
        <w:t>’</w:t>
      </w:r>
      <w:r w:rsidRPr="003133FC">
        <w:rPr>
          <w:noProof/>
          <w:lang w:val="en-US"/>
        </w:rPr>
        <w:t xml:space="preserve"> physical appearance</w:t>
      </w:r>
      <w:r w:rsidR="001426B7">
        <w:rPr>
          <w:noProof/>
          <w:lang w:val="en-US"/>
        </w:rPr>
        <w:t>,</w:t>
      </w:r>
      <w:r w:rsidRPr="003133FC">
        <w:rPr>
          <w:noProof/>
          <w:lang w:val="en-US"/>
        </w:rPr>
        <w:t xml:space="preserve"> function</w:t>
      </w:r>
      <w:r w:rsidR="001426B7">
        <w:rPr>
          <w:noProof/>
          <w:lang w:val="en-US"/>
        </w:rPr>
        <w:t>s</w:t>
      </w:r>
      <w:r w:rsidRPr="003133FC">
        <w:rPr>
          <w:noProof/>
          <w:lang w:val="en-US"/>
        </w:rPr>
        <w:t xml:space="preserve"> as cues of status </w:t>
      </w:r>
      <w:r w:rsidR="00C5583F">
        <w:rPr>
          <w:noProof/>
          <w:lang w:val="en-US"/>
        </w:rPr>
        <w:t xml:space="preserve">that </w:t>
      </w:r>
      <w:r w:rsidRPr="003133FC">
        <w:rPr>
          <w:noProof/>
          <w:lang w:val="en-US"/>
        </w:rPr>
        <w:t>hav</w:t>
      </w:r>
      <w:r w:rsidR="00C5583F">
        <w:rPr>
          <w:noProof/>
          <w:lang w:val="en-US"/>
        </w:rPr>
        <w:t>e</w:t>
      </w:r>
      <w:r w:rsidRPr="003133FC">
        <w:rPr>
          <w:noProof/>
          <w:lang w:val="en-US"/>
        </w:rPr>
        <w:t xml:space="preserve"> an effect </w:t>
      </w:r>
      <w:r w:rsidR="007C1CA0">
        <w:rPr>
          <w:noProof/>
          <w:lang w:val="en-US"/>
        </w:rPr>
        <w:t>on</w:t>
      </w:r>
      <w:r w:rsidR="007C1CA0" w:rsidRPr="003133FC">
        <w:rPr>
          <w:noProof/>
          <w:lang w:val="en-US"/>
        </w:rPr>
        <w:t xml:space="preserve"> </w:t>
      </w:r>
      <w:r w:rsidRPr="003133FC">
        <w:rPr>
          <w:noProof/>
          <w:lang w:val="en-US"/>
        </w:rPr>
        <w:t xml:space="preserve">turnout in low-information elections. Specifically, we show that Finnish citizens systematically vote for candidates with higher degrees of congruence between physical appearance and occupation, particularly candidates that look like </w:t>
      </w:r>
      <w:r w:rsidR="00C36668">
        <w:rPr>
          <w:noProof/>
          <w:lang w:val="en-US"/>
        </w:rPr>
        <w:t>they have and do</w:t>
      </w:r>
      <w:r w:rsidRPr="003133FC">
        <w:rPr>
          <w:noProof/>
          <w:lang w:val="en-US"/>
        </w:rPr>
        <w:t xml:space="preserve"> </w:t>
      </w:r>
      <w:r w:rsidR="002500A0">
        <w:rPr>
          <w:noProof/>
          <w:lang w:val="en-US"/>
        </w:rPr>
        <w:t>have</w:t>
      </w:r>
      <w:r w:rsidR="002500A0" w:rsidRPr="003133FC">
        <w:rPr>
          <w:noProof/>
          <w:lang w:val="en-US"/>
        </w:rPr>
        <w:t xml:space="preserve"> </w:t>
      </w:r>
      <w:r w:rsidRPr="003133FC">
        <w:rPr>
          <w:noProof/>
          <w:lang w:val="en-US"/>
        </w:rPr>
        <w:t xml:space="preserve">upper-class occupations. </w:t>
      </w:r>
    </w:p>
    <w:p w14:paraId="733C26BE" w14:textId="74B3BE95" w:rsidR="0081434C" w:rsidRPr="003133FC" w:rsidRDefault="008F6A4E" w:rsidP="00FD3AAD">
      <w:pPr>
        <w:spacing w:before="200" w:after="200"/>
        <w:jc w:val="both"/>
        <w:rPr>
          <w:noProof/>
          <w:lang w:val="en-US"/>
        </w:rPr>
      </w:pPr>
      <w:r w:rsidRPr="003133FC">
        <w:rPr>
          <w:noProof/>
          <w:lang w:val="en-US"/>
        </w:rPr>
        <w:t xml:space="preserve">However, occupation as </w:t>
      </w:r>
      <w:r w:rsidR="0077456E">
        <w:rPr>
          <w:noProof/>
          <w:lang w:val="en-US"/>
        </w:rPr>
        <w:t xml:space="preserve">a </w:t>
      </w:r>
      <w:r w:rsidRPr="003133FC">
        <w:rPr>
          <w:noProof/>
          <w:lang w:val="en-US"/>
        </w:rPr>
        <w:t xml:space="preserve">status characteristic interacts with gender. We find that female candidates </w:t>
      </w:r>
      <w:r w:rsidR="0077456E">
        <w:rPr>
          <w:noProof/>
          <w:lang w:val="en-US"/>
        </w:rPr>
        <w:t>who have</w:t>
      </w:r>
      <w:r w:rsidR="0077456E" w:rsidRPr="003133FC">
        <w:rPr>
          <w:noProof/>
          <w:lang w:val="en-US"/>
        </w:rPr>
        <w:t xml:space="preserve"> </w:t>
      </w:r>
      <w:r w:rsidRPr="003133FC">
        <w:rPr>
          <w:noProof/>
          <w:lang w:val="en-US"/>
        </w:rPr>
        <w:t>a working</w:t>
      </w:r>
      <w:r w:rsidR="004B7189">
        <w:rPr>
          <w:noProof/>
          <w:lang w:val="en-US"/>
        </w:rPr>
        <w:t>-</w:t>
      </w:r>
      <w:r w:rsidRPr="003133FC">
        <w:rPr>
          <w:noProof/>
          <w:lang w:val="en-US"/>
        </w:rPr>
        <w:t>class occupation and look like a representative of their working</w:t>
      </w:r>
      <w:r w:rsidR="004B7189">
        <w:rPr>
          <w:noProof/>
          <w:lang w:val="en-US"/>
        </w:rPr>
        <w:t>-</w:t>
      </w:r>
      <w:r w:rsidRPr="003133FC">
        <w:rPr>
          <w:noProof/>
          <w:lang w:val="en-US"/>
        </w:rPr>
        <w:t xml:space="preserve">class occupation are particularly penalized in elections. This result is in line with previous studies </w:t>
      </w:r>
      <w:r w:rsidR="004B7189">
        <w:rPr>
          <w:noProof/>
          <w:lang w:val="en-US"/>
        </w:rPr>
        <w:t>of</w:t>
      </w:r>
      <w:r w:rsidR="004B7189" w:rsidRPr="003133FC">
        <w:rPr>
          <w:noProof/>
          <w:lang w:val="en-US"/>
        </w:rPr>
        <w:t xml:space="preserve"> </w:t>
      </w:r>
      <w:r w:rsidRPr="003133FC">
        <w:rPr>
          <w:noProof/>
          <w:lang w:val="en-US"/>
        </w:rPr>
        <w:t>physical attractiveness and labor market outcomes in social stratification research</w:t>
      </w:r>
      <w:r w:rsidR="004B7189">
        <w:rPr>
          <w:noProof/>
          <w:lang w:val="en-US"/>
        </w:rPr>
        <w:t>,</w:t>
      </w:r>
      <w:r w:rsidRPr="003133FC">
        <w:rPr>
          <w:noProof/>
          <w:lang w:val="en-US"/>
        </w:rPr>
        <w:t xml:space="preserve"> which have shown that for women, the consequences of physical appearance can be much more </w:t>
      </w:r>
      <w:r w:rsidR="007F5C04">
        <w:rPr>
          <w:noProof/>
          <w:lang w:val="en-US"/>
        </w:rPr>
        <w:t>comples</w:t>
      </w:r>
      <w:r w:rsidRPr="003133FC">
        <w:rPr>
          <w:noProof/>
          <w:lang w:val="en-US"/>
        </w:rPr>
        <w:t xml:space="preserve"> and severe at the same time </w:t>
      </w:r>
      <w:hyperlink r:id="rId139">
        <w:r w:rsidRPr="003133FC">
          <w:rPr>
            <w:noProof/>
            <w:lang w:val="en-US"/>
          </w:rPr>
          <w:t>(Frevert &amp; Walker, 2014; Kuwabara &amp; Thébaud, 2017; Pajunen et al., 2021)</w:t>
        </w:r>
      </w:hyperlink>
      <w:r w:rsidRPr="003133FC">
        <w:rPr>
          <w:noProof/>
          <w:lang w:val="en-US"/>
        </w:rPr>
        <w:t xml:space="preserve">. In </w:t>
      </w:r>
      <w:r w:rsidR="00DC6A32">
        <w:rPr>
          <w:noProof/>
          <w:lang w:val="en-US"/>
        </w:rPr>
        <w:t>keeping</w:t>
      </w:r>
      <w:r w:rsidR="00DC6A32" w:rsidRPr="003133FC">
        <w:rPr>
          <w:noProof/>
          <w:lang w:val="en-US"/>
        </w:rPr>
        <w:t xml:space="preserve"> </w:t>
      </w:r>
      <w:r w:rsidRPr="003133FC">
        <w:rPr>
          <w:noProof/>
          <w:lang w:val="en-US"/>
        </w:rPr>
        <w:t xml:space="preserve">with our empirical results, some previous research on turnout and physical attractiveness also </w:t>
      </w:r>
      <w:r w:rsidR="002311FE">
        <w:rPr>
          <w:noProof/>
          <w:lang w:val="en-US"/>
        </w:rPr>
        <w:t>indicates</w:t>
      </w:r>
      <w:r w:rsidR="007F09D1" w:rsidRPr="003133FC">
        <w:rPr>
          <w:noProof/>
          <w:lang w:val="en-US"/>
        </w:rPr>
        <w:t xml:space="preserve"> </w:t>
      </w:r>
      <w:r w:rsidRPr="003133FC">
        <w:rPr>
          <w:noProof/>
          <w:lang w:val="en-US"/>
        </w:rPr>
        <w:t xml:space="preserve">that attractiveness as a dimension of physical appearance matters more for female than for male candidates </w:t>
      </w:r>
      <w:hyperlink r:id="rId140">
        <w:r w:rsidRPr="003133FC">
          <w:rPr>
            <w:noProof/>
            <w:lang w:val="en-US"/>
          </w:rPr>
          <w:t>(Ditonto &amp; Mattes, 2018)</w:t>
        </w:r>
      </w:hyperlink>
      <w:r w:rsidRPr="003133FC">
        <w:rPr>
          <w:noProof/>
          <w:lang w:val="en-US"/>
        </w:rPr>
        <w:t xml:space="preserve">. In sum, these results suggest that female candidates are more likely than male candidates to </w:t>
      </w:r>
      <w:r w:rsidR="003A49D8">
        <w:rPr>
          <w:noProof/>
          <w:lang w:val="en-US"/>
        </w:rPr>
        <w:t>be</w:t>
      </w:r>
      <w:r w:rsidR="003A49D8" w:rsidRPr="003133FC">
        <w:rPr>
          <w:noProof/>
          <w:lang w:val="en-US"/>
        </w:rPr>
        <w:t xml:space="preserve"> </w:t>
      </w:r>
      <w:r w:rsidRPr="003133FC">
        <w:rPr>
          <w:noProof/>
          <w:lang w:val="en-US"/>
        </w:rPr>
        <w:t xml:space="preserve">elected/not </w:t>
      </w:r>
      <w:r w:rsidR="00F026B1">
        <w:rPr>
          <w:noProof/>
          <w:lang w:val="en-US"/>
        </w:rPr>
        <w:t>be</w:t>
      </w:r>
      <w:r w:rsidR="00096B5A">
        <w:rPr>
          <w:noProof/>
          <w:lang w:val="en-US"/>
        </w:rPr>
        <w:t xml:space="preserve"> </w:t>
      </w:r>
      <w:r w:rsidRPr="003133FC">
        <w:rPr>
          <w:noProof/>
          <w:lang w:val="en-US"/>
        </w:rPr>
        <w:t xml:space="preserve">elected according to their physical appearance. Our findings also </w:t>
      </w:r>
      <w:r w:rsidR="004B358D">
        <w:rPr>
          <w:noProof/>
          <w:lang w:val="en-US"/>
        </w:rPr>
        <w:t>reveal</w:t>
      </w:r>
      <w:r w:rsidR="004B358D" w:rsidRPr="003133FC">
        <w:rPr>
          <w:noProof/>
          <w:lang w:val="en-US"/>
        </w:rPr>
        <w:t xml:space="preserve"> </w:t>
      </w:r>
      <w:r w:rsidRPr="003133FC">
        <w:rPr>
          <w:noProof/>
          <w:lang w:val="en-US"/>
        </w:rPr>
        <w:t xml:space="preserve">that </w:t>
      </w:r>
      <w:r w:rsidR="00744A93">
        <w:rPr>
          <w:noProof/>
          <w:lang w:val="en-US"/>
        </w:rPr>
        <w:t xml:space="preserve">being </w:t>
      </w:r>
      <w:r w:rsidRPr="003133FC">
        <w:rPr>
          <w:noProof/>
          <w:lang w:val="en-US"/>
        </w:rPr>
        <w:t>male</w:t>
      </w:r>
      <w:r w:rsidR="00744A93">
        <w:rPr>
          <w:noProof/>
          <w:lang w:val="en-US"/>
        </w:rPr>
        <w:t>,</w:t>
      </w:r>
      <w:r w:rsidRPr="003133FC">
        <w:rPr>
          <w:noProof/>
          <w:lang w:val="en-US"/>
        </w:rPr>
        <w:t xml:space="preserve"> as a status characteristic, compensates for the negative social impact of </w:t>
      </w:r>
      <w:r w:rsidR="00744A93">
        <w:rPr>
          <w:noProof/>
          <w:lang w:val="en-US"/>
        </w:rPr>
        <w:t>male candidates’</w:t>
      </w:r>
      <w:r w:rsidR="00744A93" w:rsidRPr="003133FC">
        <w:rPr>
          <w:noProof/>
          <w:lang w:val="en-US"/>
        </w:rPr>
        <w:t xml:space="preserve"> </w:t>
      </w:r>
      <w:r w:rsidRPr="003133FC">
        <w:rPr>
          <w:noProof/>
          <w:lang w:val="en-US"/>
        </w:rPr>
        <w:t xml:space="preserve">occupations. This </w:t>
      </w:r>
      <w:r w:rsidR="00E34AB4">
        <w:rPr>
          <w:noProof/>
          <w:lang w:val="en-US"/>
        </w:rPr>
        <w:t>may</w:t>
      </w:r>
      <w:r w:rsidR="00E34AB4" w:rsidRPr="003133FC">
        <w:rPr>
          <w:noProof/>
          <w:lang w:val="en-US"/>
        </w:rPr>
        <w:t xml:space="preserve"> </w:t>
      </w:r>
      <w:r w:rsidRPr="003133FC">
        <w:rPr>
          <w:noProof/>
          <w:lang w:val="en-US"/>
        </w:rPr>
        <w:t>be related to the fact that in some left-wing parties</w:t>
      </w:r>
      <w:r w:rsidR="00376BA8">
        <w:rPr>
          <w:noProof/>
          <w:lang w:val="en-US"/>
        </w:rPr>
        <w:t>,</w:t>
      </w:r>
      <w:r w:rsidRPr="003133FC">
        <w:rPr>
          <w:noProof/>
          <w:lang w:val="en-US"/>
        </w:rPr>
        <w:t xml:space="preserve"> be</w:t>
      </w:r>
      <w:r w:rsidR="00376BA8">
        <w:rPr>
          <w:noProof/>
          <w:lang w:val="en-US"/>
        </w:rPr>
        <w:t>ing</w:t>
      </w:r>
      <w:r w:rsidRPr="003133FC">
        <w:rPr>
          <w:noProof/>
          <w:lang w:val="en-US"/>
        </w:rPr>
        <w:t xml:space="preserve"> a </w:t>
      </w:r>
      <w:r w:rsidR="00376BA8">
        <w:rPr>
          <w:noProof/>
          <w:lang w:val="en-US"/>
        </w:rPr>
        <w:t>man</w:t>
      </w:r>
      <w:r w:rsidR="00376BA8" w:rsidRPr="003133FC">
        <w:rPr>
          <w:noProof/>
          <w:lang w:val="en-US"/>
        </w:rPr>
        <w:t xml:space="preserve"> </w:t>
      </w:r>
      <w:r w:rsidRPr="003133FC">
        <w:rPr>
          <w:noProof/>
          <w:lang w:val="en-US"/>
        </w:rPr>
        <w:t>and look</w:t>
      </w:r>
      <w:r w:rsidR="00EC4FD4">
        <w:rPr>
          <w:noProof/>
          <w:lang w:val="en-US"/>
        </w:rPr>
        <w:t>ing</w:t>
      </w:r>
      <w:r w:rsidRPr="003133FC">
        <w:rPr>
          <w:noProof/>
          <w:lang w:val="en-US"/>
        </w:rPr>
        <w:t xml:space="preserve"> like a representative of the working class</w:t>
      </w:r>
      <w:r w:rsidR="00FB2FEB">
        <w:rPr>
          <w:noProof/>
          <w:lang w:val="en-US"/>
        </w:rPr>
        <w:t xml:space="preserve"> might be considered an advantage</w:t>
      </w:r>
      <w:r w:rsidRPr="003133FC">
        <w:rPr>
          <w:noProof/>
          <w:lang w:val="en-US"/>
        </w:rPr>
        <w:t xml:space="preserve"> </w:t>
      </w:r>
      <w:hyperlink r:id="rId141">
        <w:r w:rsidRPr="003133FC">
          <w:rPr>
            <w:noProof/>
            <w:lang w:val="en-US"/>
          </w:rPr>
          <w:t>(</w:t>
        </w:r>
        <w:r w:rsidR="00760976">
          <w:rPr>
            <w:noProof/>
            <w:lang w:val="en-US"/>
          </w:rPr>
          <w:t xml:space="preserve">see </w:t>
        </w:r>
        <w:r w:rsidRPr="003133FC">
          <w:rPr>
            <w:noProof/>
            <w:lang w:val="en-US"/>
          </w:rPr>
          <w:t>Berggren et al., 2017)</w:t>
        </w:r>
      </w:hyperlink>
      <w:r w:rsidRPr="003133FC">
        <w:rPr>
          <w:noProof/>
          <w:lang w:val="en-US"/>
        </w:rPr>
        <w:t xml:space="preserve">. All in all, our study </w:t>
      </w:r>
      <w:r w:rsidR="00F0135D">
        <w:rPr>
          <w:noProof/>
          <w:lang w:val="en-US"/>
        </w:rPr>
        <w:t>demonstrates</w:t>
      </w:r>
      <w:r w:rsidR="00760976" w:rsidRPr="003133FC">
        <w:rPr>
          <w:noProof/>
          <w:lang w:val="en-US"/>
        </w:rPr>
        <w:t xml:space="preserve"> </w:t>
      </w:r>
      <w:r w:rsidRPr="003133FC">
        <w:rPr>
          <w:noProof/>
          <w:lang w:val="en-US"/>
        </w:rPr>
        <w:t>that expectation</w:t>
      </w:r>
      <w:r w:rsidR="00402A49">
        <w:rPr>
          <w:noProof/>
          <w:lang w:val="en-US"/>
        </w:rPr>
        <w:t>-</w:t>
      </w:r>
      <w:r w:rsidRPr="003133FC">
        <w:rPr>
          <w:noProof/>
          <w:lang w:val="en-US"/>
        </w:rPr>
        <w:t>states theory is a useful theoretical framework for understanding how physical appearance</w:t>
      </w:r>
      <w:r w:rsidR="00585CBA">
        <w:rPr>
          <w:noProof/>
          <w:lang w:val="en-US"/>
        </w:rPr>
        <w:t>,</w:t>
      </w:r>
      <w:r w:rsidRPr="003133FC">
        <w:rPr>
          <w:noProof/>
          <w:lang w:val="en-US"/>
        </w:rPr>
        <w:t xml:space="preserve"> as a marker of occupational status</w:t>
      </w:r>
      <w:r w:rsidR="00585CBA">
        <w:rPr>
          <w:noProof/>
          <w:lang w:val="en-US"/>
        </w:rPr>
        <w:t>,</w:t>
      </w:r>
      <w:r w:rsidRPr="003133FC">
        <w:rPr>
          <w:noProof/>
          <w:lang w:val="en-US"/>
        </w:rPr>
        <w:t xml:space="preserve"> may be decisive in elections.</w:t>
      </w:r>
    </w:p>
    <w:p w14:paraId="65A73C96" w14:textId="469563AF" w:rsidR="0081434C" w:rsidRPr="003133FC" w:rsidRDefault="008F6A4E" w:rsidP="00FD3AAD">
      <w:pPr>
        <w:spacing w:before="200" w:after="200"/>
        <w:jc w:val="both"/>
        <w:rPr>
          <w:noProof/>
          <w:lang w:val="en-US"/>
        </w:rPr>
      </w:pPr>
      <w:r w:rsidRPr="003133FC">
        <w:rPr>
          <w:noProof/>
          <w:lang w:val="en-US"/>
        </w:rPr>
        <w:t xml:space="preserve">In terms of social inequalities and democracy, the results raise serious concerns. Official statistics show that women and elected representatives with working-class occupations are already underrepresented in municipal councils </w:t>
      </w:r>
      <w:hyperlink r:id="rId142">
        <w:r w:rsidRPr="003133FC">
          <w:rPr>
            <w:noProof/>
            <w:lang w:val="en-US"/>
          </w:rPr>
          <w:t>(Official Statistics Finland, 2017)</w:t>
        </w:r>
      </w:hyperlink>
      <w:r w:rsidRPr="003133FC">
        <w:rPr>
          <w:noProof/>
          <w:lang w:val="en-US"/>
        </w:rPr>
        <w:t>. At the same time</w:t>
      </w:r>
      <w:r w:rsidR="00585CBA">
        <w:rPr>
          <w:noProof/>
          <w:lang w:val="en-US"/>
        </w:rPr>
        <w:t>,</w:t>
      </w:r>
      <w:r w:rsidRPr="003133FC">
        <w:rPr>
          <w:noProof/>
          <w:lang w:val="en-US"/>
        </w:rPr>
        <w:t xml:space="preserve"> it seems that the physical appearance of working-class women in particular further </w:t>
      </w:r>
      <w:r w:rsidR="00585CBA">
        <w:rPr>
          <w:noProof/>
          <w:lang w:val="en-US"/>
        </w:rPr>
        <w:t xml:space="preserve">lowers </w:t>
      </w:r>
      <w:r w:rsidRPr="003133FC">
        <w:rPr>
          <w:noProof/>
          <w:lang w:val="en-US"/>
        </w:rPr>
        <w:t xml:space="preserve">their </w:t>
      </w:r>
      <w:r w:rsidR="00585CBA">
        <w:rPr>
          <w:noProof/>
          <w:lang w:val="en-US"/>
        </w:rPr>
        <w:t>chances of</w:t>
      </w:r>
      <w:r w:rsidRPr="003133FC">
        <w:rPr>
          <w:noProof/>
          <w:lang w:val="en-US"/>
        </w:rPr>
        <w:t xml:space="preserve"> receiv</w:t>
      </w:r>
      <w:r w:rsidR="00585CBA">
        <w:rPr>
          <w:noProof/>
          <w:lang w:val="en-US"/>
        </w:rPr>
        <w:t>ing</w:t>
      </w:r>
      <w:r w:rsidRPr="003133FC">
        <w:rPr>
          <w:noProof/>
          <w:lang w:val="en-US"/>
        </w:rPr>
        <w:t xml:space="preserve"> a higher </w:t>
      </w:r>
      <w:r w:rsidR="002B61B1">
        <w:rPr>
          <w:noProof/>
          <w:lang w:val="en-US"/>
        </w:rPr>
        <w:t>vote count</w:t>
      </w:r>
      <w:r w:rsidR="002B61B1" w:rsidRPr="003133FC">
        <w:rPr>
          <w:noProof/>
          <w:lang w:val="en-US"/>
        </w:rPr>
        <w:t xml:space="preserve"> </w:t>
      </w:r>
      <w:r w:rsidRPr="003133FC">
        <w:rPr>
          <w:noProof/>
          <w:lang w:val="en-US"/>
        </w:rPr>
        <w:t xml:space="preserve">and </w:t>
      </w:r>
      <w:r w:rsidR="00F35C68">
        <w:rPr>
          <w:noProof/>
          <w:lang w:val="en-US"/>
        </w:rPr>
        <w:t>having</w:t>
      </w:r>
      <w:r w:rsidR="00CE4E28" w:rsidRPr="003133FC">
        <w:rPr>
          <w:noProof/>
          <w:lang w:val="en-US"/>
        </w:rPr>
        <w:t xml:space="preserve"> </w:t>
      </w:r>
      <w:r w:rsidRPr="003133FC">
        <w:rPr>
          <w:noProof/>
          <w:lang w:val="en-US"/>
        </w:rPr>
        <w:t>their voice</w:t>
      </w:r>
      <w:r w:rsidR="00CE4E28">
        <w:rPr>
          <w:noProof/>
          <w:lang w:val="en-US"/>
        </w:rPr>
        <w:t>s</w:t>
      </w:r>
      <w:r w:rsidRPr="003133FC">
        <w:rPr>
          <w:noProof/>
          <w:lang w:val="en-US"/>
        </w:rPr>
        <w:t xml:space="preserve"> heard in municipal decision making.</w:t>
      </w:r>
    </w:p>
    <w:p w14:paraId="5BCC371C" w14:textId="7FF48525" w:rsidR="0081434C" w:rsidRPr="003133FC" w:rsidRDefault="008F6A4E" w:rsidP="00FD3AAD">
      <w:pPr>
        <w:spacing w:before="200" w:after="200"/>
        <w:jc w:val="both"/>
        <w:rPr>
          <w:noProof/>
          <w:lang w:val="en-US"/>
        </w:rPr>
      </w:pPr>
      <w:r w:rsidRPr="003133FC">
        <w:rPr>
          <w:noProof/>
          <w:lang w:val="en-US"/>
        </w:rPr>
        <w:t xml:space="preserve">Given that our </w:t>
      </w:r>
      <w:r w:rsidR="00F35C68">
        <w:rPr>
          <w:noProof/>
          <w:lang w:val="en-US"/>
        </w:rPr>
        <w:t>study</w:t>
      </w:r>
      <w:r w:rsidR="00F35C68" w:rsidRPr="003133FC">
        <w:rPr>
          <w:noProof/>
          <w:lang w:val="en-US"/>
        </w:rPr>
        <w:t xml:space="preserve"> </w:t>
      </w:r>
      <w:r w:rsidRPr="003133FC">
        <w:rPr>
          <w:noProof/>
          <w:lang w:val="en-US"/>
        </w:rPr>
        <w:t>is</w:t>
      </w:r>
      <w:r w:rsidR="005F04C2">
        <w:rPr>
          <w:noProof/>
          <w:lang w:val="en-US"/>
        </w:rPr>
        <w:t>,</w:t>
      </w:r>
      <w:r w:rsidRPr="003133FC">
        <w:rPr>
          <w:noProof/>
          <w:lang w:val="en-US"/>
        </w:rPr>
        <w:t xml:space="preserve"> in many ways</w:t>
      </w:r>
      <w:r w:rsidR="005F04C2">
        <w:rPr>
          <w:noProof/>
          <w:lang w:val="en-US"/>
        </w:rPr>
        <w:t>,</w:t>
      </w:r>
      <w:r w:rsidRPr="003133FC">
        <w:rPr>
          <w:noProof/>
          <w:lang w:val="en-US"/>
        </w:rPr>
        <w:t xml:space="preserve"> explorative, more research on occupation-congruent appearance and its importance in turnout is needed. While our design allows for a general description of the existence of the phenomenon, the mechanisms by which physical appearance produces social inequalities in the field of voting remain outside the scope of this study. One possible mechanism could include class voting, </w:t>
      </w:r>
      <w:r w:rsidR="00CB2765">
        <w:rPr>
          <w:noProof/>
          <w:lang w:val="en-US"/>
        </w:rPr>
        <w:t>that is,</w:t>
      </w:r>
      <w:r w:rsidRPr="003133FC">
        <w:rPr>
          <w:noProof/>
          <w:lang w:val="en-US"/>
        </w:rPr>
        <w:t xml:space="preserve"> the tendency of voters in a </w:t>
      </w:r>
      <w:r w:rsidRPr="003133FC">
        <w:rPr>
          <w:noProof/>
          <w:lang w:val="en-US"/>
        </w:rPr>
        <w:lastRenderedPageBreak/>
        <w:t xml:space="preserve">particular class to vote for a political candidate that looks like </w:t>
      </w:r>
      <w:r w:rsidR="00B853B4">
        <w:rPr>
          <w:noProof/>
          <w:lang w:val="en-US"/>
        </w:rPr>
        <w:t>a</w:t>
      </w:r>
      <w:r w:rsidR="00B853B4" w:rsidRPr="003133FC">
        <w:rPr>
          <w:noProof/>
          <w:lang w:val="en-US"/>
        </w:rPr>
        <w:t xml:space="preserve"> </w:t>
      </w:r>
      <w:r w:rsidRPr="003133FC">
        <w:rPr>
          <w:noProof/>
          <w:lang w:val="en-US"/>
        </w:rPr>
        <w:t xml:space="preserve">representative of the same social class </w:t>
      </w:r>
      <w:hyperlink r:id="rId143">
        <w:r w:rsidRPr="003133FC">
          <w:rPr>
            <w:noProof/>
            <w:lang w:val="en-US"/>
          </w:rPr>
          <w:t>(e.g.</w:t>
        </w:r>
        <w:r w:rsidR="003F2C3A">
          <w:rPr>
            <w:noProof/>
            <w:lang w:val="en-US"/>
          </w:rPr>
          <w:t>,</w:t>
        </w:r>
        <w:r w:rsidRPr="003133FC">
          <w:rPr>
            <w:noProof/>
            <w:lang w:val="en-US"/>
          </w:rPr>
          <w:t xml:space="preserve"> Evans, 2000)</w:t>
        </w:r>
      </w:hyperlink>
      <w:r w:rsidRPr="003133FC">
        <w:rPr>
          <w:noProof/>
          <w:lang w:val="en-US"/>
        </w:rPr>
        <w:t xml:space="preserve">. Experimental designs will </w:t>
      </w:r>
      <w:r w:rsidR="00A224E9">
        <w:rPr>
          <w:noProof/>
          <w:lang w:val="en-US"/>
        </w:rPr>
        <w:t>provide</w:t>
      </w:r>
      <w:r w:rsidR="00A224E9" w:rsidRPr="003133FC">
        <w:rPr>
          <w:noProof/>
          <w:lang w:val="en-US"/>
        </w:rPr>
        <w:t xml:space="preserve"> </w:t>
      </w:r>
      <w:r w:rsidRPr="003133FC">
        <w:rPr>
          <w:noProof/>
          <w:lang w:val="en-US"/>
        </w:rPr>
        <w:t xml:space="preserve">more insights into the possible mechanisms. </w:t>
      </w:r>
    </w:p>
    <w:p w14:paraId="446B073C" w14:textId="44EA1B35" w:rsidR="0081434C" w:rsidRPr="003133FC" w:rsidRDefault="00471616" w:rsidP="00FD3AAD">
      <w:pPr>
        <w:spacing w:before="200" w:after="200"/>
        <w:jc w:val="both"/>
        <w:rPr>
          <w:noProof/>
          <w:lang w:val="en-US"/>
        </w:rPr>
      </w:pPr>
      <w:r>
        <w:rPr>
          <w:noProof/>
          <w:lang w:val="en-US"/>
        </w:rPr>
        <w:t>W</w:t>
      </w:r>
      <w:r w:rsidR="008F6A4E" w:rsidRPr="003133FC">
        <w:rPr>
          <w:noProof/>
          <w:lang w:val="en-US"/>
        </w:rPr>
        <w:t xml:space="preserve">e also propose cross-context examinations for future research. These would include comparisons of different country contexts and electoral contexts (high versus low information elections). For example, in countries with higher income inequality and status competition, physical appearance might be even more decisive in electoral success than in more equal countries like Finland </w:t>
      </w:r>
      <w:hyperlink r:id="rId144">
        <w:r w:rsidR="008F6A4E" w:rsidRPr="003133FC">
          <w:rPr>
            <w:noProof/>
            <w:lang w:val="en-US"/>
          </w:rPr>
          <w:t>(</w:t>
        </w:r>
        <w:r w:rsidR="00A60712">
          <w:rPr>
            <w:noProof/>
            <w:lang w:val="en-US"/>
          </w:rPr>
          <w:t>see</w:t>
        </w:r>
        <w:r w:rsidR="008F6A4E" w:rsidRPr="003133FC">
          <w:rPr>
            <w:noProof/>
            <w:lang w:val="en-US"/>
          </w:rPr>
          <w:t xml:space="preserve"> Wilkinson &amp; Pickett, 2020)</w:t>
        </w:r>
      </w:hyperlink>
      <w:r w:rsidR="008F6A4E" w:rsidRPr="003133FC">
        <w:rPr>
          <w:noProof/>
          <w:lang w:val="en-US"/>
        </w:rPr>
        <w:t>. Taken together, our analyses suggest that physical appearance deserves more attention in future research.</w:t>
      </w:r>
      <w:r w:rsidR="008F6A4E" w:rsidRPr="003133FC">
        <w:rPr>
          <w:noProof/>
          <w:lang w:val="en-US"/>
        </w:rPr>
        <w:br w:type="page"/>
      </w:r>
    </w:p>
    <w:p w14:paraId="59016F5F" w14:textId="77777777" w:rsidR="0081434C" w:rsidRPr="003133FC" w:rsidRDefault="008F6A4E" w:rsidP="00FD3AAD">
      <w:pPr>
        <w:pStyle w:val="Heading3"/>
        <w:jc w:val="both"/>
        <w:rPr>
          <w:b/>
          <w:noProof/>
          <w:lang w:val="en-US"/>
        </w:rPr>
      </w:pPr>
      <w:bookmarkStart w:id="215" w:name="_jwas0bmnwyjs" w:colFirst="0" w:colLast="0"/>
      <w:bookmarkEnd w:id="215"/>
      <w:r w:rsidRPr="003133FC">
        <w:rPr>
          <w:b/>
          <w:noProof/>
          <w:lang w:val="en-US"/>
        </w:rPr>
        <w:lastRenderedPageBreak/>
        <w:t>References</w:t>
      </w:r>
    </w:p>
    <w:p w14:paraId="3F1CA744" w14:textId="77777777" w:rsidR="0081434C" w:rsidRPr="003133FC" w:rsidRDefault="007E04D9" w:rsidP="00FD3AAD">
      <w:pPr>
        <w:widowControl w:val="0"/>
        <w:spacing w:line="360" w:lineRule="auto"/>
        <w:ind w:left="720" w:hanging="720"/>
        <w:jc w:val="both"/>
        <w:rPr>
          <w:b/>
          <w:noProof/>
          <w:lang w:val="en-US"/>
        </w:rPr>
      </w:pPr>
      <w:hyperlink r:id="rId145">
        <w:r w:rsidR="008F6A4E" w:rsidRPr="003133FC">
          <w:rPr>
            <w:noProof/>
            <w:lang w:val="en-US"/>
          </w:rPr>
          <w:t xml:space="preserve">Ai, C., &amp; Norton, E. (2003). Interaction Terms in Logit and Probit Models. </w:t>
        </w:r>
      </w:hyperlink>
      <w:hyperlink r:id="rId146">
        <w:r w:rsidR="008F6A4E" w:rsidRPr="003133FC">
          <w:rPr>
            <w:i/>
            <w:noProof/>
            <w:lang w:val="en-US"/>
          </w:rPr>
          <w:t>Economics Letters</w:t>
        </w:r>
      </w:hyperlink>
      <w:hyperlink r:id="rId147">
        <w:r w:rsidR="008F6A4E" w:rsidRPr="003133FC">
          <w:rPr>
            <w:noProof/>
            <w:lang w:val="en-US"/>
          </w:rPr>
          <w:t xml:space="preserve">, </w:t>
        </w:r>
      </w:hyperlink>
      <w:hyperlink r:id="rId148">
        <w:r w:rsidR="008F6A4E" w:rsidRPr="003133FC">
          <w:rPr>
            <w:i/>
            <w:noProof/>
            <w:lang w:val="en-US"/>
          </w:rPr>
          <w:t>80</w:t>
        </w:r>
      </w:hyperlink>
      <w:hyperlink r:id="rId149">
        <w:r w:rsidR="008F6A4E" w:rsidRPr="003133FC">
          <w:rPr>
            <w:noProof/>
            <w:lang w:val="en-US"/>
          </w:rPr>
          <w:t>(1), 123–129. https://doi.org/10.1016/S0165-1765(03)00032-6</w:t>
        </w:r>
      </w:hyperlink>
    </w:p>
    <w:p w14:paraId="4949C341" w14:textId="77777777" w:rsidR="0081434C" w:rsidRPr="003133FC" w:rsidRDefault="007E04D9" w:rsidP="00FD3AAD">
      <w:pPr>
        <w:widowControl w:val="0"/>
        <w:spacing w:line="360" w:lineRule="auto"/>
        <w:ind w:left="720" w:hanging="720"/>
        <w:jc w:val="both"/>
        <w:rPr>
          <w:b/>
          <w:noProof/>
          <w:lang w:val="en-US"/>
        </w:rPr>
      </w:pPr>
      <w:hyperlink r:id="rId150">
        <w:r w:rsidR="008F6A4E" w:rsidRPr="003133FC">
          <w:rPr>
            <w:noProof/>
            <w:lang w:val="en-US"/>
          </w:rPr>
          <w:t xml:space="preserve">Angrist, J., &amp; Pischke, J.-S. (2009). </w:t>
        </w:r>
      </w:hyperlink>
      <w:hyperlink r:id="rId151">
        <w:r w:rsidR="008F6A4E" w:rsidRPr="003133FC">
          <w:rPr>
            <w:i/>
            <w:noProof/>
            <w:lang w:val="en-US"/>
          </w:rPr>
          <w:t>Mostly Harmless Econometrics: An Empiricist’s Companion</w:t>
        </w:r>
      </w:hyperlink>
      <w:hyperlink r:id="rId152">
        <w:r w:rsidR="008F6A4E" w:rsidRPr="003133FC">
          <w:rPr>
            <w:noProof/>
            <w:lang w:val="en-US"/>
          </w:rPr>
          <w:t>. Princeton University Press.</w:t>
        </w:r>
      </w:hyperlink>
    </w:p>
    <w:p w14:paraId="2DD46F81" w14:textId="3A8B1D27" w:rsidR="0081434C" w:rsidRPr="003133FC" w:rsidRDefault="007E04D9" w:rsidP="00FD3AAD">
      <w:pPr>
        <w:widowControl w:val="0"/>
        <w:spacing w:line="360" w:lineRule="auto"/>
        <w:ind w:left="720" w:hanging="720"/>
        <w:jc w:val="both"/>
        <w:rPr>
          <w:b/>
          <w:noProof/>
          <w:lang w:val="en-US"/>
        </w:rPr>
      </w:pPr>
      <w:hyperlink r:id="rId153">
        <w:r w:rsidR="008F6A4E" w:rsidRPr="003133FC">
          <w:rPr>
            <w:noProof/>
            <w:lang w:val="en-US"/>
          </w:rPr>
          <w:t xml:space="preserve">Antonakis, J., &amp; Dalgas, O. (2009). Predicting Elections: Child’s Play! </w:t>
        </w:r>
      </w:hyperlink>
      <w:hyperlink r:id="rId154">
        <w:r w:rsidR="008F6A4E" w:rsidRPr="003133FC">
          <w:rPr>
            <w:i/>
            <w:noProof/>
            <w:lang w:val="en-US"/>
          </w:rPr>
          <w:t>Science</w:t>
        </w:r>
      </w:hyperlink>
      <w:hyperlink r:id="rId155">
        <w:r w:rsidR="008F6A4E" w:rsidRPr="003133FC">
          <w:rPr>
            <w:noProof/>
            <w:lang w:val="en-US"/>
          </w:rPr>
          <w:t xml:space="preserve">, </w:t>
        </w:r>
      </w:hyperlink>
      <w:hyperlink r:id="rId156">
        <w:r w:rsidR="008F6A4E" w:rsidRPr="003133FC">
          <w:rPr>
            <w:i/>
            <w:noProof/>
            <w:lang w:val="en-US"/>
          </w:rPr>
          <w:t>323</w:t>
        </w:r>
      </w:hyperlink>
      <w:hyperlink r:id="rId157">
        <w:r w:rsidR="008F6A4E" w:rsidRPr="003133FC">
          <w:rPr>
            <w:noProof/>
            <w:lang w:val="en-US"/>
          </w:rPr>
          <w:t>(5918), 1183–1183. https://doi.org/10.1126/science.1167748</w:t>
        </w:r>
      </w:hyperlink>
    </w:p>
    <w:p w14:paraId="49C66800" w14:textId="77777777" w:rsidR="0081434C" w:rsidRPr="003133FC" w:rsidRDefault="007E04D9" w:rsidP="00FD3AAD">
      <w:pPr>
        <w:widowControl w:val="0"/>
        <w:spacing w:line="360" w:lineRule="auto"/>
        <w:ind w:left="720" w:hanging="720"/>
        <w:jc w:val="both"/>
        <w:rPr>
          <w:b/>
          <w:noProof/>
          <w:lang w:val="en-US"/>
        </w:rPr>
      </w:pPr>
      <w:hyperlink r:id="rId158">
        <w:r w:rsidR="008F6A4E" w:rsidRPr="003133FC">
          <w:rPr>
            <w:noProof/>
            <w:lang w:val="en-US"/>
          </w:rPr>
          <w:t xml:space="preserve">Banducci, S., Karp, J., Thrasher, M., &amp; Rallings, C. (2008). Ballot Photographs as Cues in Low-Information Elections. </w:t>
        </w:r>
      </w:hyperlink>
      <w:hyperlink r:id="rId159">
        <w:r w:rsidR="008F6A4E" w:rsidRPr="003133FC">
          <w:rPr>
            <w:i/>
            <w:noProof/>
            <w:lang w:val="en-US"/>
          </w:rPr>
          <w:t>Political Psychology</w:t>
        </w:r>
      </w:hyperlink>
      <w:hyperlink r:id="rId160">
        <w:r w:rsidR="008F6A4E" w:rsidRPr="003133FC">
          <w:rPr>
            <w:noProof/>
            <w:lang w:val="en-US"/>
          </w:rPr>
          <w:t xml:space="preserve">, </w:t>
        </w:r>
      </w:hyperlink>
      <w:hyperlink r:id="rId161">
        <w:r w:rsidR="008F6A4E" w:rsidRPr="003133FC">
          <w:rPr>
            <w:i/>
            <w:noProof/>
            <w:lang w:val="en-US"/>
          </w:rPr>
          <w:t>29</w:t>
        </w:r>
      </w:hyperlink>
      <w:hyperlink r:id="rId162">
        <w:r w:rsidR="008F6A4E" w:rsidRPr="003133FC">
          <w:rPr>
            <w:noProof/>
            <w:lang w:val="en-US"/>
          </w:rPr>
          <w:t>(6), 903–917. https://doi.org/10.1111/j.1467-9221.2008.00672.x</w:t>
        </w:r>
      </w:hyperlink>
    </w:p>
    <w:p w14:paraId="5B90B46B" w14:textId="6E1459F6" w:rsidR="0081434C" w:rsidRPr="003133FC" w:rsidRDefault="007E04D9" w:rsidP="00FD3AAD">
      <w:pPr>
        <w:widowControl w:val="0"/>
        <w:spacing w:line="360" w:lineRule="auto"/>
        <w:ind w:left="720" w:hanging="720"/>
        <w:jc w:val="both"/>
        <w:rPr>
          <w:b/>
          <w:noProof/>
          <w:lang w:val="en-US"/>
        </w:rPr>
      </w:pPr>
      <w:hyperlink r:id="rId163">
        <w:r w:rsidR="008F6A4E" w:rsidRPr="003133FC">
          <w:rPr>
            <w:noProof/>
            <w:lang w:val="en-US"/>
          </w:rPr>
          <w:t xml:space="preserve">Bartels, L. (1996). Uninformed Votes: Information Effects in Presidential Elections. </w:t>
        </w:r>
      </w:hyperlink>
      <w:hyperlink r:id="rId164">
        <w:r w:rsidR="008F6A4E" w:rsidRPr="003133FC">
          <w:rPr>
            <w:i/>
            <w:noProof/>
            <w:lang w:val="en-US"/>
          </w:rPr>
          <w:t>American Journal of Political Science</w:t>
        </w:r>
      </w:hyperlink>
      <w:hyperlink r:id="rId165">
        <w:r w:rsidR="008F6A4E" w:rsidRPr="003133FC">
          <w:rPr>
            <w:noProof/>
            <w:lang w:val="en-US"/>
          </w:rPr>
          <w:t xml:space="preserve">, </w:t>
        </w:r>
      </w:hyperlink>
      <w:hyperlink r:id="rId166">
        <w:r w:rsidR="008F6A4E" w:rsidRPr="003133FC">
          <w:rPr>
            <w:i/>
            <w:noProof/>
            <w:lang w:val="en-US"/>
          </w:rPr>
          <w:t>40</w:t>
        </w:r>
      </w:hyperlink>
      <w:hyperlink r:id="rId167" w:history="1">
        <w:r w:rsidR="000815B2" w:rsidRPr="001235D8">
          <w:rPr>
            <w:rStyle w:val="Hyperlink"/>
            <w:noProof/>
            <w:lang w:val="en-US"/>
          </w:rPr>
          <w:t>(1), 194–230. https://doi.org/10.2307/2111700</w:t>
        </w:r>
      </w:hyperlink>
    </w:p>
    <w:p w14:paraId="596666B4" w14:textId="77777777" w:rsidR="0081434C" w:rsidRPr="003133FC" w:rsidRDefault="007E04D9" w:rsidP="00FD3AAD">
      <w:pPr>
        <w:widowControl w:val="0"/>
        <w:spacing w:line="360" w:lineRule="auto"/>
        <w:ind w:left="720" w:hanging="720"/>
        <w:jc w:val="both"/>
        <w:rPr>
          <w:b/>
          <w:noProof/>
          <w:lang w:val="en-US"/>
        </w:rPr>
      </w:pPr>
      <w:hyperlink r:id="rId168">
        <w:r w:rsidR="008F6A4E" w:rsidRPr="003133FC">
          <w:rPr>
            <w:noProof/>
            <w:lang w:val="en-US"/>
          </w:rPr>
          <w:t xml:space="preserve">Bartels, L. (2000). Partisanship and Voting Behavior, 1952-1996. </w:t>
        </w:r>
      </w:hyperlink>
      <w:hyperlink r:id="rId169">
        <w:r w:rsidR="008F6A4E" w:rsidRPr="003133FC">
          <w:rPr>
            <w:i/>
            <w:noProof/>
            <w:lang w:val="en-US"/>
          </w:rPr>
          <w:t>American Journal of Political Science</w:t>
        </w:r>
      </w:hyperlink>
      <w:hyperlink r:id="rId170">
        <w:r w:rsidR="008F6A4E" w:rsidRPr="003133FC">
          <w:rPr>
            <w:noProof/>
            <w:lang w:val="en-US"/>
          </w:rPr>
          <w:t xml:space="preserve">, </w:t>
        </w:r>
      </w:hyperlink>
      <w:hyperlink r:id="rId171">
        <w:r w:rsidR="008F6A4E" w:rsidRPr="003133FC">
          <w:rPr>
            <w:i/>
            <w:noProof/>
            <w:lang w:val="en-US"/>
          </w:rPr>
          <w:t>44</w:t>
        </w:r>
      </w:hyperlink>
      <w:hyperlink r:id="rId172">
        <w:r w:rsidR="008F6A4E" w:rsidRPr="003133FC">
          <w:rPr>
            <w:noProof/>
            <w:lang w:val="en-US"/>
          </w:rPr>
          <w:t>(1), 35–50.</w:t>
        </w:r>
      </w:hyperlink>
    </w:p>
    <w:p w14:paraId="487EEE91" w14:textId="77777777" w:rsidR="0081434C" w:rsidRPr="003133FC" w:rsidRDefault="007E04D9" w:rsidP="00FD3AAD">
      <w:pPr>
        <w:widowControl w:val="0"/>
        <w:spacing w:line="360" w:lineRule="auto"/>
        <w:ind w:left="720" w:hanging="720"/>
        <w:jc w:val="both"/>
        <w:rPr>
          <w:b/>
          <w:noProof/>
          <w:lang w:val="en-US"/>
        </w:rPr>
      </w:pPr>
      <w:hyperlink r:id="rId173">
        <w:r w:rsidR="008F6A4E" w:rsidRPr="003133FC">
          <w:rPr>
            <w:noProof/>
            <w:lang w:val="en-US"/>
          </w:rPr>
          <w:t xml:space="preserve">Belmi, P., &amp; Neale, M. (2014). Mirror, Mirror on the Wall, Who’s the Fairest of Them All? Thinking that One is Attractive Increases the Tendency to Support Inequality. </w:t>
        </w:r>
      </w:hyperlink>
      <w:hyperlink r:id="rId174">
        <w:r w:rsidR="008F6A4E" w:rsidRPr="003133FC">
          <w:rPr>
            <w:i/>
            <w:noProof/>
            <w:lang w:val="en-US"/>
          </w:rPr>
          <w:t>Organizational Behavior and Human Decision Processes</w:t>
        </w:r>
      </w:hyperlink>
      <w:hyperlink r:id="rId175">
        <w:r w:rsidR="008F6A4E" w:rsidRPr="003133FC">
          <w:rPr>
            <w:noProof/>
            <w:lang w:val="en-US"/>
          </w:rPr>
          <w:t xml:space="preserve">, </w:t>
        </w:r>
      </w:hyperlink>
      <w:hyperlink r:id="rId176">
        <w:r w:rsidR="008F6A4E" w:rsidRPr="003133FC">
          <w:rPr>
            <w:i/>
            <w:noProof/>
            <w:lang w:val="en-US"/>
          </w:rPr>
          <w:t>124</w:t>
        </w:r>
      </w:hyperlink>
      <w:hyperlink r:id="rId177">
        <w:r w:rsidR="008F6A4E" w:rsidRPr="003133FC">
          <w:rPr>
            <w:noProof/>
            <w:lang w:val="en-US"/>
          </w:rPr>
          <w:t>(2), 133–149. https://doi.org/10.1016/j.obhdp.2014.03.002</w:t>
        </w:r>
      </w:hyperlink>
    </w:p>
    <w:p w14:paraId="48930F16" w14:textId="77777777" w:rsidR="0081434C" w:rsidRPr="003133FC" w:rsidRDefault="007E04D9" w:rsidP="00FD3AAD">
      <w:pPr>
        <w:widowControl w:val="0"/>
        <w:spacing w:line="360" w:lineRule="auto"/>
        <w:ind w:left="720" w:hanging="720"/>
        <w:jc w:val="both"/>
        <w:rPr>
          <w:b/>
          <w:noProof/>
          <w:lang w:val="en-US"/>
        </w:rPr>
      </w:pPr>
      <w:hyperlink r:id="rId178">
        <w:r w:rsidR="008F6A4E" w:rsidRPr="003133FC">
          <w:rPr>
            <w:noProof/>
            <w:lang w:val="en-US"/>
          </w:rPr>
          <w:t xml:space="preserve">Berggren, N., Jordahl, H., &amp; Poutvaara, P. (2010). The Looks of a Winner: Beauty and Electoral Success. </w:t>
        </w:r>
      </w:hyperlink>
      <w:hyperlink r:id="rId179">
        <w:r w:rsidR="008F6A4E" w:rsidRPr="003133FC">
          <w:rPr>
            <w:i/>
            <w:noProof/>
            <w:lang w:val="en-US"/>
          </w:rPr>
          <w:t>Journal of Public Economics</w:t>
        </w:r>
      </w:hyperlink>
      <w:hyperlink r:id="rId180">
        <w:r w:rsidR="008F6A4E" w:rsidRPr="003133FC">
          <w:rPr>
            <w:noProof/>
            <w:lang w:val="en-US"/>
          </w:rPr>
          <w:t xml:space="preserve">, </w:t>
        </w:r>
      </w:hyperlink>
      <w:hyperlink r:id="rId181">
        <w:r w:rsidR="008F6A4E" w:rsidRPr="003133FC">
          <w:rPr>
            <w:i/>
            <w:noProof/>
            <w:lang w:val="en-US"/>
          </w:rPr>
          <w:t>94</w:t>
        </w:r>
      </w:hyperlink>
      <w:hyperlink r:id="rId182">
        <w:r w:rsidR="008F6A4E" w:rsidRPr="003133FC">
          <w:rPr>
            <w:noProof/>
            <w:lang w:val="en-US"/>
          </w:rPr>
          <w:t>(1–2), 8–15. https://doi.org/10.1016/j.jpubeco.2009.11.002</w:t>
        </w:r>
      </w:hyperlink>
    </w:p>
    <w:p w14:paraId="4CB693BC" w14:textId="77777777" w:rsidR="0081434C" w:rsidRPr="003133FC" w:rsidRDefault="007E04D9" w:rsidP="00FD3AAD">
      <w:pPr>
        <w:widowControl w:val="0"/>
        <w:spacing w:line="360" w:lineRule="auto"/>
        <w:ind w:left="720" w:hanging="720"/>
        <w:jc w:val="both"/>
        <w:rPr>
          <w:b/>
          <w:noProof/>
          <w:lang w:val="en-US"/>
        </w:rPr>
      </w:pPr>
      <w:hyperlink r:id="rId183">
        <w:r w:rsidR="008F6A4E" w:rsidRPr="003133FC">
          <w:rPr>
            <w:noProof/>
            <w:lang w:val="en-US"/>
          </w:rPr>
          <w:t xml:space="preserve">Berggren, N., Jordahl, H., &amp; Poutvaara, P. (2017). The Right Look: Conservative Politicians Look Better and Voters Reward It. </w:t>
        </w:r>
      </w:hyperlink>
      <w:hyperlink r:id="rId184">
        <w:r w:rsidR="008F6A4E" w:rsidRPr="003133FC">
          <w:rPr>
            <w:i/>
            <w:noProof/>
            <w:lang w:val="en-US"/>
          </w:rPr>
          <w:t>Journal of Public Economics</w:t>
        </w:r>
      </w:hyperlink>
      <w:hyperlink r:id="rId185">
        <w:r w:rsidR="008F6A4E" w:rsidRPr="003133FC">
          <w:rPr>
            <w:noProof/>
            <w:lang w:val="en-US"/>
          </w:rPr>
          <w:t xml:space="preserve">, </w:t>
        </w:r>
      </w:hyperlink>
      <w:hyperlink r:id="rId186">
        <w:r w:rsidR="008F6A4E" w:rsidRPr="003133FC">
          <w:rPr>
            <w:i/>
            <w:noProof/>
            <w:lang w:val="en-US"/>
          </w:rPr>
          <w:t>146</w:t>
        </w:r>
      </w:hyperlink>
      <w:hyperlink r:id="rId187">
        <w:r w:rsidR="008F6A4E" w:rsidRPr="003133FC">
          <w:rPr>
            <w:noProof/>
            <w:lang w:val="en-US"/>
          </w:rPr>
          <w:t>(5383), 79–86. https://doi.org/10.1016/j.jpubeco.2016.12.008</w:t>
        </w:r>
      </w:hyperlink>
    </w:p>
    <w:p w14:paraId="134E7DD9" w14:textId="77777777" w:rsidR="0081434C" w:rsidRPr="003133FC" w:rsidRDefault="007E04D9" w:rsidP="00FD3AAD">
      <w:pPr>
        <w:widowControl w:val="0"/>
        <w:spacing w:line="360" w:lineRule="auto"/>
        <w:ind w:left="720" w:hanging="720"/>
        <w:jc w:val="both"/>
        <w:rPr>
          <w:b/>
          <w:noProof/>
          <w:lang w:val="en-US"/>
        </w:rPr>
      </w:pPr>
      <w:hyperlink r:id="rId188">
        <w:r w:rsidR="008F6A4E" w:rsidRPr="003133FC">
          <w:rPr>
            <w:noProof/>
            <w:lang w:val="en-US"/>
          </w:rPr>
          <w:t xml:space="preserve">Bono, J. E., Braddy, P. W., Liu, Y., Gilbert, E. K., Fleenor, J. W., Quast, L. N., &amp; Center, B. A. (2017). Dropped on the way to the top: Gender and managerial derailment. </w:t>
        </w:r>
      </w:hyperlink>
      <w:hyperlink r:id="rId189">
        <w:r w:rsidR="008F6A4E" w:rsidRPr="003133FC">
          <w:rPr>
            <w:i/>
            <w:noProof/>
            <w:lang w:val="en-US"/>
          </w:rPr>
          <w:t>Personnel Psychology</w:t>
        </w:r>
      </w:hyperlink>
      <w:hyperlink r:id="rId190">
        <w:r w:rsidR="008F6A4E" w:rsidRPr="003133FC">
          <w:rPr>
            <w:noProof/>
            <w:lang w:val="en-US"/>
          </w:rPr>
          <w:t xml:space="preserve">, </w:t>
        </w:r>
      </w:hyperlink>
      <w:hyperlink r:id="rId191">
        <w:r w:rsidR="008F6A4E" w:rsidRPr="003133FC">
          <w:rPr>
            <w:i/>
            <w:noProof/>
            <w:lang w:val="en-US"/>
          </w:rPr>
          <w:t>70</w:t>
        </w:r>
      </w:hyperlink>
      <w:hyperlink r:id="rId192">
        <w:r w:rsidR="008F6A4E" w:rsidRPr="003133FC">
          <w:rPr>
            <w:noProof/>
            <w:lang w:val="en-US"/>
          </w:rPr>
          <w:t>(4), 729–768.</w:t>
        </w:r>
      </w:hyperlink>
    </w:p>
    <w:p w14:paraId="453EAC8C" w14:textId="77777777" w:rsidR="0081434C" w:rsidRPr="003133FC" w:rsidRDefault="007E04D9" w:rsidP="00FD3AAD">
      <w:pPr>
        <w:widowControl w:val="0"/>
        <w:spacing w:line="360" w:lineRule="auto"/>
        <w:ind w:left="720" w:hanging="720"/>
        <w:jc w:val="both"/>
        <w:rPr>
          <w:b/>
          <w:noProof/>
          <w:lang w:val="en-US"/>
        </w:rPr>
      </w:pPr>
      <w:hyperlink r:id="rId193">
        <w:r w:rsidR="008F6A4E" w:rsidRPr="003133FC">
          <w:rPr>
            <w:noProof/>
            <w:lang w:val="en-US"/>
          </w:rPr>
          <w:t xml:space="preserve">Bourdieu, P. (1984). </w:t>
        </w:r>
      </w:hyperlink>
      <w:hyperlink r:id="rId194">
        <w:r w:rsidR="008F6A4E" w:rsidRPr="003133FC">
          <w:rPr>
            <w:i/>
            <w:noProof/>
            <w:lang w:val="en-US"/>
          </w:rPr>
          <w:t>Distinction: A social critique of the judgement of taste</w:t>
        </w:r>
      </w:hyperlink>
      <w:hyperlink r:id="rId195">
        <w:r w:rsidR="008F6A4E" w:rsidRPr="003133FC">
          <w:rPr>
            <w:noProof/>
            <w:lang w:val="en-US"/>
          </w:rPr>
          <w:t>. Harvard university press.</w:t>
        </w:r>
      </w:hyperlink>
    </w:p>
    <w:p w14:paraId="106E51FA" w14:textId="77777777" w:rsidR="0081434C" w:rsidRPr="003133FC" w:rsidRDefault="007E04D9" w:rsidP="00FD3AAD">
      <w:pPr>
        <w:widowControl w:val="0"/>
        <w:spacing w:line="360" w:lineRule="auto"/>
        <w:ind w:left="720" w:hanging="720"/>
        <w:jc w:val="both"/>
        <w:rPr>
          <w:b/>
          <w:noProof/>
          <w:lang w:val="en-US"/>
        </w:rPr>
      </w:pPr>
      <w:hyperlink r:id="rId196">
        <w:r w:rsidR="008F6A4E" w:rsidRPr="003133FC">
          <w:rPr>
            <w:noProof/>
            <w:lang w:val="en-US"/>
          </w:rPr>
          <w:t xml:space="preserve">Brambor, T., Clark, W., &amp; Golder, M. (2006). Understanding Interaction Models: Improving Empirical Analyses. </w:t>
        </w:r>
      </w:hyperlink>
      <w:hyperlink r:id="rId197">
        <w:r w:rsidR="008F6A4E" w:rsidRPr="003133FC">
          <w:rPr>
            <w:i/>
            <w:noProof/>
            <w:lang w:val="en-US"/>
          </w:rPr>
          <w:t>Political Analysis</w:t>
        </w:r>
      </w:hyperlink>
      <w:hyperlink r:id="rId198">
        <w:r w:rsidR="008F6A4E" w:rsidRPr="003133FC">
          <w:rPr>
            <w:noProof/>
            <w:lang w:val="en-US"/>
          </w:rPr>
          <w:t xml:space="preserve">, </w:t>
        </w:r>
      </w:hyperlink>
      <w:hyperlink r:id="rId199">
        <w:r w:rsidR="008F6A4E" w:rsidRPr="003133FC">
          <w:rPr>
            <w:i/>
            <w:noProof/>
            <w:lang w:val="en-US"/>
          </w:rPr>
          <w:t>14</w:t>
        </w:r>
      </w:hyperlink>
      <w:hyperlink r:id="rId200">
        <w:r w:rsidR="008F6A4E" w:rsidRPr="003133FC">
          <w:rPr>
            <w:noProof/>
            <w:lang w:val="en-US"/>
          </w:rPr>
          <w:t>(01), 63–82. https://doi.org/10.1093/pan/mpi014</w:t>
        </w:r>
      </w:hyperlink>
    </w:p>
    <w:p w14:paraId="734B927F" w14:textId="7F0B6D17" w:rsidR="0081434C" w:rsidRPr="003133FC" w:rsidRDefault="00DC11BA" w:rsidP="00FD3AAD">
      <w:pPr>
        <w:widowControl w:val="0"/>
        <w:spacing w:line="360" w:lineRule="auto"/>
        <w:ind w:left="720" w:hanging="720"/>
        <w:jc w:val="both"/>
        <w:rPr>
          <w:b/>
          <w:noProof/>
          <w:lang w:val="en-US"/>
        </w:rPr>
      </w:pPr>
      <w:hyperlink r:id="rId201">
        <w:r w:rsidR="008F6A4E" w:rsidRPr="003133FC">
          <w:rPr>
            <w:noProof/>
            <w:lang w:val="en-US"/>
          </w:rPr>
          <w:t>Correll, S. J., &amp; Ridgeway, C. L. (2006). Expectation states theory. In</w:t>
        </w:r>
        <w:r w:rsidR="00A7637B">
          <w:rPr>
            <w:noProof/>
            <w:lang w:val="en-US"/>
          </w:rPr>
          <w:t xml:space="preserve"> J. Delamater (Ed.),</w:t>
        </w:r>
        <w:r w:rsidR="008F6A4E" w:rsidRPr="003133FC">
          <w:rPr>
            <w:noProof/>
            <w:lang w:val="en-US"/>
          </w:rPr>
          <w:t xml:space="preserve"> </w:t>
        </w:r>
      </w:hyperlink>
      <w:hyperlink r:id="rId202">
        <w:r w:rsidR="008F6A4E" w:rsidRPr="003133FC">
          <w:rPr>
            <w:i/>
            <w:noProof/>
            <w:lang w:val="en-US"/>
          </w:rPr>
          <w:t xml:space="preserve">Handbook of </w:t>
        </w:r>
        <w:r w:rsidR="002416FA">
          <w:rPr>
            <w:i/>
            <w:noProof/>
            <w:lang w:val="en-US"/>
          </w:rPr>
          <w:t>S</w:t>
        </w:r>
        <w:r w:rsidR="008F6A4E" w:rsidRPr="003133FC">
          <w:rPr>
            <w:i/>
            <w:noProof/>
            <w:lang w:val="en-US"/>
          </w:rPr>
          <w:t xml:space="preserve">ocial </w:t>
        </w:r>
        <w:r w:rsidR="002416FA">
          <w:rPr>
            <w:i/>
            <w:noProof/>
            <w:lang w:val="en-US"/>
          </w:rPr>
          <w:t>P</w:t>
        </w:r>
        <w:r w:rsidR="008F6A4E" w:rsidRPr="003133FC">
          <w:rPr>
            <w:i/>
            <w:noProof/>
            <w:lang w:val="en-US"/>
          </w:rPr>
          <w:t>sychology</w:t>
        </w:r>
      </w:hyperlink>
      <w:hyperlink r:id="rId203">
        <w:r w:rsidR="008F6A4E" w:rsidRPr="003133FC">
          <w:rPr>
            <w:noProof/>
            <w:lang w:val="en-US"/>
          </w:rPr>
          <w:t xml:space="preserve"> (pp. 29–51). Springer.</w:t>
        </w:r>
      </w:hyperlink>
    </w:p>
    <w:p w14:paraId="3540188F" w14:textId="77777777" w:rsidR="0081434C" w:rsidRPr="003133FC" w:rsidRDefault="007E04D9" w:rsidP="00FD3AAD">
      <w:pPr>
        <w:widowControl w:val="0"/>
        <w:spacing w:line="360" w:lineRule="auto"/>
        <w:ind w:left="720" w:hanging="720"/>
        <w:jc w:val="both"/>
        <w:rPr>
          <w:b/>
          <w:noProof/>
          <w:lang w:val="en-US"/>
        </w:rPr>
      </w:pPr>
      <w:hyperlink r:id="rId204">
        <w:r w:rsidR="008F6A4E" w:rsidRPr="003133FC">
          <w:rPr>
            <w:noProof/>
            <w:lang w:val="en-US"/>
          </w:rPr>
          <w:t xml:space="preserve">De Keere, K. (2021). Evaluating Self-Presentation: Gatekeeping Recognition Work in Hiring. </w:t>
        </w:r>
      </w:hyperlink>
      <w:hyperlink r:id="rId205">
        <w:r w:rsidR="008F6A4E" w:rsidRPr="003133FC">
          <w:rPr>
            <w:i/>
            <w:noProof/>
            <w:lang w:val="en-US"/>
          </w:rPr>
          <w:t>Cultural Sociology</w:t>
        </w:r>
      </w:hyperlink>
      <w:hyperlink r:id="rId206">
        <w:r w:rsidR="008F6A4E" w:rsidRPr="003133FC">
          <w:rPr>
            <w:noProof/>
            <w:lang w:val="en-US"/>
          </w:rPr>
          <w:t>, 17499755211032528.</w:t>
        </w:r>
      </w:hyperlink>
    </w:p>
    <w:p w14:paraId="76FAFAB1" w14:textId="77777777" w:rsidR="0081434C" w:rsidRPr="003133FC" w:rsidRDefault="007E04D9" w:rsidP="00FD3AAD">
      <w:pPr>
        <w:widowControl w:val="0"/>
        <w:spacing w:line="360" w:lineRule="auto"/>
        <w:ind w:left="720" w:hanging="720"/>
        <w:jc w:val="both"/>
        <w:rPr>
          <w:b/>
          <w:noProof/>
          <w:lang w:val="en-US"/>
        </w:rPr>
      </w:pPr>
      <w:hyperlink r:id="rId207">
        <w:r w:rsidR="008F6A4E" w:rsidRPr="003133FC">
          <w:rPr>
            <w:noProof/>
            <w:lang w:val="en-US"/>
          </w:rPr>
          <w:t xml:space="preserve">Dion, K., Berscheid, E., &amp; Walster, E. (1972). What is Beautiful is Good. </w:t>
        </w:r>
      </w:hyperlink>
      <w:hyperlink r:id="rId208">
        <w:r w:rsidR="008F6A4E" w:rsidRPr="003133FC">
          <w:rPr>
            <w:i/>
            <w:noProof/>
            <w:lang w:val="en-US"/>
          </w:rPr>
          <w:t>Journal of Personality and Social Psychology</w:t>
        </w:r>
      </w:hyperlink>
      <w:hyperlink r:id="rId209">
        <w:r w:rsidR="008F6A4E" w:rsidRPr="003133FC">
          <w:rPr>
            <w:noProof/>
            <w:lang w:val="en-US"/>
          </w:rPr>
          <w:t xml:space="preserve">, </w:t>
        </w:r>
      </w:hyperlink>
      <w:hyperlink r:id="rId210">
        <w:r w:rsidR="008F6A4E" w:rsidRPr="003133FC">
          <w:rPr>
            <w:i/>
            <w:noProof/>
            <w:lang w:val="en-US"/>
          </w:rPr>
          <w:t>24</w:t>
        </w:r>
      </w:hyperlink>
      <w:hyperlink r:id="rId211">
        <w:r w:rsidR="008F6A4E" w:rsidRPr="003133FC">
          <w:rPr>
            <w:noProof/>
            <w:lang w:val="en-US"/>
          </w:rPr>
          <w:t>(3), 285–290. https://doi.org/10.1037/h0033731</w:t>
        </w:r>
      </w:hyperlink>
    </w:p>
    <w:p w14:paraId="157042DA" w14:textId="77777777" w:rsidR="0081434C" w:rsidRPr="003133FC" w:rsidRDefault="007E04D9" w:rsidP="00FD3AAD">
      <w:pPr>
        <w:widowControl w:val="0"/>
        <w:spacing w:line="360" w:lineRule="auto"/>
        <w:ind w:left="720" w:hanging="720"/>
        <w:jc w:val="both"/>
        <w:rPr>
          <w:b/>
          <w:noProof/>
          <w:lang w:val="en-US"/>
        </w:rPr>
      </w:pPr>
      <w:hyperlink r:id="rId212">
        <w:r w:rsidR="008F6A4E" w:rsidRPr="003133FC">
          <w:rPr>
            <w:noProof/>
            <w:lang w:val="en-US"/>
          </w:rPr>
          <w:t xml:space="preserve">Ditonto, T., &amp; Mattes, K. (2018). Differences in Appearance-Based Trait Inferences for Male and Female Political Candidates. </w:t>
        </w:r>
      </w:hyperlink>
      <w:hyperlink r:id="rId213">
        <w:r w:rsidR="008F6A4E" w:rsidRPr="003133FC">
          <w:rPr>
            <w:i/>
            <w:noProof/>
            <w:lang w:val="en-US"/>
          </w:rPr>
          <w:t>Journal of Women, Politics &amp; Policy</w:t>
        </w:r>
      </w:hyperlink>
      <w:hyperlink r:id="rId214">
        <w:r w:rsidR="008F6A4E" w:rsidRPr="003133FC">
          <w:rPr>
            <w:noProof/>
            <w:lang w:val="en-US"/>
          </w:rPr>
          <w:t xml:space="preserve">, </w:t>
        </w:r>
      </w:hyperlink>
      <w:hyperlink r:id="rId215">
        <w:r w:rsidR="008F6A4E" w:rsidRPr="003133FC">
          <w:rPr>
            <w:i/>
            <w:noProof/>
            <w:lang w:val="en-US"/>
          </w:rPr>
          <w:t>39</w:t>
        </w:r>
      </w:hyperlink>
      <w:hyperlink r:id="rId216">
        <w:r w:rsidR="008F6A4E" w:rsidRPr="003133FC">
          <w:rPr>
            <w:noProof/>
            <w:lang w:val="en-US"/>
          </w:rPr>
          <w:t>(4), 430–450. https://doi.org/10.1080/1554477X.2018.1506206</w:t>
        </w:r>
      </w:hyperlink>
    </w:p>
    <w:p w14:paraId="0EC16410" w14:textId="77777777" w:rsidR="0081434C" w:rsidRPr="003133FC" w:rsidRDefault="007E04D9" w:rsidP="00FD3AAD">
      <w:pPr>
        <w:widowControl w:val="0"/>
        <w:spacing w:line="360" w:lineRule="auto"/>
        <w:ind w:left="720" w:hanging="720"/>
        <w:jc w:val="both"/>
        <w:rPr>
          <w:b/>
          <w:noProof/>
          <w:lang w:val="en-US"/>
        </w:rPr>
      </w:pPr>
      <w:hyperlink r:id="rId217">
        <w:r w:rsidR="008F6A4E" w:rsidRPr="003133FC">
          <w:rPr>
            <w:noProof/>
            <w:lang w:val="en-US"/>
          </w:rPr>
          <w:t xml:space="preserve">Efrain, M., &amp; Patterson, E. (1974). Voters Vote Beautiful: The Effect of Physical Appearance on a National Election. </w:t>
        </w:r>
      </w:hyperlink>
      <w:hyperlink r:id="rId218">
        <w:r w:rsidR="008F6A4E" w:rsidRPr="003133FC">
          <w:rPr>
            <w:i/>
            <w:noProof/>
            <w:lang w:val="en-US"/>
          </w:rPr>
          <w:t>Canadian Journal of Behavioural Science</w:t>
        </w:r>
      </w:hyperlink>
      <w:hyperlink r:id="rId219">
        <w:r w:rsidR="008F6A4E" w:rsidRPr="003133FC">
          <w:rPr>
            <w:noProof/>
            <w:lang w:val="en-US"/>
          </w:rPr>
          <w:t xml:space="preserve">, </w:t>
        </w:r>
      </w:hyperlink>
      <w:hyperlink r:id="rId220">
        <w:r w:rsidR="008F6A4E" w:rsidRPr="003133FC">
          <w:rPr>
            <w:i/>
            <w:noProof/>
            <w:lang w:val="en-US"/>
          </w:rPr>
          <w:t>6</w:t>
        </w:r>
      </w:hyperlink>
      <w:hyperlink r:id="rId221">
        <w:r w:rsidR="008F6A4E" w:rsidRPr="003133FC">
          <w:rPr>
            <w:noProof/>
            <w:lang w:val="en-US"/>
          </w:rPr>
          <w:t>(4), 352–356. https://doi.org/10.1037/h0081881</w:t>
        </w:r>
      </w:hyperlink>
    </w:p>
    <w:p w14:paraId="2C287C80" w14:textId="77777777" w:rsidR="0081434C" w:rsidRPr="003133FC" w:rsidRDefault="007E04D9" w:rsidP="00FD3AAD">
      <w:pPr>
        <w:widowControl w:val="0"/>
        <w:spacing w:line="360" w:lineRule="auto"/>
        <w:ind w:left="720" w:hanging="720"/>
        <w:jc w:val="both"/>
        <w:rPr>
          <w:b/>
          <w:noProof/>
          <w:lang w:val="en-US"/>
        </w:rPr>
      </w:pPr>
      <w:hyperlink r:id="rId222">
        <w:r w:rsidR="008F6A4E" w:rsidRPr="003133FC">
          <w:rPr>
            <w:noProof/>
            <w:lang w:val="en-US"/>
          </w:rPr>
          <w:t xml:space="preserve">Erikson, R., &amp; Goldthorpe, J. H. (1992). </w:t>
        </w:r>
      </w:hyperlink>
      <w:hyperlink r:id="rId223">
        <w:r w:rsidR="008F6A4E" w:rsidRPr="003133FC">
          <w:rPr>
            <w:i/>
            <w:noProof/>
            <w:lang w:val="en-US"/>
          </w:rPr>
          <w:t>The Constant Flux: A Study of Class Mobility in Industrial Societies</w:t>
        </w:r>
      </w:hyperlink>
      <w:hyperlink r:id="rId224">
        <w:r w:rsidR="008F6A4E" w:rsidRPr="003133FC">
          <w:rPr>
            <w:noProof/>
            <w:lang w:val="en-US"/>
          </w:rPr>
          <w:t>. Clarendon.</w:t>
        </w:r>
      </w:hyperlink>
    </w:p>
    <w:p w14:paraId="283D074E" w14:textId="77777777" w:rsidR="0081434C" w:rsidRPr="003133FC" w:rsidRDefault="007E04D9" w:rsidP="00FD3AAD">
      <w:pPr>
        <w:widowControl w:val="0"/>
        <w:spacing w:line="360" w:lineRule="auto"/>
        <w:ind w:left="720" w:hanging="720"/>
        <w:jc w:val="both"/>
        <w:rPr>
          <w:b/>
          <w:noProof/>
          <w:lang w:val="en-US"/>
        </w:rPr>
      </w:pPr>
      <w:hyperlink r:id="rId225">
        <w:r w:rsidR="008F6A4E" w:rsidRPr="003133FC">
          <w:rPr>
            <w:noProof/>
            <w:lang w:val="en-US"/>
          </w:rPr>
          <w:t xml:space="preserve">Erola, J. (2009). Social Mobility and Education of Finnish Cohorts Born 1936—75: Succeeding While Failing in Equality of Opportunity? </w:t>
        </w:r>
      </w:hyperlink>
      <w:hyperlink r:id="rId226">
        <w:r w:rsidR="008F6A4E" w:rsidRPr="003133FC">
          <w:rPr>
            <w:i/>
            <w:noProof/>
            <w:lang w:val="en-US"/>
          </w:rPr>
          <w:t>Acta Sociologica</w:t>
        </w:r>
      </w:hyperlink>
      <w:hyperlink r:id="rId227">
        <w:r w:rsidR="008F6A4E" w:rsidRPr="003133FC">
          <w:rPr>
            <w:noProof/>
            <w:lang w:val="en-US"/>
          </w:rPr>
          <w:t xml:space="preserve">, </w:t>
        </w:r>
      </w:hyperlink>
      <w:hyperlink r:id="rId228">
        <w:r w:rsidR="008F6A4E" w:rsidRPr="003133FC">
          <w:rPr>
            <w:i/>
            <w:noProof/>
            <w:lang w:val="en-US"/>
          </w:rPr>
          <w:t>52</w:t>
        </w:r>
      </w:hyperlink>
      <w:hyperlink r:id="rId229">
        <w:r w:rsidR="008F6A4E" w:rsidRPr="003133FC">
          <w:rPr>
            <w:noProof/>
            <w:lang w:val="en-US"/>
          </w:rPr>
          <w:t>(4), 307–327.</w:t>
        </w:r>
      </w:hyperlink>
    </w:p>
    <w:p w14:paraId="484DF5C8" w14:textId="77777777" w:rsidR="0081434C" w:rsidRPr="003133FC" w:rsidRDefault="007E04D9" w:rsidP="00FD3AAD">
      <w:pPr>
        <w:widowControl w:val="0"/>
        <w:spacing w:line="360" w:lineRule="auto"/>
        <w:ind w:left="720" w:hanging="720"/>
        <w:jc w:val="both"/>
        <w:rPr>
          <w:b/>
          <w:noProof/>
          <w:lang w:val="en-US"/>
        </w:rPr>
      </w:pPr>
      <w:hyperlink r:id="rId230">
        <w:r w:rsidR="008F6A4E" w:rsidRPr="003133FC">
          <w:rPr>
            <w:noProof/>
            <w:lang w:val="en-US"/>
          </w:rPr>
          <w:t xml:space="preserve">Evans, G. (2000). The continued significance of class voting. </w:t>
        </w:r>
      </w:hyperlink>
      <w:hyperlink r:id="rId231">
        <w:r w:rsidR="008F6A4E" w:rsidRPr="003133FC">
          <w:rPr>
            <w:i/>
            <w:noProof/>
            <w:lang w:val="en-US"/>
          </w:rPr>
          <w:t>Annual Review of Political Science</w:t>
        </w:r>
      </w:hyperlink>
      <w:hyperlink r:id="rId232">
        <w:r w:rsidR="008F6A4E" w:rsidRPr="003133FC">
          <w:rPr>
            <w:noProof/>
            <w:lang w:val="en-US"/>
          </w:rPr>
          <w:t xml:space="preserve">, </w:t>
        </w:r>
      </w:hyperlink>
      <w:hyperlink r:id="rId233">
        <w:r w:rsidR="008F6A4E" w:rsidRPr="003133FC">
          <w:rPr>
            <w:i/>
            <w:noProof/>
            <w:lang w:val="en-US"/>
          </w:rPr>
          <w:t>3</w:t>
        </w:r>
      </w:hyperlink>
      <w:hyperlink r:id="rId234">
        <w:r w:rsidR="008F6A4E" w:rsidRPr="003133FC">
          <w:rPr>
            <w:noProof/>
            <w:lang w:val="en-US"/>
          </w:rPr>
          <w:t>(1), 401–417.</w:t>
        </w:r>
      </w:hyperlink>
    </w:p>
    <w:p w14:paraId="71DAC734" w14:textId="77777777" w:rsidR="0081434C" w:rsidRPr="003133FC" w:rsidRDefault="007E04D9" w:rsidP="00FD3AAD">
      <w:pPr>
        <w:widowControl w:val="0"/>
        <w:spacing w:line="360" w:lineRule="auto"/>
        <w:ind w:left="720" w:hanging="720"/>
        <w:jc w:val="both"/>
        <w:rPr>
          <w:b/>
          <w:noProof/>
          <w:lang w:val="en-US"/>
        </w:rPr>
      </w:pPr>
      <w:hyperlink r:id="rId235">
        <w:r w:rsidR="008F6A4E" w:rsidRPr="003133FC">
          <w:rPr>
            <w:noProof/>
            <w:lang w:val="en-US"/>
          </w:rPr>
          <w:t xml:space="preserve">Fox, J., &amp; Weisberg, S. (2011). </w:t>
        </w:r>
      </w:hyperlink>
      <w:hyperlink r:id="rId236">
        <w:r w:rsidR="008F6A4E" w:rsidRPr="003133FC">
          <w:rPr>
            <w:i/>
            <w:noProof/>
            <w:lang w:val="en-US"/>
          </w:rPr>
          <w:t>An R Companion to Applied Regression</w:t>
        </w:r>
      </w:hyperlink>
      <w:hyperlink r:id="rId237">
        <w:r w:rsidR="008F6A4E" w:rsidRPr="003133FC">
          <w:rPr>
            <w:noProof/>
            <w:lang w:val="en-US"/>
          </w:rPr>
          <w:t xml:space="preserve"> (2nd ed.). Sage.</w:t>
        </w:r>
      </w:hyperlink>
    </w:p>
    <w:p w14:paraId="71191604" w14:textId="77777777" w:rsidR="0081434C" w:rsidRPr="003133FC" w:rsidRDefault="007E04D9" w:rsidP="00FD3AAD">
      <w:pPr>
        <w:widowControl w:val="0"/>
        <w:spacing w:line="360" w:lineRule="auto"/>
        <w:ind w:left="720" w:hanging="720"/>
        <w:jc w:val="both"/>
        <w:rPr>
          <w:b/>
          <w:noProof/>
          <w:lang w:val="en-US"/>
        </w:rPr>
      </w:pPr>
      <w:hyperlink r:id="rId238">
        <w:r w:rsidR="008F6A4E" w:rsidRPr="003133FC">
          <w:rPr>
            <w:noProof/>
            <w:lang w:val="en-US"/>
          </w:rPr>
          <w:t xml:space="preserve">Frevert, T. K., &amp; Walker, L. S. (2014). Physical attractiveness and social status. </w:t>
        </w:r>
      </w:hyperlink>
      <w:hyperlink r:id="rId239">
        <w:r w:rsidR="008F6A4E" w:rsidRPr="003133FC">
          <w:rPr>
            <w:i/>
            <w:noProof/>
            <w:lang w:val="en-US"/>
          </w:rPr>
          <w:t>Sociology Compass</w:t>
        </w:r>
      </w:hyperlink>
      <w:hyperlink r:id="rId240">
        <w:r w:rsidR="008F6A4E" w:rsidRPr="003133FC">
          <w:rPr>
            <w:noProof/>
            <w:lang w:val="en-US"/>
          </w:rPr>
          <w:t xml:space="preserve">, </w:t>
        </w:r>
      </w:hyperlink>
      <w:hyperlink r:id="rId241">
        <w:r w:rsidR="008F6A4E" w:rsidRPr="003133FC">
          <w:rPr>
            <w:i/>
            <w:noProof/>
            <w:lang w:val="en-US"/>
          </w:rPr>
          <w:t>8</w:t>
        </w:r>
      </w:hyperlink>
      <w:hyperlink r:id="rId242">
        <w:r w:rsidR="008F6A4E" w:rsidRPr="003133FC">
          <w:rPr>
            <w:noProof/>
            <w:lang w:val="en-US"/>
          </w:rPr>
          <w:t>(3), 313–323.</w:t>
        </w:r>
      </w:hyperlink>
    </w:p>
    <w:p w14:paraId="6A6E88AB" w14:textId="6D743424" w:rsidR="0081434C" w:rsidRPr="003133FC" w:rsidRDefault="007E04D9" w:rsidP="00FD3AAD">
      <w:pPr>
        <w:widowControl w:val="0"/>
        <w:spacing w:line="360" w:lineRule="auto"/>
        <w:ind w:left="720" w:hanging="720"/>
        <w:jc w:val="both"/>
        <w:rPr>
          <w:b/>
          <w:noProof/>
          <w:lang w:val="en-US"/>
        </w:rPr>
      </w:pPr>
      <w:hyperlink r:id="rId243">
        <w:r w:rsidR="008F6A4E" w:rsidRPr="003133FC">
          <w:rPr>
            <w:noProof/>
            <w:lang w:val="en-US"/>
          </w:rPr>
          <w:t xml:space="preserve">Friedman, S., &amp; Laurison, D. (2020). </w:t>
        </w:r>
      </w:hyperlink>
      <w:hyperlink r:id="rId244">
        <w:r w:rsidR="008F6A4E" w:rsidRPr="003133FC">
          <w:rPr>
            <w:i/>
            <w:noProof/>
            <w:lang w:val="en-US"/>
          </w:rPr>
          <w:t>The class ceiling: Why it pays to be privileged</w:t>
        </w:r>
      </w:hyperlink>
      <w:hyperlink r:id="rId245">
        <w:r w:rsidR="008F6A4E" w:rsidRPr="003133FC">
          <w:rPr>
            <w:noProof/>
            <w:lang w:val="en-US"/>
          </w:rPr>
          <w:t>.</w:t>
        </w:r>
      </w:hyperlink>
      <w:r w:rsidR="00D47605">
        <w:rPr>
          <w:noProof/>
          <w:lang w:val="en-US"/>
        </w:rPr>
        <w:t xml:space="preserve"> Policy Press.</w:t>
      </w:r>
    </w:p>
    <w:p w14:paraId="2D7DF3A5" w14:textId="3FBC8158" w:rsidR="0081434C" w:rsidRPr="003133FC" w:rsidRDefault="007E04D9" w:rsidP="00FD3AAD">
      <w:pPr>
        <w:widowControl w:val="0"/>
        <w:spacing w:line="360" w:lineRule="auto"/>
        <w:ind w:left="720" w:hanging="720"/>
        <w:jc w:val="both"/>
        <w:rPr>
          <w:b/>
          <w:noProof/>
          <w:lang w:val="en-US"/>
        </w:rPr>
      </w:pPr>
      <w:hyperlink r:id="rId246">
        <w:r w:rsidR="008F6A4E" w:rsidRPr="003133FC">
          <w:rPr>
            <w:noProof/>
            <w:lang w:val="en-US"/>
          </w:rPr>
          <w:t xml:space="preserve">Ganzeboom, H. B. (2010). </w:t>
        </w:r>
      </w:hyperlink>
      <w:hyperlink r:id="rId247">
        <w:r w:rsidR="008F6A4E" w:rsidRPr="003133FC">
          <w:rPr>
            <w:i/>
            <w:noProof/>
            <w:lang w:val="en-US"/>
          </w:rPr>
          <w:t>A new International Socio-Economic Index (ISEI) of occupational status for the International Standard Classification of Occupation 2008 (ISCO-08) constructed with data from the ISSP 2002–2007</w:t>
        </w:r>
      </w:hyperlink>
      <w:hyperlink r:id="rId248">
        <w:r w:rsidR="008F6A4E" w:rsidRPr="003133FC">
          <w:rPr>
            <w:noProof/>
            <w:lang w:val="en-US"/>
          </w:rPr>
          <w:t xml:space="preserve">. </w:t>
        </w:r>
      </w:hyperlink>
      <w:r w:rsidR="00D219F0">
        <w:rPr>
          <w:noProof/>
          <w:lang w:val="en-US"/>
        </w:rPr>
        <w:t>Annual International Conference of Social Survey Programme, Lisbon</w:t>
      </w:r>
    </w:p>
    <w:p w14:paraId="53F8CD84" w14:textId="77777777" w:rsidR="0081434C" w:rsidRPr="003133FC" w:rsidRDefault="007E04D9" w:rsidP="00FD3AAD">
      <w:pPr>
        <w:widowControl w:val="0"/>
        <w:spacing w:line="360" w:lineRule="auto"/>
        <w:ind w:left="720" w:hanging="720"/>
        <w:jc w:val="both"/>
        <w:rPr>
          <w:b/>
          <w:noProof/>
          <w:lang w:val="en-US"/>
        </w:rPr>
      </w:pPr>
      <w:hyperlink r:id="rId249">
        <w:r w:rsidR="008F6A4E" w:rsidRPr="003133FC">
          <w:rPr>
            <w:noProof/>
            <w:lang w:val="en-US"/>
          </w:rPr>
          <w:t xml:space="preserve">Ganzeboom, H. B., De Graaf, P. M., &amp; Treiman, D. J. (1992). A standard international socio-economic index of occupational status. </w:t>
        </w:r>
      </w:hyperlink>
      <w:hyperlink r:id="rId250">
        <w:r w:rsidR="008F6A4E" w:rsidRPr="003133FC">
          <w:rPr>
            <w:i/>
            <w:noProof/>
            <w:lang w:val="en-US"/>
          </w:rPr>
          <w:t>Social Science Research</w:t>
        </w:r>
      </w:hyperlink>
      <w:hyperlink r:id="rId251">
        <w:r w:rsidR="008F6A4E" w:rsidRPr="003133FC">
          <w:rPr>
            <w:noProof/>
            <w:lang w:val="en-US"/>
          </w:rPr>
          <w:t xml:space="preserve">, </w:t>
        </w:r>
      </w:hyperlink>
      <w:hyperlink r:id="rId252">
        <w:r w:rsidR="008F6A4E" w:rsidRPr="003133FC">
          <w:rPr>
            <w:i/>
            <w:noProof/>
            <w:lang w:val="en-US"/>
          </w:rPr>
          <w:t>21</w:t>
        </w:r>
      </w:hyperlink>
      <w:hyperlink r:id="rId253">
        <w:r w:rsidR="008F6A4E" w:rsidRPr="003133FC">
          <w:rPr>
            <w:noProof/>
            <w:lang w:val="en-US"/>
          </w:rPr>
          <w:t>(1), 1–56.</w:t>
        </w:r>
      </w:hyperlink>
    </w:p>
    <w:p w14:paraId="0AF13339" w14:textId="77777777" w:rsidR="0081434C" w:rsidRPr="003133FC" w:rsidRDefault="007E04D9" w:rsidP="00FD3AAD">
      <w:pPr>
        <w:widowControl w:val="0"/>
        <w:spacing w:line="360" w:lineRule="auto"/>
        <w:ind w:left="720" w:hanging="720"/>
        <w:jc w:val="both"/>
        <w:rPr>
          <w:b/>
          <w:noProof/>
          <w:lang w:val="en-US"/>
        </w:rPr>
      </w:pPr>
      <w:hyperlink r:id="rId254">
        <w:r w:rsidR="008F6A4E" w:rsidRPr="003133FC">
          <w:rPr>
            <w:noProof/>
            <w:lang w:val="en-US"/>
          </w:rPr>
          <w:t xml:space="preserve">Ganzeboom, H. B. G., &amp; Treiman, D. J. (1996). Internationally Comparable Measures of Occupational Status for the 1988 International Standard Classification of Occupations. </w:t>
        </w:r>
      </w:hyperlink>
      <w:hyperlink r:id="rId255">
        <w:r w:rsidR="008F6A4E" w:rsidRPr="003133FC">
          <w:rPr>
            <w:i/>
            <w:noProof/>
            <w:lang w:val="en-US"/>
          </w:rPr>
          <w:t>Social Science Research</w:t>
        </w:r>
      </w:hyperlink>
      <w:hyperlink r:id="rId256">
        <w:r w:rsidR="008F6A4E" w:rsidRPr="003133FC">
          <w:rPr>
            <w:noProof/>
            <w:lang w:val="en-US"/>
          </w:rPr>
          <w:t xml:space="preserve">, </w:t>
        </w:r>
      </w:hyperlink>
      <w:hyperlink r:id="rId257">
        <w:r w:rsidR="008F6A4E" w:rsidRPr="003133FC">
          <w:rPr>
            <w:i/>
            <w:noProof/>
            <w:lang w:val="en-US"/>
          </w:rPr>
          <w:t>25</w:t>
        </w:r>
      </w:hyperlink>
      <w:hyperlink r:id="rId258">
        <w:r w:rsidR="008F6A4E" w:rsidRPr="003133FC">
          <w:rPr>
            <w:noProof/>
            <w:lang w:val="en-US"/>
          </w:rPr>
          <w:t>(3), 201–239. https://doi.org/10.1006/ssre.1996.0010</w:t>
        </w:r>
      </w:hyperlink>
    </w:p>
    <w:p w14:paraId="6246C542" w14:textId="77777777" w:rsidR="0081434C" w:rsidRPr="003133FC" w:rsidRDefault="007E04D9" w:rsidP="00FD3AAD">
      <w:pPr>
        <w:widowControl w:val="0"/>
        <w:spacing w:line="360" w:lineRule="auto"/>
        <w:ind w:left="720" w:hanging="720"/>
        <w:jc w:val="both"/>
        <w:rPr>
          <w:b/>
          <w:noProof/>
          <w:lang w:val="en-US"/>
        </w:rPr>
      </w:pPr>
      <w:hyperlink r:id="rId259">
        <w:r w:rsidR="008F6A4E" w:rsidRPr="003133FC">
          <w:rPr>
            <w:noProof/>
            <w:lang w:val="en-US"/>
          </w:rPr>
          <w:t xml:space="preserve">Goffman, E. (1951). Symbols of class status. </w:t>
        </w:r>
      </w:hyperlink>
      <w:hyperlink r:id="rId260">
        <w:r w:rsidR="008F6A4E" w:rsidRPr="003133FC">
          <w:rPr>
            <w:i/>
            <w:noProof/>
            <w:lang w:val="en-US"/>
          </w:rPr>
          <w:t>The British Journal of Sociology</w:t>
        </w:r>
      </w:hyperlink>
      <w:hyperlink r:id="rId261">
        <w:r w:rsidR="008F6A4E" w:rsidRPr="003133FC">
          <w:rPr>
            <w:noProof/>
            <w:lang w:val="en-US"/>
          </w:rPr>
          <w:t xml:space="preserve">, </w:t>
        </w:r>
      </w:hyperlink>
      <w:hyperlink r:id="rId262">
        <w:r w:rsidR="008F6A4E" w:rsidRPr="003133FC">
          <w:rPr>
            <w:i/>
            <w:noProof/>
            <w:lang w:val="en-US"/>
          </w:rPr>
          <w:t>2</w:t>
        </w:r>
      </w:hyperlink>
      <w:hyperlink r:id="rId263">
        <w:r w:rsidR="008F6A4E" w:rsidRPr="003133FC">
          <w:rPr>
            <w:noProof/>
            <w:lang w:val="en-US"/>
          </w:rPr>
          <w:t>(4), 294–304.</w:t>
        </w:r>
      </w:hyperlink>
    </w:p>
    <w:p w14:paraId="500A4D9E" w14:textId="77777777" w:rsidR="0081434C" w:rsidRPr="003133FC" w:rsidRDefault="007E04D9" w:rsidP="00FD3AAD">
      <w:pPr>
        <w:widowControl w:val="0"/>
        <w:spacing w:line="360" w:lineRule="auto"/>
        <w:ind w:left="720" w:hanging="720"/>
        <w:jc w:val="both"/>
        <w:rPr>
          <w:b/>
          <w:noProof/>
          <w:lang w:val="en-US"/>
        </w:rPr>
      </w:pPr>
      <w:hyperlink r:id="rId264">
        <w:r w:rsidR="008F6A4E" w:rsidRPr="003133FC">
          <w:rPr>
            <w:noProof/>
            <w:lang w:val="en-US"/>
          </w:rPr>
          <w:t xml:space="preserve">Griffin, A. M., &amp; Langlois, J. H. (2006). Stereotype directionality and attractiveness stereotyping: Is beauty good or is ugly bad? </w:t>
        </w:r>
      </w:hyperlink>
      <w:hyperlink r:id="rId265">
        <w:r w:rsidR="008F6A4E" w:rsidRPr="003133FC">
          <w:rPr>
            <w:i/>
            <w:noProof/>
            <w:lang w:val="en-US"/>
          </w:rPr>
          <w:t>Social Cognition</w:t>
        </w:r>
      </w:hyperlink>
      <w:hyperlink r:id="rId266">
        <w:r w:rsidR="008F6A4E" w:rsidRPr="003133FC">
          <w:rPr>
            <w:noProof/>
            <w:lang w:val="en-US"/>
          </w:rPr>
          <w:t xml:space="preserve">, </w:t>
        </w:r>
      </w:hyperlink>
      <w:hyperlink r:id="rId267">
        <w:r w:rsidR="008F6A4E" w:rsidRPr="003133FC">
          <w:rPr>
            <w:i/>
            <w:noProof/>
            <w:lang w:val="en-US"/>
          </w:rPr>
          <w:t>24</w:t>
        </w:r>
      </w:hyperlink>
      <w:hyperlink r:id="rId268">
        <w:r w:rsidR="008F6A4E" w:rsidRPr="003133FC">
          <w:rPr>
            <w:noProof/>
            <w:lang w:val="en-US"/>
          </w:rPr>
          <w:t>(2), 187–206.</w:t>
        </w:r>
      </w:hyperlink>
    </w:p>
    <w:p w14:paraId="48A51DB8" w14:textId="77777777" w:rsidR="0081434C" w:rsidRPr="003133FC" w:rsidRDefault="007E04D9" w:rsidP="00FD3AAD">
      <w:pPr>
        <w:widowControl w:val="0"/>
        <w:spacing w:line="360" w:lineRule="auto"/>
        <w:ind w:left="720" w:hanging="720"/>
        <w:jc w:val="both"/>
        <w:rPr>
          <w:b/>
          <w:noProof/>
          <w:lang w:val="en-US"/>
        </w:rPr>
      </w:pPr>
      <w:hyperlink r:id="rId269">
        <w:r w:rsidR="008F6A4E" w:rsidRPr="003133FC">
          <w:rPr>
            <w:noProof/>
            <w:lang w:val="en-US"/>
          </w:rPr>
          <w:t xml:space="preserve">Hamermesh, D., &amp; Biddle, J. (1994). Beauty and the Labor Market. </w:t>
        </w:r>
      </w:hyperlink>
      <w:hyperlink r:id="rId270">
        <w:r w:rsidR="008F6A4E" w:rsidRPr="003133FC">
          <w:rPr>
            <w:i/>
            <w:noProof/>
            <w:lang w:val="en-US"/>
          </w:rPr>
          <w:t>American Economic Review</w:t>
        </w:r>
      </w:hyperlink>
      <w:hyperlink r:id="rId271">
        <w:r w:rsidR="008F6A4E" w:rsidRPr="003133FC">
          <w:rPr>
            <w:noProof/>
            <w:lang w:val="en-US"/>
          </w:rPr>
          <w:t xml:space="preserve">, </w:t>
        </w:r>
      </w:hyperlink>
      <w:hyperlink r:id="rId272">
        <w:r w:rsidR="008F6A4E" w:rsidRPr="003133FC">
          <w:rPr>
            <w:i/>
            <w:noProof/>
            <w:lang w:val="en-US"/>
          </w:rPr>
          <w:t>84</w:t>
        </w:r>
      </w:hyperlink>
      <w:hyperlink r:id="rId273">
        <w:r w:rsidR="008F6A4E" w:rsidRPr="003133FC">
          <w:rPr>
            <w:noProof/>
            <w:lang w:val="en-US"/>
          </w:rPr>
          <w:t>(5), 1174–1194.</w:t>
        </w:r>
      </w:hyperlink>
    </w:p>
    <w:p w14:paraId="01720A71" w14:textId="3822E2AF" w:rsidR="0081434C" w:rsidRPr="003133FC" w:rsidRDefault="00DC11BA" w:rsidP="00FD3AAD">
      <w:pPr>
        <w:widowControl w:val="0"/>
        <w:spacing w:line="360" w:lineRule="auto"/>
        <w:ind w:left="720" w:hanging="720"/>
        <w:jc w:val="both"/>
        <w:rPr>
          <w:b/>
          <w:noProof/>
          <w:lang w:val="en-US"/>
        </w:rPr>
      </w:pPr>
      <w:hyperlink r:id="rId274">
        <w:r w:rsidR="008F6A4E" w:rsidRPr="003133FC">
          <w:rPr>
            <w:noProof/>
            <w:lang w:val="en-US"/>
          </w:rPr>
          <w:t xml:space="preserve">Hamermesh, D. (2011). Beauty Pays: Why Attractive People Are More Successful. In </w:t>
        </w:r>
      </w:hyperlink>
      <w:hyperlink r:id="rId275">
        <w:r w:rsidR="008F6A4E" w:rsidRPr="003133FC">
          <w:rPr>
            <w:i/>
            <w:noProof/>
            <w:lang w:val="en-US"/>
          </w:rPr>
          <w:t>Beauty Pays</w:t>
        </w:r>
      </w:hyperlink>
      <w:hyperlink r:id="rId276">
        <w:r w:rsidR="008F6A4E" w:rsidRPr="003133FC">
          <w:rPr>
            <w:noProof/>
            <w:lang w:val="en-US"/>
          </w:rPr>
          <w:t>. Princeton University Press. https://doi.org/10.1515/9781400839445</w:t>
        </w:r>
      </w:hyperlink>
    </w:p>
    <w:p w14:paraId="0F07486D" w14:textId="77777777" w:rsidR="0081434C" w:rsidRPr="003133FC" w:rsidRDefault="007E04D9" w:rsidP="00FD3AAD">
      <w:pPr>
        <w:widowControl w:val="0"/>
        <w:spacing w:line="360" w:lineRule="auto"/>
        <w:ind w:left="720" w:hanging="720"/>
        <w:jc w:val="both"/>
        <w:rPr>
          <w:b/>
          <w:noProof/>
          <w:lang w:val="en-US"/>
        </w:rPr>
      </w:pPr>
      <w:hyperlink r:id="rId277">
        <w:r w:rsidR="008F6A4E" w:rsidRPr="003133FC">
          <w:rPr>
            <w:noProof/>
            <w:lang w:val="en-US"/>
          </w:rPr>
          <w:t xml:space="preserve">Harrison, E., &amp; Rose, D. (2006). The European socio-economic classification (ESeC) user guide. </w:t>
        </w:r>
      </w:hyperlink>
      <w:hyperlink r:id="rId278">
        <w:r w:rsidR="008F6A4E" w:rsidRPr="003133FC">
          <w:rPr>
            <w:i/>
            <w:noProof/>
            <w:lang w:val="en-US"/>
          </w:rPr>
          <w:t>Colchester: Institute for Social and Economic Research, University of Essex</w:t>
        </w:r>
      </w:hyperlink>
      <w:hyperlink r:id="rId279">
        <w:r w:rsidR="008F6A4E" w:rsidRPr="003133FC">
          <w:rPr>
            <w:noProof/>
            <w:lang w:val="en-US"/>
          </w:rPr>
          <w:t>.</w:t>
        </w:r>
      </w:hyperlink>
    </w:p>
    <w:p w14:paraId="257239FE" w14:textId="77777777" w:rsidR="0081434C" w:rsidRPr="003133FC" w:rsidRDefault="007E04D9" w:rsidP="00FD3AAD">
      <w:pPr>
        <w:widowControl w:val="0"/>
        <w:spacing w:line="360" w:lineRule="auto"/>
        <w:ind w:left="720" w:hanging="720"/>
        <w:jc w:val="both"/>
        <w:rPr>
          <w:b/>
          <w:noProof/>
          <w:lang w:val="en-US"/>
        </w:rPr>
      </w:pPr>
      <w:hyperlink r:id="rId280">
        <w:r w:rsidR="008F6A4E" w:rsidRPr="003133FC">
          <w:rPr>
            <w:noProof/>
            <w:lang w:val="en-US"/>
          </w:rPr>
          <w:t xml:space="preserve">Hart, W., Ottati, V., &amp; Krumdick, N. (2011). Physical Attractiveness and Candidate Evaluation: A Model of Correction. </w:t>
        </w:r>
      </w:hyperlink>
      <w:hyperlink r:id="rId281">
        <w:r w:rsidR="008F6A4E" w:rsidRPr="003133FC">
          <w:rPr>
            <w:i/>
            <w:noProof/>
            <w:lang w:val="en-US"/>
          </w:rPr>
          <w:t>Political Psychology</w:t>
        </w:r>
      </w:hyperlink>
      <w:hyperlink r:id="rId282">
        <w:r w:rsidR="008F6A4E" w:rsidRPr="003133FC">
          <w:rPr>
            <w:noProof/>
            <w:lang w:val="en-US"/>
          </w:rPr>
          <w:t xml:space="preserve">, </w:t>
        </w:r>
      </w:hyperlink>
      <w:hyperlink r:id="rId283">
        <w:r w:rsidR="008F6A4E" w:rsidRPr="003133FC">
          <w:rPr>
            <w:i/>
            <w:noProof/>
            <w:lang w:val="en-US"/>
          </w:rPr>
          <w:t>32</w:t>
        </w:r>
      </w:hyperlink>
      <w:hyperlink r:id="rId284">
        <w:r w:rsidR="008F6A4E" w:rsidRPr="003133FC">
          <w:rPr>
            <w:noProof/>
            <w:lang w:val="en-US"/>
          </w:rPr>
          <w:t>(2), 181–203. https://doi.org/10.1111/j.1467-9221.2010.00812.x</w:t>
        </w:r>
      </w:hyperlink>
    </w:p>
    <w:p w14:paraId="2A2793B0" w14:textId="77777777" w:rsidR="0081434C" w:rsidRPr="003133FC" w:rsidRDefault="007E04D9" w:rsidP="00FD3AAD">
      <w:pPr>
        <w:widowControl w:val="0"/>
        <w:spacing w:line="360" w:lineRule="auto"/>
        <w:ind w:left="720" w:hanging="720"/>
        <w:jc w:val="both"/>
        <w:rPr>
          <w:b/>
          <w:noProof/>
          <w:lang w:val="en-US"/>
        </w:rPr>
      </w:pPr>
      <w:hyperlink r:id="rId285">
        <w:r w:rsidR="008F6A4E" w:rsidRPr="003133FC">
          <w:rPr>
            <w:noProof/>
            <w:lang w:val="en-US"/>
          </w:rPr>
          <w:t xml:space="preserve">Heilman, M. E., &amp; Eagly, A. H. (2008). Gender stereotypes are alive, well, and busy producing workplace discrimination. </w:t>
        </w:r>
      </w:hyperlink>
      <w:hyperlink r:id="rId286">
        <w:r w:rsidR="008F6A4E" w:rsidRPr="003133FC">
          <w:rPr>
            <w:i/>
            <w:noProof/>
            <w:lang w:val="en-US"/>
          </w:rPr>
          <w:t>Industrial and Organizational Psychology</w:t>
        </w:r>
      </w:hyperlink>
      <w:hyperlink r:id="rId287">
        <w:r w:rsidR="008F6A4E" w:rsidRPr="003133FC">
          <w:rPr>
            <w:noProof/>
            <w:lang w:val="en-US"/>
          </w:rPr>
          <w:t xml:space="preserve">, </w:t>
        </w:r>
      </w:hyperlink>
      <w:hyperlink r:id="rId288">
        <w:r w:rsidR="008F6A4E" w:rsidRPr="003133FC">
          <w:rPr>
            <w:i/>
            <w:noProof/>
            <w:lang w:val="en-US"/>
          </w:rPr>
          <w:t>1</w:t>
        </w:r>
      </w:hyperlink>
      <w:hyperlink r:id="rId289">
        <w:r w:rsidR="008F6A4E" w:rsidRPr="003133FC">
          <w:rPr>
            <w:noProof/>
            <w:lang w:val="en-US"/>
          </w:rPr>
          <w:t>(4), 393–398.</w:t>
        </w:r>
      </w:hyperlink>
    </w:p>
    <w:p w14:paraId="4B5990EE" w14:textId="77777777" w:rsidR="0081434C" w:rsidRPr="003133FC" w:rsidRDefault="007E04D9" w:rsidP="00FD3AAD">
      <w:pPr>
        <w:widowControl w:val="0"/>
        <w:spacing w:line="360" w:lineRule="auto"/>
        <w:ind w:left="720" w:hanging="720"/>
        <w:jc w:val="both"/>
        <w:rPr>
          <w:b/>
          <w:noProof/>
          <w:lang w:val="en-US"/>
        </w:rPr>
      </w:pPr>
      <w:hyperlink r:id="rId290">
        <w:r w:rsidR="008F6A4E" w:rsidRPr="003133FC">
          <w:rPr>
            <w:noProof/>
            <w:lang w:val="en-US"/>
          </w:rPr>
          <w:t xml:space="preserve">Heilman, M., Wallen, A., Fuchs, D., &amp; Tamkins, M. (2004). Penalties for Success: Reactions to Women Who Succeed at Male Gender-Typed Tasks. </w:t>
        </w:r>
      </w:hyperlink>
      <w:hyperlink r:id="rId291">
        <w:r w:rsidR="008F6A4E" w:rsidRPr="003133FC">
          <w:rPr>
            <w:i/>
            <w:noProof/>
            <w:lang w:val="en-US"/>
          </w:rPr>
          <w:t>Journal of Applied Psychology</w:t>
        </w:r>
      </w:hyperlink>
      <w:hyperlink r:id="rId292">
        <w:r w:rsidR="008F6A4E" w:rsidRPr="003133FC">
          <w:rPr>
            <w:noProof/>
            <w:lang w:val="en-US"/>
          </w:rPr>
          <w:t xml:space="preserve">, </w:t>
        </w:r>
      </w:hyperlink>
      <w:hyperlink r:id="rId293">
        <w:r w:rsidR="008F6A4E" w:rsidRPr="003133FC">
          <w:rPr>
            <w:i/>
            <w:noProof/>
            <w:lang w:val="en-US"/>
          </w:rPr>
          <w:t>89</w:t>
        </w:r>
      </w:hyperlink>
      <w:hyperlink r:id="rId294">
        <w:r w:rsidR="008F6A4E" w:rsidRPr="003133FC">
          <w:rPr>
            <w:noProof/>
            <w:lang w:val="en-US"/>
          </w:rPr>
          <w:t>(3), 416–427. https://doi.org/10.1037/0021-9010.89.3.416</w:t>
        </w:r>
      </w:hyperlink>
    </w:p>
    <w:p w14:paraId="4619CF51" w14:textId="77777777" w:rsidR="0081434C" w:rsidRPr="003133FC" w:rsidRDefault="007E04D9" w:rsidP="00FD3AAD">
      <w:pPr>
        <w:widowControl w:val="0"/>
        <w:spacing w:line="360" w:lineRule="auto"/>
        <w:ind w:left="720" w:hanging="720"/>
        <w:jc w:val="both"/>
        <w:rPr>
          <w:b/>
          <w:noProof/>
          <w:lang w:val="en-US"/>
        </w:rPr>
      </w:pPr>
      <w:hyperlink r:id="rId295">
        <w:r w:rsidR="008F6A4E" w:rsidRPr="003133FC">
          <w:rPr>
            <w:noProof/>
            <w:lang w:val="en-US"/>
          </w:rPr>
          <w:t xml:space="preserve">Herrmann, M., &amp; Shikano, S. (2016). Attractiveness and Facial Competence Bias Face-Based Inferences of Candidate Ideology. </w:t>
        </w:r>
      </w:hyperlink>
      <w:hyperlink r:id="rId296">
        <w:r w:rsidR="008F6A4E" w:rsidRPr="003133FC">
          <w:rPr>
            <w:i/>
            <w:noProof/>
            <w:lang w:val="en-US"/>
          </w:rPr>
          <w:t>Political Psychology</w:t>
        </w:r>
      </w:hyperlink>
      <w:hyperlink r:id="rId297">
        <w:r w:rsidR="008F6A4E" w:rsidRPr="003133FC">
          <w:rPr>
            <w:noProof/>
            <w:lang w:val="en-US"/>
          </w:rPr>
          <w:t xml:space="preserve">, </w:t>
        </w:r>
      </w:hyperlink>
      <w:hyperlink r:id="rId298">
        <w:r w:rsidR="008F6A4E" w:rsidRPr="003133FC">
          <w:rPr>
            <w:i/>
            <w:noProof/>
            <w:lang w:val="en-US"/>
          </w:rPr>
          <w:t>37</w:t>
        </w:r>
      </w:hyperlink>
      <w:hyperlink r:id="rId299">
        <w:r w:rsidR="008F6A4E" w:rsidRPr="003133FC">
          <w:rPr>
            <w:noProof/>
            <w:lang w:val="en-US"/>
          </w:rPr>
          <w:t>(3), 401–417. https://doi.org/10.1111/pops.12256</w:t>
        </w:r>
      </w:hyperlink>
    </w:p>
    <w:p w14:paraId="67333848" w14:textId="77777777" w:rsidR="0081434C" w:rsidRPr="003133FC" w:rsidRDefault="007E04D9" w:rsidP="00FD3AAD">
      <w:pPr>
        <w:widowControl w:val="0"/>
        <w:spacing w:line="360" w:lineRule="auto"/>
        <w:ind w:left="720" w:hanging="720"/>
        <w:jc w:val="both"/>
        <w:rPr>
          <w:b/>
          <w:noProof/>
          <w:lang w:val="en-US"/>
        </w:rPr>
      </w:pPr>
      <w:hyperlink r:id="rId300">
        <w:r w:rsidR="008F6A4E" w:rsidRPr="003133FC">
          <w:rPr>
            <w:noProof/>
            <w:lang w:val="en-US"/>
          </w:rPr>
          <w:t xml:space="preserve">Hoss, R. A., Ramsey, J. L., Griffin, A. M., &amp; Langlois, J. H. (2005). The role of facial attractiveness and facial masculinity/femininity in sex classification of faces. </w:t>
        </w:r>
      </w:hyperlink>
      <w:hyperlink r:id="rId301">
        <w:r w:rsidR="008F6A4E" w:rsidRPr="003133FC">
          <w:rPr>
            <w:i/>
            <w:noProof/>
            <w:lang w:val="en-US"/>
          </w:rPr>
          <w:t>Perception</w:t>
        </w:r>
      </w:hyperlink>
      <w:hyperlink r:id="rId302">
        <w:r w:rsidR="008F6A4E" w:rsidRPr="003133FC">
          <w:rPr>
            <w:noProof/>
            <w:lang w:val="en-US"/>
          </w:rPr>
          <w:t xml:space="preserve">, </w:t>
        </w:r>
      </w:hyperlink>
      <w:hyperlink r:id="rId303">
        <w:r w:rsidR="008F6A4E" w:rsidRPr="003133FC">
          <w:rPr>
            <w:i/>
            <w:noProof/>
            <w:lang w:val="en-US"/>
          </w:rPr>
          <w:t>34</w:t>
        </w:r>
      </w:hyperlink>
      <w:hyperlink r:id="rId304">
        <w:r w:rsidR="008F6A4E" w:rsidRPr="003133FC">
          <w:rPr>
            <w:noProof/>
            <w:lang w:val="en-US"/>
          </w:rPr>
          <w:t>(12), 1459–1474.</w:t>
        </w:r>
      </w:hyperlink>
    </w:p>
    <w:p w14:paraId="3303048A" w14:textId="77777777" w:rsidR="0081434C" w:rsidRPr="003133FC" w:rsidRDefault="007E04D9" w:rsidP="00FD3AAD">
      <w:pPr>
        <w:widowControl w:val="0"/>
        <w:spacing w:line="360" w:lineRule="auto"/>
        <w:ind w:left="720" w:hanging="720"/>
        <w:jc w:val="both"/>
        <w:rPr>
          <w:b/>
          <w:noProof/>
          <w:lang w:val="en-US"/>
        </w:rPr>
      </w:pPr>
      <w:hyperlink r:id="rId305">
        <w:r w:rsidR="008F6A4E" w:rsidRPr="003133FC">
          <w:rPr>
            <w:noProof/>
            <w:lang w:val="en-US"/>
          </w:rPr>
          <w:t xml:space="preserve">Jæger, M. M. (2011). “A Thing of Beauty is a Joy Forever”? Returns to Physical Attractiveness over the Life Course. </w:t>
        </w:r>
      </w:hyperlink>
      <w:hyperlink r:id="rId306">
        <w:r w:rsidR="008F6A4E" w:rsidRPr="003133FC">
          <w:rPr>
            <w:i/>
            <w:noProof/>
            <w:lang w:val="en-US"/>
          </w:rPr>
          <w:t>Social Forces</w:t>
        </w:r>
      </w:hyperlink>
      <w:hyperlink r:id="rId307">
        <w:r w:rsidR="008F6A4E" w:rsidRPr="003133FC">
          <w:rPr>
            <w:noProof/>
            <w:lang w:val="en-US"/>
          </w:rPr>
          <w:t xml:space="preserve">, </w:t>
        </w:r>
      </w:hyperlink>
      <w:hyperlink r:id="rId308">
        <w:r w:rsidR="008F6A4E" w:rsidRPr="003133FC">
          <w:rPr>
            <w:i/>
            <w:noProof/>
            <w:lang w:val="en-US"/>
          </w:rPr>
          <w:t>89</w:t>
        </w:r>
      </w:hyperlink>
      <w:hyperlink r:id="rId309">
        <w:r w:rsidR="008F6A4E" w:rsidRPr="003133FC">
          <w:rPr>
            <w:noProof/>
            <w:lang w:val="en-US"/>
          </w:rPr>
          <w:t>(3), 983–1003. https://doi.org/10.1093/sf/89.3.983</w:t>
        </w:r>
      </w:hyperlink>
    </w:p>
    <w:p w14:paraId="15D1E891" w14:textId="77777777" w:rsidR="0081434C" w:rsidRPr="003133FC" w:rsidRDefault="007E04D9" w:rsidP="00FD3AAD">
      <w:pPr>
        <w:widowControl w:val="0"/>
        <w:spacing w:line="360" w:lineRule="auto"/>
        <w:ind w:left="720" w:hanging="720"/>
        <w:jc w:val="both"/>
        <w:rPr>
          <w:b/>
          <w:noProof/>
          <w:lang w:val="en-US"/>
        </w:rPr>
      </w:pPr>
      <w:hyperlink r:id="rId310">
        <w:r w:rsidR="008F6A4E" w:rsidRPr="003133FC">
          <w:rPr>
            <w:noProof/>
            <w:lang w:val="en-US"/>
          </w:rPr>
          <w:t xml:space="preserve">Kalick, M. (1988). Physical Attractiveness as a Status Cue. </w:t>
        </w:r>
      </w:hyperlink>
      <w:hyperlink r:id="rId311">
        <w:r w:rsidR="008F6A4E" w:rsidRPr="003133FC">
          <w:rPr>
            <w:i/>
            <w:noProof/>
            <w:lang w:val="en-US"/>
          </w:rPr>
          <w:t>Journal of Experimental Social Psychology</w:t>
        </w:r>
      </w:hyperlink>
      <w:hyperlink r:id="rId312">
        <w:r w:rsidR="008F6A4E" w:rsidRPr="003133FC">
          <w:rPr>
            <w:noProof/>
            <w:lang w:val="en-US"/>
          </w:rPr>
          <w:t xml:space="preserve">, </w:t>
        </w:r>
      </w:hyperlink>
      <w:hyperlink r:id="rId313">
        <w:r w:rsidR="008F6A4E" w:rsidRPr="003133FC">
          <w:rPr>
            <w:i/>
            <w:noProof/>
            <w:lang w:val="en-US"/>
          </w:rPr>
          <w:t>24</w:t>
        </w:r>
      </w:hyperlink>
      <w:hyperlink r:id="rId314">
        <w:r w:rsidR="008F6A4E" w:rsidRPr="003133FC">
          <w:rPr>
            <w:noProof/>
            <w:lang w:val="en-US"/>
          </w:rPr>
          <w:t>(6), 469–489. https://doi.org/10.1016/0022-1031(88)90047-9</w:t>
        </w:r>
      </w:hyperlink>
    </w:p>
    <w:p w14:paraId="30D3D2A0" w14:textId="77777777" w:rsidR="0081434C" w:rsidRPr="003133FC" w:rsidRDefault="007E04D9" w:rsidP="00FD3AAD">
      <w:pPr>
        <w:widowControl w:val="0"/>
        <w:spacing w:line="360" w:lineRule="auto"/>
        <w:ind w:left="720" w:hanging="720"/>
        <w:jc w:val="both"/>
        <w:rPr>
          <w:b/>
          <w:noProof/>
          <w:lang w:val="en-US"/>
        </w:rPr>
      </w:pPr>
      <w:hyperlink r:id="rId315">
        <w:r w:rsidR="008F6A4E" w:rsidRPr="003133FC">
          <w:rPr>
            <w:noProof/>
            <w:lang w:val="en-US"/>
          </w:rPr>
          <w:t xml:space="preserve">Keating, C., Randall, D., &amp; Kendrick, T. (1999). Presidential Physiognomies: Altered Images, Altered Perceptions. </w:t>
        </w:r>
      </w:hyperlink>
      <w:hyperlink r:id="rId316">
        <w:r w:rsidR="008F6A4E" w:rsidRPr="003133FC">
          <w:rPr>
            <w:i/>
            <w:noProof/>
            <w:lang w:val="en-US"/>
          </w:rPr>
          <w:t>Political Psychology</w:t>
        </w:r>
      </w:hyperlink>
      <w:hyperlink r:id="rId317">
        <w:r w:rsidR="008F6A4E" w:rsidRPr="003133FC">
          <w:rPr>
            <w:noProof/>
            <w:lang w:val="en-US"/>
          </w:rPr>
          <w:t xml:space="preserve">, </w:t>
        </w:r>
      </w:hyperlink>
      <w:hyperlink r:id="rId318">
        <w:r w:rsidR="008F6A4E" w:rsidRPr="003133FC">
          <w:rPr>
            <w:i/>
            <w:noProof/>
            <w:lang w:val="en-US"/>
          </w:rPr>
          <w:t>20</w:t>
        </w:r>
      </w:hyperlink>
      <w:hyperlink r:id="rId319">
        <w:r w:rsidR="008F6A4E" w:rsidRPr="003133FC">
          <w:rPr>
            <w:noProof/>
            <w:lang w:val="en-US"/>
          </w:rPr>
          <w:t>(3), 593–610. https://doi.org/10.1111/0162-895X.00158</w:t>
        </w:r>
      </w:hyperlink>
    </w:p>
    <w:p w14:paraId="494416B2" w14:textId="77777777" w:rsidR="0081434C" w:rsidRPr="003133FC" w:rsidRDefault="007E04D9" w:rsidP="00FD3AAD">
      <w:pPr>
        <w:widowControl w:val="0"/>
        <w:spacing w:line="360" w:lineRule="auto"/>
        <w:ind w:left="720" w:hanging="720"/>
        <w:jc w:val="both"/>
        <w:rPr>
          <w:b/>
          <w:noProof/>
          <w:lang w:val="en-US"/>
        </w:rPr>
      </w:pPr>
      <w:hyperlink r:id="rId320">
        <w:r w:rsidR="008F6A4E" w:rsidRPr="003133FC">
          <w:rPr>
            <w:noProof/>
            <w:lang w:val="en-US"/>
          </w:rPr>
          <w:t xml:space="preserve">Krook, M. L., &amp; Restrepo Sanín, J. (2020). The Cost of Doing Politics? Analyzing Violence and Harassment against Female Politicians. </w:t>
        </w:r>
      </w:hyperlink>
      <w:hyperlink r:id="rId321">
        <w:r w:rsidR="008F6A4E" w:rsidRPr="003133FC">
          <w:rPr>
            <w:i/>
            <w:noProof/>
            <w:lang w:val="en-US"/>
          </w:rPr>
          <w:t>Perspectives on Politics</w:t>
        </w:r>
      </w:hyperlink>
      <w:hyperlink r:id="rId322">
        <w:r w:rsidR="008F6A4E" w:rsidRPr="003133FC">
          <w:rPr>
            <w:noProof/>
            <w:lang w:val="en-US"/>
          </w:rPr>
          <w:t xml:space="preserve">, </w:t>
        </w:r>
      </w:hyperlink>
      <w:hyperlink r:id="rId323">
        <w:r w:rsidR="008F6A4E" w:rsidRPr="003133FC">
          <w:rPr>
            <w:i/>
            <w:noProof/>
            <w:lang w:val="en-US"/>
          </w:rPr>
          <w:t>18</w:t>
        </w:r>
      </w:hyperlink>
      <w:hyperlink r:id="rId324">
        <w:r w:rsidR="008F6A4E" w:rsidRPr="003133FC">
          <w:rPr>
            <w:noProof/>
            <w:lang w:val="en-US"/>
          </w:rPr>
          <w:t>(3), 740–755. https://doi.org/10.1017/S1537592719001397</w:t>
        </w:r>
      </w:hyperlink>
    </w:p>
    <w:p w14:paraId="54278AF2" w14:textId="77777777" w:rsidR="0081434C" w:rsidRPr="003133FC" w:rsidRDefault="007E04D9" w:rsidP="00FD3AAD">
      <w:pPr>
        <w:widowControl w:val="0"/>
        <w:spacing w:line="360" w:lineRule="auto"/>
        <w:ind w:left="720" w:hanging="720"/>
        <w:jc w:val="both"/>
        <w:rPr>
          <w:b/>
          <w:noProof/>
          <w:lang w:val="en-US"/>
        </w:rPr>
      </w:pPr>
      <w:hyperlink r:id="rId325">
        <w:r w:rsidR="008F6A4E" w:rsidRPr="003133FC">
          <w:rPr>
            <w:noProof/>
            <w:lang w:val="en-US"/>
          </w:rPr>
          <w:t xml:space="preserve">Kuipers, G. (2015). Beauty and distinction? The evaluation of appearance and cultural capital in five European countries. </w:t>
        </w:r>
      </w:hyperlink>
      <w:hyperlink r:id="rId326">
        <w:r w:rsidR="008F6A4E" w:rsidRPr="003133FC">
          <w:rPr>
            <w:i/>
            <w:noProof/>
            <w:lang w:val="en-US"/>
          </w:rPr>
          <w:t>Poetics</w:t>
        </w:r>
      </w:hyperlink>
      <w:hyperlink r:id="rId327">
        <w:r w:rsidR="008F6A4E" w:rsidRPr="003133FC">
          <w:rPr>
            <w:noProof/>
            <w:lang w:val="en-US"/>
          </w:rPr>
          <w:t xml:space="preserve">, </w:t>
        </w:r>
      </w:hyperlink>
      <w:hyperlink r:id="rId328">
        <w:r w:rsidR="008F6A4E" w:rsidRPr="003133FC">
          <w:rPr>
            <w:i/>
            <w:noProof/>
            <w:lang w:val="en-US"/>
          </w:rPr>
          <w:t>53</w:t>
        </w:r>
      </w:hyperlink>
      <w:hyperlink r:id="rId329">
        <w:r w:rsidR="008F6A4E" w:rsidRPr="003133FC">
          <w:rPr>
            <w:noProof/>
            <w:lang w:val="en-US"/>
          </w:rPr>
          <w:t>, 38–51.</w:t>
        </w:r>
      </w:hyperlink>
    </w:p>
    <w:p w14:paraId="0C0A4F6B" w14:textId="1004B387" w:rsidR="0081434C" w:rsidRPr="003133FC" w:rsidRDefault="007E04D9" w:rsidP="00FD3AAD">
      <w:pPr>
        <w:widowControl w:val="0"/>
        <w:spacing w:line="360" w:lineRule="auto"/>
        <w:ind w:left="720" w:hanging="720"/>
        <w:jc w:val="both"/>
        <w:rPr>
          <w:b/>
          <w:noProof/>
          <w:lang w:val="en-US"/>
        </w:rPr>
      </w:pPr>
      <w:hyperlink r:id="rId330">
        <w:r w:rsidR="008F6A4E" w:rsidRPr="003133FC">
          <w:rPr>
            <w:noProof/>
            <w:lang w:val="en-US"/>
          </w:rPr>
          <w:t xml:space="preserve">Kukkonen, I., Åberg, E., Sarpila, O., &amp; Pajunen, T. (2018). Exploitation of aesthetic capital–disapproved by whom? </w:t>
        </w:r>
      </w:hyperlink>
      <w:hyperlink r:id="rId331">
        <w:r w:rsidR="008F6A4E" w:rsidRPr="003133FC">
          <w:rPr>
            <w:i/>
            <w:noProof/>
            <w:lang w:val="en-US"/>
          </w:rPr>
          <w:t>International Journal of Sociology and Social Policy</w:t>
        </w:r>
      </w:hyperlink>
      <w:r w:rsidR="00EC0ADB">
        <w:rPr>
          <w:i/>
          <w:noProof/>
          <w:lang w:val="en-US"/>
        </w:rPr>
        <w:t>, 38</w:t>
      </w:r>
      <w:r w:rsidR="00EC0ADB">
        <w:rPr>
          <w:iCs/>
          <w:noProof/>
          <w:lang w:val="en-US"/>
        </w:rPr>
        <w:t>(3–4), 312–328</w:t>
      </w:r>
      <w:hyperlink r:id="rId332">
        <w:r w:rsidR="008F6A4E" w:rsidRPr="003133FC">
          <w:rPr>
            <w:noProof/>
            <w:lang w:val="en-US"/>
          </w:rPr>
          <w:t>.</w:t>
        </w:r>
      </w:hyperlink>
    </w:p>
    <w:p w14:paraId="029565C3" w14:textId="77777777" w:rsidR="0081434C" w:rsidRPr="003133FC" w:rsidRDefault="007E04D9" w:rsidP="00FD3AAD">
      <w:pPr>
        <w:widowControl w:val="0"/>
        <w:spacing w:line="360" w:lineRule="auto"/>
        <w:ind w:left="720" w:hanging="720"/>
        <w:jc w:val="both"/>
        <w:rPr>
          <w:b/>
          <w:noProof/>
          <w:lang w:val="en-US"/>
        </w:rPr>
      </w:pPr>
      <w:hyperlink r:id="rId333">
        <w:r w:rsidR="008F6A4E" w:rsidRPr="003133FC">
          <w:rPr>
            <w:noProof/>
            <w:lang w:val="en-US"/>
          </w:rPr>
          <w:t xml:space="preserve">Kuwabara, K., &amp; Thébaud, S. (2017). When Beauty Doesn’t Pay: Gender and Beauty Biases in a Peer-to-Peer Loan Market. </w:t>
        </w:r>
      </w:hyperlink>
      <w:hyperlink r:id="rId334">
        <w:r w:rsidR="008F6A4E" w:rsidRPr="003133FC">
          <w:rPr>
            <w:i/>
            <w:noProof/>
            <w:lang w:val="en-US"/>
          </w:rPr>
          <w:t>Social Forces</w:t>
        </w:r>
      </w:hyperlink>
      <w:hyperlink r:id="rId335">
        <w:r w:rsidR="008F6A4E" w:rsidRPr="003133FC">
          <w:rPr>
            <w:noProof/>
            <w:lang w:val="en-US"/>
          </w:rPr>
          <w:t xml:space="preserve">, </w:t>
        </w:r>
      </w:hyperlink>
      <w:hyperlink r:id="rId336">
        <w:r w:rsidR="008F6A4E" w:rsidRPr="003133FC">
          <w:rPr>
            <w:i/>
            <w:noProof/>
            <w:lang w:val="en-US"/>
          </w:rPr>
          <w:t>95</w:t>
        </w:r>
      </w:hyperlink>
      <w:hyperlink r:id="rId337">
        <w:r w:rsidR="008F6A4E" w:rsidRPr="003133FC">
          <w:rPr>
            <w:noProof/>
            <w:lang w:val="en-US"/>
          </w:rPr>
          <w:t>(4), 1371–1398. https://doi.org/10.1093/sf/sox020</w:t>
        </w:r>
      </w:hyperlink>
    </w:p>
    <w:p w14:paraId="386D8B8F" w14:textId="77777777" w:rsidR="0081434C" w:rsidRPr="003133FC" w:rsidRDefault="007E04D9" w:rsidP="00FD3AAD">
      <w:pPr>
        <w:widowControl w:val="0"/>
        <w:spacing w:line="360" w:lineRule="auto"/>
        <w:ind w:left="720" w:hanging="720"/>
        <w:jc w:val="both"/>
        <w:rPr>
          <w:b/>
          <w:noProof/>
          <w:lang w:val="en-US"/>
        </w:rPr>
      </w:pPr>
      <w:hyperlink r:id="rId338">
        <w:r w:rsidR="008F6A4E" w:rsidRPr="003133FC">
          <w:rPr>
            <w:noProof/>
            <w:lang w:val="en-US"/>
          </w:rPr>
          <w:t xml:space="preserve">Lau, R., &amp; Redlawsk, D. (2001). Advantages and Disadvantages of Cognitive Heuristics in Political Decision Making. </w:t>
        </w:r>
      </w:hyperlink>
      <w:hyperlink r:id="rId339">
        <w:r w:rsidR="008F6A4E" w:rsidRPr="003133FC">
          <w:rPr>
            <w:i/>
            <w:noProof/>
            <w:lang w:val="en-US"/>
          </w:rPr>
          <w:t>American Journal of Political Science</w:t>
        </w:r>
      </w:hyperlink>
      <w:hyperlink r:id="rId340">
        <w:r w:rsidR="008F6A4E" w:rsidRPr="003133FC">
          <w:rPr>
            <w:noProof/>
            <w:lang w:val="en-US"/>
          </w:rPr>
          <w:t xml:space="preserve">, </w:t>
        </w:r>
      </w:hyperlink>
      <w:hyperlink r:id="rId341">
        <w:r w:rsidR="008F6A4E" w:rsidRPr="003133FC">
          <w:rPr>
            <w:i/>
            <w:noProof/>
            <w:lang w:val="en-US"/>
          </w:rPr>
          <w:t>45</w:t>
        </w:r>
      </w:hyperlink>
      <w:hyperlink r:id="rId342">
        <w:r w:rsidR="008F6A4E" w:rsidRPr="003133FC">
          <w:rPr>
            <w:noProof/>
            <w:lang w:val="en-US"/>
          </w:rPr>
          <w:t>(4), 951–971. https://doi.org/10.2307/2669334</w:t>
        </w:r>
      </w:hyperlink>
    </w:p>
    <w:p w14:paraId="5D8FBCC0" w14:textId="77777777" w:rsidR="0081434C" w:rsidRPr="003133FC" w:rsidRDefault="007E04D9" w:rsidP="00FD3AAD">
      <w:pPr>
        <w:widowControl w:val="0"/>
        <w:spacing w:line="360" w:lineRule="auto"/>
        <w:ind w:left="720" w:hanging="720"/>
        <w:jc w:val="both"/>
        <w:rPr>
          <w:b/>
          <w:noProof/>
          <w:lang w:val="en-US"/>
        </w:rPr>
      </w:pPr>
      <w:hyperlink r:id="rId343">
        <w:r w:rsidR="008F6A4E" w:rsidRPr="003133FC">
          <w:rPr>
            <w:noProof/>
            <w:lang w:val="en-US"/>
          </w:rPr>
          <w:t xml:space="preserve">Lau, R., &amp; Redlawsk, D. (2006). </w:t>
        </w:r>
      </w:hyperlink>
      <w:hyperlink r:id="rId344">
        <w:r w:rsidR="008F6A4E" w:rsidRPr="003133FC">
          <w:rPr>
            <w:i/>
            <w:noProof/>
            <w:lang w:val="en-US"/>
          </w:rPr>
          <w:t xml:space="preserve">How Voters Decide, Information Processing in Election </w:t>
        </w:r>
        <w:r w:rsidR="008F6A4E" w:rsidRPr="003133FC">
          <w:rPr>
            <w:i/>
            <w:noProof/>
            <w:lang w:val="en-US"/>
          </w:rPr>
          <w:lastRenderedPageBreak/>
          <w:t>Campaigns</w:t>
        </w:r>
      </w:hyperlink>
      <w:hyperlink r:id="rId345">
        <w:r w:rsidR="008F6A4E" w:rsidRPr="003133FC">
          <w:rPr>
            <w:noProof/>
            <w:lang w:val="en-US"/>
          </w:rPr>
          <w:t>. Cambridge University Press.</w:t>
        </w:r>
      </w:hyperlink>
    </w:p>
    <w:p w14:paraId="6E48ED63" w14:textId="77777777" w:rsidR="0081434C" w:rsidRPr="003133FC" w:rsidRDefault="007E04D9" w:rsidP="00FD3AAD">
      <w:pPr>
        <w:widowControl w:val="0"/>
        <w:spacing w:line="360" w:lineRule="auto"/>
        <w:ind w:left="720" w:hanging="720"/>
        <w:jc w:val="both"/>
        <w:rPr>
          <w:b/>
          <w:noProof/>
          <w:lang w:val="en-US"/>
        </w:rPr>
      </w:pPr>
      <w:hyperlink r:id="rId346">
        <w:r w:rsidR="008F6A4E" w:rsidRPr="003133FC">
          <w:rPr>
            <w:noProof/>
            <w:lang w:val="en-US"/>
          </w:rPr>
          <w:t xml:space="preserve">Lawson, C., Lenz, G., Baker, A., &amp; Myers, M. (2010). Looking Like a Winner: Candidate Appearance and Electoral Success in New Democracies. </w:t>
        </w:r>
      </w:hyperlink>
      <w:hyperlink r:id="rId347">
        <w:r w:rsidR="008F6A4E" w:rsidRPr="003133FC">
          <w:rPr>
            <w:i/>
            <w:noProof/>
            <w:lang w:val="en-US"/>
          </w:rPr>
          <w:t>World Politics</w:t>
        </w:r>
      </w:hyperlink>
      <w:hyperlink r:id="rId348">
        <w:r w:rsidR="008F6A4E" w:rsidRPr="003133FC">
          <w:rPr>
            <w:noProof/>
            <w:lang w:val="en-US"/>
          </w:rPr>
          <w:t xml:space="preserve">, </w:t>
        </w:r>
      </w:hyperlink>
      <w:hyperlink r:id="rId349">
        <w:r w:rsidR="008F6A4E" w:rsidRPr="003133FC">
          <w:rPr>
            <w:i/>
            <w:noProof/>
            <w:lang w:val="en-US"/>
          </w:rPr>
          <w:t>62</w:t>
        </w:r>
      </w:hyperlink>
      <w:hyperlink r:id="rId350">
        <w:r w:rsidR="008F6A4E" w:rsidRPr="003133FC">
          <w:rPr>
            <w:noProof/>
            <w:lang w:val="en-US"/>
          </w:rPr>
          <w:t>(4), 561–593. https://doi.org/10.1017/S0043887110000195</w:t>
        </w:r>
      </w:hyperlink>
    </w:p>
    <w:p w14:paraId="7EC7CE6C" w14:textId="77777777" w:rsidR="0081434C" w:rsidRPr="003133FC" w:rsidRDefault="007E04D9" w:rsidP="00FD3AAD">
      <w:pPr>
        <w:widowControl w:val="0"/>
        <w:spacing w:line="360" w:lineRule="auto"/>
        <w:ind w:left="720" w:hanging="720"/>
        <w:jc w:val="both"/>
        <w:rPr>
          <w:b/>
          <w:noProof/>
          <w:lang w:val="en-US"/>
        </w:rPr>
      </w:pPr>
      <w:hyperlink r:id="rId351">
        <w:r w:rsidR="008F6A4E" w:rsidRPr="003133FC">
          <w:rPr>
            <w:noProof/>
            <w:lang w:val="en-US"/>
          </w:rPr>
          <w:t xml:space="preserve">Lenz, G., &amp; Lawson, C. (2011). Looking the Part: Television Leads Less Informed Citizens to Vote Based on Candidates’ Appearance. </w:t>
        </w:r>
      </w:hyperlink>
      <w:hyperlink r:id="rId352">
        <w:r w:rsidR="008F6A4E" w:rsidRPr="003133FC">
          <w:rPr>
            <w:i/>
            <w:noProof/>
            <w:lang w:val="en-US"/>
          </w:rPr>
          <w:t>American Journal of Political Science</w:t>
        </w:r>
      </w:hyperlink>
      <w:hyperlink r:id="rId353">
        <w:r w:rsidR="008F6A4E" w:rsidRPr="003133FC">
          <w:rPr>
            <w:noProof/>
            <w:lang w:val="en-US"/>
          </w:rPr>
          <w:t xml:space="preserve">, </w:t>
        </w:r>
      </w:hyperlink>
      <w:hyperlink r:id="rId354">
        <w:r w:rsidR="008F6A4E" w:rsidRPr="003133FC">
          <w:rPr>
            <w:i/>
            <w:noProof/>
            <w:lang w:val="en-US"/>
          </w:rPr>
          <w:t>55</w:t>
        </w:r>
      </w:hyperlink>
      <w:hyperlink r:id="rId355">
        <w:r w:rsidR="008F6A4E" w:rsidRPr="003133FC">
          <w:rPr>
            <w:noProof/>
            <w:lang w:val="en-US"/>
          </w:rPr>
          <w:t>(3), 574–589. https://doi.org/10.1111/j.1540-5907.2011.00511.x</w:t>
        </w:r>
      </w:hyperlink>
    </w:p>
    <w:p w14:paraId="5246EEF5" w14:textId="77777777" w:rsidR="0081434C" w:rsidRPr="003133FC" w:rsidRDefault="007E04D9" w:rsidP="00FD3AAD">
      <w:pPr>
        <w:widowControl w:val="0"/>
        <w:spacing w:line="360" w:lineRule="auto"/>
        <w:ind w:left="720" w:hanging="720"/>
        <w:jc w:val="both"/>
        <w:rPr>
          <w:b/>
          <w:noProof/>
          <w:lang w:val="en-US"/>
        </w:rPr>
      </w:pPr>
      <w:hyperlink r:id="rId356">
        <w:r w:rsidR="008F6A4E" w:rsidRPr="003133FC">
          <w:rPr>
            <w:noProof/>
            <w:lang w:val="en-US"/>
          </w:rPr>
          <w:t xml:space="preserve">Levy, J. (2008). Case Studies: Types, Designs, and Logics of Inference. </w:t>
        </w:r>
      </w:hyperlink>
      <w:hyperlink r:id="rId357">
        <w:r w:rsidR="008F6A4E" w:rsidRPr="003133FC">
          <w:rPr>
            <w:i/>
            <w:noProof/>
            <w:lang w:val="en-US"/>
          </w:rPr>
          <w:t>Conflict Management and Peace Science</w:t>
        </w:r>
      </w:hyperlink>
      <w:hyperlink r:id="rId358">
        <w:r w:rsidR="008F6A4E" w:rsidRPr="003133FC">
          <w:rPr>
            <w:noProof/>
            <w:lang w:val="en-US"/>
          </w:rPr>
          <w:t xml:space="preserve">, </w:t>
        </w:r>
      </w:hyperlink>
      <w:hyperlink r:id="rId359">
        <w:r w:rsidR="008F6A4E" w:rsidRPr="003133FC">
          <w:rPr>
            <w:i/>
            <w:noProof/>
            <w:lang w:val="en-US"/>
          </w:rPr>
          <w:t>25</w:t>
        </w:r>
      </w:hyperlink>
      <w:hyperlink r:id="rId360">
        <w:r w:rsidR="008F6A4E" w:rsidRPr="003133FC">
          <w:rPr>
            <w:noProof/>
            <w:lang w:val="en-US"/>
          </w:rPr>
          <w:t>(1), 1–18. https://doi.org/10.1080/07388940701860318</w:t>
        </w:r>
      </w:hyperlink>
    </w:p>
    <w:p w14:paraId="064A123C" w14:textId="77777777" w:rsidR="0081434C" w:rsidRPr="003133FC" w:rsidRDefault="007E04D9" w:rsidP="00FD3AAD">
      <w:pPr>
        <w:widowControl w:val="0"/>
        <w:spacing w:line="360" w:lineRule="auto"/>
        <w:ind w:left="720" w:hanging="720"/>
        <w:jc w:val="both"/>
        <w:rPr>
          <w:b/>
          <w:noProof/>
          <w:lang w:val="en-US"/>
        </w:rPr>
      </w:pPr>
      <w:hyperlink r:id="rId361">
        <w:r w:rsidR="008F6A4E" w:rsidRPr="003133FC">
          <w:rPr>
            <w:noProof/>
            <w:lang w:val="en-US"/>
          </w:rPr>
          <w:t xml:space="preserve">Lohmann, H., &amp; Zagel, H. (2016). Family policy in comparative perspective: The concepts and measurement of familization and defamilization. </w:t>
        </w:r>
      </w:hyperlink>
      <w:hyperlink r:id="rId362">
        <w:r w:rsidR="008F6A4E" w:rsidRPr="003133FC">
          <w:rPr>
            <w:i/>
            <w:noProof/>
            <w:lang w:val="en-US"/>
          </w:rPr>
          <w:t>Journal of European Social Policy</w:t>
        </w:r>
      </w:hyperlink>
      <w:hyperlink r:id="rId363">
        <w:r w:rsidR="008F6A4E" w:rsidRPr="003133FC">
          <w:rPr>
            <w:noProof/>
            <w:lang w:val="en-US"/>
          </w:rPr>
          <w:t xml:space="preserve">, </w:t>
        </w:r>
      </w:hyperlink>
      <w:hyperlink r:id="rId364">
        <w:r w:rsidR="008F6A4E" w:rsidRPr="003133FC">
          <w:rPr>
            <w:i/>
            <w:noProof/>
            <w:lang w:val="en-US"/>
          </w:rPr>
          <w:t>26</w:t>
        </w:r>
      </w:hyperlink>
      <w:hyperlink r:id="rId365">
        <w:r w:rsidR="008F6A4E" w:rsidRPr="003133FC">
          <w:rPr>
            <w:noProof/>
            <w:lang w:val="en-US"/>
          </w:rPr>
          <w:t>(1), 48–65.</w:t>
        </w:r>
      </w:hyperlink>
    </w:p>
    <w:p w14:paraId="62AA4A7B" w14:textId="77777777" w:rsidR="0081434C" w:rsidRPr="003133FC" w:rsidRDefault="007E04D9" w:rsidP="00FD3AAD">
      <w:pPr>
        <w:widowControl w:val="0"/>
        <w:spacing w:line="360" w:lineRule="auto"/>
        <w:ind w:left="720" w:hanging="720"/>
        <w:jc w:val="both"/>
        <w:rPr>
          <w:b/>
          <w:noProof/>
          <w:lang w:val="en-US"/>
        </w:rPr>
      </w:pPr>
      <w:hyperlink r:id="rId366">
        <w:r w:rsidR="008F6A4E" w:rsidRPr="003133FC">
          <w:rPr>
            <w:noProof/>
            <w:lang w:val="en-US"/>
          </w:rPr>
          <w:t xml:space="preserve">Long, S. (1997). </w:t>
        </w:r>
      </w:hyperlink>
      <w:hyperlink r:id="rId367">
        <w:r w:rsidR="008F6A4E" w:rsidRPr="003133FC">
          <w:rPr>
            <w:i/>
            <w:noProof/>
            <w:lang w:val="en-US"/>
          </w:rPr>
          <w:t>Regression Models for Categorical and Limited Dependent Variables</w:t>
        </w:r>
      </w:hyperlink>
      <w:hyperlink r:id="rId368">
        <w:r w:rsidR="008F6A4E" w:rsidRPr="003133FC">
          <w:rPr>
            <w:noProof/>
            <w:lang w:val="en-US"/>
          </w:rPr>
          <w:t>. Sage.</w:t>
        </w:r>
      </w:hyperlink>
    </w:p>
    <w:p w14:paraId="39F843D9" w14:textId="77777777" w:rsidR="0081434C" w:rsidRPr="003133FC" w:rsidRDefault="007E04D9" w:rsidP="00FD3AAD">
      <w:pPr>
        <w:widowControl w:val="0"/>
        <w:spacing w:line="360" w:lineRule="auto"/>
        <w:ind w:left="720" w:hanging="720"/>
        <w:jc w:val="both"/>
        <w:rPr>
          <w:b/>
          <w:noProof/>
          <w:lang w:val="en-US"/>
        </w:rPr>
      </w:pPr>
      <w:hyperlink r:id="rId369">
        <w:r w:rsidR="008F6A4E" w:rsidRPr="003133FC">
          <w:rPr>
            <w:noProof/>
            <w:lang w:val="en-US"/>
          </w:rPr>
          <w:t xml:space="preserve">Maestripieri, D., Henry, A., &amp; Nickels, N. (2017). Explaining financial and prosocial biases in favor of attractive people: Interdisciplinary perspectives from economics, social psychology, and evolutionary psychology. </w:t>
        </w:r>
      </w:hyperlink>
      <w:hyperlink r:id="rId370">
        <w:r w:rsidR="008F6A4E" w:rsidRPr="003133FC">
          <w:rPr>
            <w:i/>
            <w:noProof/>
            <w:lang w:val="en-US"/>
          </w:rPr>
          <w:t>Behavioral and Brain Sciences</w:t>
        </w:r>
      </w:hyperlink>
      <w:hyperlink r:id="rId371">
        <w:r w:rsidR="008F6A4E" w:rsidRPr="003133FC">
          <w:rPr>
            <w:noProof/>
            <w:lang w:val="en-US"/>
          </w:rPr>
          <w:t xml:space="preserve">, </w:t>
        </w:r>
      </w:hyperlink>
      <w:hyperlink r:id="rId372">
        <w:r w:rsidR="008F6A4E" w:rsidRPr="003133FC">
          <w:rPr>
            <w:i/>
            <w:noProof/>
            <w:lang w:val="en-US"/>
          </w:rPr>
          <w:t>40</w:t>
        </w:r>
      </w:hyperlink>
      <w:hyperlink r:id="rId373">
        <w:r w:rsidR="008F6A4E" w:rsidRPr="003133FC">
          <w:rPr>
            <w:noProof/>
            <w:lang w:val="en-US"/>
          </w:rPr>
          <w:t>.</w:t>
        </w:r>
      </w:hyperlink>
    </w:p>
    <w:p w14:paraId="044FBCA5" w14:textId="77777777" w:rsidR="0081434C" w:rsidRPr="003133FC" w:rsidRDefault="007E04D9" w:rsidP="00FD3AAD">
      <w:pPr>
        <w:widowControl w:val="0"/>
        <w:spacing w:line="360" w:lineRule="auto"/>
        <w:ind w:left="720" w:hanging="720"/>
        <w:jc w:val="both"/>
        <w:rPr>
          <w:b/>
          <w:noProof/>
          <w:lang w:val="en-US"/>
        </w:rPr>
      </w:pPr>
      <w:hyperlink r:id="rId374">
        <w:r w:rsidR="008F6A4E" w:rsidRPr="003133FC">
          <w:rPr>
            <w:noProof/>
            <w:lang w:val="en-US"/>
          </w:rPr>
          <w:t xml:space="preserve">Marcus, G., &amp; MacKuen, M. (1993). Anxiety, Enthusiasm, and the Vote: The Emotional Underpinnings of Learning and Involvement During Presidential Campaigns. </w:t>
        </w:r>
      </w:hyperlink>
      <w:hyperlink r:id="rId375">
        <w:r w:rsidR="008F6A4E" w:rsidRPr="003133FC">
          <w:rPr>
            <w:i/>
            <w:noProof/>
            <w:lang w:val="en-US"/>
          </w:rPr>
          <w:t>American Political Science Review</w:t>
        </w:r>
      </w:hyperlink>
      <w:hyperlink r:id="rId376">
        <w:r w:rsidR="008F6A4E" w:rsidRPr="003133FC">
          <w:rPr>
            <w:noProof/>
            <w:lang w:val="en-US"/>
          </w:rPr>
          <w:t xml:space="preserve">, </w:t>
        </w:r>
      </w:hyperlink>
      <w:hyperlink r:id="rId377">
        <w:r w:rsidR="008F6A4E" w:rsidRPr="003133FC">
          <w:rPr>
            <w:i/>
            <w:noProof/>
            <w:lang w:val="en-US"/>
          </w:rPr>
          <w:t>87</w:t>
        </w:r>
      </w:hyperlink>
      <w:hyperlink r:id="rId378">
        <w:r w:rsidR="008F6A4E" w:rsidRPr="003133FC">
          <w:rPr>
            <w:noProof/>
            <w:lang w:val="en-US"/>
          </w:rPr>
          <w:t>(3), 672–685. https://doi.org/10.2307/2938743</w:t>
        </w:r>
      </w:hyperlink>
    </w:p>
    <w:p w14:paraId="0204AD22" w14:textId="427385D4" w:rsidR="0081434C" w:rsidRPr="003133FC" w:rsidRDefault="007E04D9" w:rsidP="00FD3AAD">
      <w:pPr>
        <w:widowControl w:val="0"/>
        <w:spacing w:line="360" w:lineRule="auto"/>
        <w:ind w:left="720" w:hanging="720"/>
        <w:jc w:val="both"/>
        <w:rPr>
          <w:b/>
          <w:noProof/>
          <w:lang w:val="en-US"/>
        </w:rPr>
      </w:pPr>
      <w:hyperlink r:id="rId379">
        <w:r w:rsidR="008F6A4E" w:rsidRPr="003133FC">
          <w:rPr>
            <w:noProof/>
            <w:lang w:val="en-US"/>
          </w:rPr>
          <w:t xml:space="preserve">Marshall, M., &amp; Jaggers, K. (2020). </w:t>
        </w:r>
      </w:hyperlink>
      <w:hyperlink r:id="rId380">
        <w:r w:rsidR="008F6A4E" w:rsidRPr="003133FC">
          <w:rPr>
            <w:i/>
            <w:noProof/>
            <w:lang w:val="en-US"/>
          </w:rPr>
          <w:t>POLITY V PROJECT Political Regime Characteristics and Transitions, 1800-2018 Dataset Users’ Manual</w:t>
        </w:r>
      </w:hyperlink>
      <w:hyperlink r:id="rId381">
        <w:r w:rsidR="008F6A4E" w:rsidRPr="003133FC">
          <w:rPr>
            <w:noProof/>
            <w:lang w:val="en-US"/>
          </w:rPr>
          <w:t xml:space="preserve">. </w:t>
        </w:r>
        <w:r w:rsidR="00435A0E">
          <w:rPr>
            <w:noProof/>
            <w:lang w:val="en-US"/>
          </w:rPr>
          <w:t xml:space="preserve">Center for Systemic Peace. </w:t>
        </w:r>
        <w:r w:rsidR="008F6A4E" w:rsidRPr="003133FC">
          <w:rPr>
            <w:noProof/>
            <w:lang w:val="en-US"/>
          </w:rPr>
          <w:t>http://www.systemicpeace.org/inscr/p5manualv201</w:t>
        </w:r>
        <w:r w:rsidR="008F6A4E" w:rsidRPr="003133FC">
          <w:rPr>
            <w:noProof/>
            <w:lang w:val="en-US"/>
          </w:rPr>
          <w:t>8</w:t>
        </w:r>
        <w:r w:rsidR="008F6A4E" w:rsidRPr="003133FC">
          <w:rPr>
            <w:noProof/>
            <w:lang w:val="en-US"/>
          </w:rPr>
          <w:t>.pdf</w:t>
        </w:r>
      </w:hyperlink>
    </w:p>
    <w:p w14:paraId="0872A4C2" w14:textId="77777777" w:rsidR="0081434C" w:rsidRPr="003133FC" w:rsidRDefault="007E04D9" w:rsidP="00FD3AAD">
      <w:pPr>
        <w:widowControl w:val="0"/>
        <w:spacing w:line="360" w:lineRule="auto"/>
        <w:ind w:left="720" w:hanging="720"/>
        <w:jc w:val="both"/>
        <w:rPr>
          <w:b/>
          <w:noProof/>
          <w:lang w:val="en-US"/>
        </w:rPr>
      </w:pPr>
      <w:hyperlink r:id="rId382">
        <w:r w:rsidR="008F6A4E" w:rsidRPr="003133FC">
          <w:rPr>
            <w:noProof/>
            <w:lang w:val="en-US"/>
          </w:rPr>
          <w:t xml:space="preserve">Mattes, K., Spezio, M., Kim, H., Todorov, A., Adolphs, R., &amp; Alvarez, M. (2010). Predicting Election Outcomes from Positive and Negative Trait Assessments of Candidate Images. </w:t>
        </w:r>
      </w:hyperlink>
      <w:hyperlink r:id="rId383">
        <w:r w:rsidR="008F6A4E" w:rsidRPr="003133FC">
          <w:rPr>
            <w:i/>
            <w:noProof/>
            <w:lang w:val="en-US"/>
          </w:rPr>
          <w:t>Political Psychology</w:t>
        </w:r>
      </w:hyperlink>
      <w:hyperlink r:id="rId384">
        <w:r w:rsidR="008F6A4E" w:rsidRPr="003133FC">
          <w:rPr>
            <w:noProof/>
            <w:lang w:val="en-US"/>
          </w:rPr>
          <w:t xml:space="preserve">, </w:t>
        </w:r>
      </w:hyperlink>
      <w:hyperlink r:id="rId385">
        <w:r w:rsidR="008F6A4E" w:rsidRPr="003133FC">
          <w:rPr>
            <w:i/>
            <w:noProof/>
            <w:lang w:val="en-US"/>
          </w:rPr>
          <w:t>31</w:t>
        </w:r>
      </w:hyperlink>
      <w:hyperlink r:id="rId386">
        <w:r w:rsidR="008F6A4E" w:rsidRPr="003133FC">
          <w:rPr>
            <w:noProof/>
            <w:lang w:val="en-US"/>
          </w:rPr>
          <w:t>(1), 41–58. https://doi.org/10.1111/j.1467-9221.2009.00745.x</w:t>
        </w:r>
      </w:hyperlink>
    </w:p>
    <w:p w14:paraId="31274AD2" w14:textId="77777777" w:rsidR="0081434C" w:rsidRPr="003133FC" w:rsidRDefault="007E04D9" w:rsidP="00FD3AAD">
      <w:pPr>
        <w:widowControl w:val="0"/>
        <w:spacing w:line="360" w:lineRule="auto"/>
        <w:ind w:left="720" w:hanging="720"/>
        <w:jc w:val="both"/>
        <w:rPr>
          <w:b/>
          <w:noProof/>
          <w:lang w:val="en-US"/>
        </w:rPr>
      </w:pPr>
      <w:hyperlink r:id="rId387">
        <w:r w:rsidR="008F6A4E" w:rsidRPr="003133FC">
          <w:rPr>
            <w:noProof/>
            <w:lang w:val="en-US"/>
          </w:rPr>
          <w:t xml:space="preserve">McClintock, E. A. (2014). Beauty and Status: The Illusion of Exchange in Partner Selection? </w:t>
        </w:r>
      </w:hyperlink>
      <w:hyperlink r:id="rId388">
        <w:r w:rsidR="008F6A4E" w:rsidRPr="003133FC">
          <w:rPr>
            <w:i/>
            <w:noProof/>
            <w:lang w:val="en-US"/>
          </w:rPr>
          <w:t>American Sociological Review</w:t>
        </w:r>
      </w:hyperlink>
      <w:hyperlink r:id="rId389">
        <w:r w:rsidR="008F6A4E" w:rsidRPr="003133FC">
          <w:rPr>
            <w:noProof/>
            <w:lang w:val="en-US"/>
          </w:rPr>
          <w:t xml:space="preserve">, </w:t>
        </w:r>
      </w:hyperlink>
      <w:hyperlink r:id="rId390">
        <w:r w:rsidR="008F6A4E" w:rsidRPr="003133FC">
          <w:rPr>
            <w:i/>
            <w:noProof/>
            <w:lang w:val="en-US"/>
          </w:rPr>
          <w:t>79</w:t>
        </w:r>
      </w:hyperlink>
      <w:hyperlink r:id="rId391">
        <w:r w:rsidR="008F6A4E" w:rsidRPr="003133FC">
          <w:rPr>
            <w:noProof/>
            <w:lang w:val="en-US"/>
          </w:rPr>
          <w:t>(4), 575–604. https://doi.org/10.1177/0003122414536391</w:t>
        </w:r>
      </w:hyperlink>
    </w:p>
    <w:p w14:paraId="4B6E286E" w14:textId="02C4F648" w:rsidR="0081434C" w:rsidRPr="003133FC" w:rsidRDefault="00DC11BA" w:rsidP="00FD3AAD">
      <w:pPr>
        <w:widowControl w:val="0"/>
        <w:spacing w:line="360" w:lineRule="auto"/>
        <w:ind w:left="720" w:hanging="720"/>
        <w:jc w:val="both"/>
        <w:rPr>
          <w:b/>
          <w:noProof/>
          <w:lang w:val="en-US"/>
        </w:rPr>
      </w:pPr>
      <w:hyperlink r:id="rId392">
        <w:r w:rsidR="008F6A4E" w:rsidRPr="003133FC">
          <w:rPr>
            <w:noProof/>
            <w:lang w:val="en-US"/>
          </w:rPr>
          <w:t xml:space="preserve">Mears, A. (2011). </w:t>
        </w:r>
      </w:hyperlink>
      <w:hyperlink r:id="rId393">
        <w:r w:rsidR="008F6A4E" w:rsidRPr="003133FC">
          <w:rPr>
            <w:i/>
            <w:noProof/>
            <w:lang w:val="en-US"/>
          </w:rPr>
          <w:t>Pricing Beauty</w:t>
        </w:r>
      </w:hyperlink>
      <w:hyperlink r:id="rId394">
        <w:r w:rsidR="008F6A4E" w:rsidRPr="003133FC">
          <w:rPr>
            <w:noProof/>
            <w:lang w:val="en-US"/>
          </w:rPr>
          <w:t>. University of California Press.</w:t>
        </w:r>
      </w:hyperlink>
    </w:p>
    <w:p w14:paraId="5C11DFDC" w14:textId="77777777" w:rsidR="0081434C" w:rsidRPr="003133FC" w:rsidRDefault="007E04D9" w:rsidP="00FD3AAD">
      <w:pPr>
        <w:widowControl w:val="0"/>
        <w:spacing w:line="360" w:lineRule="auto"/>
        <w:ind w:left="720" w:hanging="720"/>
        <w:jc w:val="both"/>
        <w:rPr>
          <w:b/>
          <w:noProof/>
          <w:lang w:val="en-US"/>
        </w:rPr>
      </w:pPr>
      <w:hyperlink r:id="rId395">
        <w:r w:rsidR="008F6A4E" w:rsidRPr="003133FC">
          <w:rPr>
            <w:noProof/>
            <w:lang w:val="en-US"/>
          </w:rPr>
          <w:t xml:space="preserve">Mears, A. (2015). Girls as elite distinction: The appropriation of bodily capital. </w:t>
        </w:r>
      </w:hyperlink>
      <w:hyperlink r:id="rId396">
        <w:r w:rsidR="008F6A4E" w:rsidRPr="003133FC">
          <w:rPr>
            <w:i/>
            <w:noProof/>
            <w:lang w:val="en-US"/>
          </w:rPr>
          <w:t>Poetics</w:t>
        </w:r>
      </w:hyperlink>
      <w:hyperlink r:id="rId397">
        <w:r w:rsidR="008F6A4E" w:rsidRPr="003133FC">
          <w:rPr>
            <w:noProof/>
            <w:lang w:val="en-US"/>
          </w:rPr>
          <w:t xml:space="preserve">, </w:t>
        </w:r>
      </w:hyperlink>
      <w:hyperlink r:id="rId398">
        <w:r w:rsidR="008F6A4E" w:rsidRPr="003133FC">
          <w:rPr>
            <w:i/>
            <w:noProof/>
            <w:lang w:val="en-US"/>
          </w:rPr>
          <w:t>53</w:t>
        </w:r>
      </w:hyperlink>
      <w:hyperlink r:id="rId399">
        <w:r w:rsidR="008F6A4E" w:rsidRPr="003133FC">
          <w:rPr>
            <w:noProof/>
            <w:lang w:val="en-US"/>
          </w:rPr>
          <w:t>, 22–37.</w:t>
        </w:r>
      </w:hyperlink>
    </w:p>
    <w:p w14:paraId="34C5DFA0" w14:textId="1EEAA04F" w:rsidR="0081434C" w:rsidRPr="003133FC" w:rsidRDefault="007E04D9" w:rsidP="00FD3AAD">
      <w:pPr>
        <w:widowControl w:val="0"/>
        <w:spacing w:line="360" w:lineRule="auto"/>
        <w:ind w:left="720" w:hanging="720"/>
        <w:jc w:val="both"/>
        <w:rPr>
          <w:b/>
          <w:noProof/>
          <w:lang w:val="en-US"/>
        </w:rPr>
      </w:pPr>
      <w:hyperlink r:id="rId400">
        <w:r w:rsidR="008F6A4E" w:rsidRPr="00DD1C80">
          <w:rPr>
            <w:noProof/>
            <w:lang w:val="es-ES"/>
          </w:rPr>
          <w:t xml:space="preserve">Meron, M., Amar, M., Laurent-Zuani, A.-C., Holý, D., Erhartova, J., Gallo, F., Lindner, E., Záhonyi, M., Váradi, R., &amp; Huszár, Á. (2014). </w:t>
        </w:r>
        <w:r w:rsidR="008F6A4E" w:rsidRPr="003133FC">
          <w:rPr>
            <w:noProof/>
            <w:lang w:val="en-US"/>
          </w:rPr>
          <w:t xml:space="preserve">Final report of the ESSnet on the harmonisation and implementation of a European Socio-economic classification: European Socio-economic groups (EseG). </w:t>
        </w:r>
      </w:hyperlink>
    </w:p>
    <w:p w14:paraId="2620DBC3" w14:textId="77777777" w:rsidR="0081434C" w:rsidRPr="003133FC" w:rsidRDefault="007E04D9" w:rsidP="00FD3AAD">
      <w:pPr>
        <w:widowControl w:val="0"/>
        <w:spacing w:line="360" w:lineRule="auto"/>
        <w:ind w:left="720" w:hanging="720"/>
        <w:jc w:val="both"/>
        <w:rPr>
          <w:b/>
          <w:noProof/>
          <w:lang w:val="en-US"/>
        </w:rPr>
      </w:pPr>
      <w:hyperlink r:id="rId401">
        <w:r w:rsidR="008F6A4E" w:rsidRPr="003133FC">
          <w:rPr>
            <w:noProof/>
            <w:lang w:val="en-US"/>
          </w:rPr>
          <w:t xml:space="preserve">Miller, A., Wattenberg, M., &amp; Malanchuk, O. (1986). Schematic Assessments of Presidential Candidates. </w:t>
        </w:r>
      </w:hyperlink>
      <w:hyperlink r:id="rId402">
        <w:r w:rsidR="008F6A4E" w:rsidRPr="003133FC">
          <w:rPr>
            <w:i/>
            <w:noProof/>
            <w:lang w:val="en-US"/>
          </w:rPr>
          <w:t xml:space="preserve">American Political Science </w:t>
        </w:r>
        <w:r w:rsidR="008F6A4E" w:rsidRPr="003133FC">
          <w:rPr>
            <w:i/>
            <w:noProof/>
            <w:lang w:val="en-US"/>
          </w:rPr>
          <w:lastRenderedPageBreak/>
          <w:t>Review</w:t>
        </w:r>
      </w:hyperlink>
      <w:hyperlink r:id="rId403">
        <w:r w:rsidR="008F6A4E" w:rsidRPr="003133FC">
          <w:rPr>
            <w:noProof/>
            <w:lang w:val="en-US"/>
          </w:rPr>
          <w:t xml:space="preserve">, </w:t>
        </w:r>
      </w:hyperlink>
      <w:hyperlink r:id="rId404">
        <w:r w:rsidR="008F6A4E" w:rsidRPr="003133FC">
          <w:rPr>
            <w:i/>
            <w:noProof/>
            <w:lang w:val="en-US"/>
          </w:rPr>
          <w:t>80</w:t>
        </w:r>
      </w:hyperlink>
      <w:hyperlink r:id="rId405">
        <w:r w:rsidR="008F6A4E" w:rsidRPr="003133FC">
          <w:rPr>
            <w:noProof/>
            <w:lang w:val="en-US"/>
          </w:rPr>
          <w:t>(2), 521–540. https://doi.org/10.2307/1958272</w:t>
        </w:r>
      </w:hyperlink>
    </w:p>
    <w:p w14:paraId="559B8B20" w14:textId="77777777" w:rsidR="0081434C" w:rsidRPr="003133FC" w:rsidRDefault="007E04D9" w:rsidP="00FD3AAD">
      <w:pPr>
        <w:widowControl w:val="0"/>
        <w:spacing w:line="360" w:lineRule="auto"/>
        <w:ind w:left="720" w:hanging="720"/>
        <w:jc w:val="both"/>
        <w:rPr>
          <w:b/>
          <w:noProof/>
          <w:lang w:val="en-US"/>
        </w:rPr>
      </w:pPr>
      <w:hyperlink r:id="rId406">
        <w:r w:rsidR="008F6A4E" w:rsidRPr="003133FC">
          <w:rPr>
            <w:noProof/>
            <w:lang w:val="en-US"/>
          </w:rPr>
          <w:t xml:space="preserve">Monk, E. P., Esposito, M. H., &amp; Lee, H. (2021). Beholding inequality: Race, gender, and returns to physical attractiveness in the United States. </w:t>
        </w:r>
      </w:hyperlink>
      <w:hyperlink r:id="rId407">
        <w:r w:rsidR="008F6A4E" w:rsidRPr="003133FC">
          <w:rPr>
            <w:i/>
            <w:noProof/>
            <w:lang w:val="en-US"/>
          </w:rPr>
          <w:t>American Journal of Sociology</w:t>
        </w:r>
      </w:hyperlink>
      <w:hyperlink r:id="rId408">
        <w:r w:rsidR="008F6A4E" w:rsidRPr="003133FC">
          <w:rPr>
            <w:noProof/>
            <w:lang w:val="en-US"/>
          </w:rPr>
          <w:t xml:space="preserve">, </w:t>
        </w:r>
      </w:hyperlink>
      <w:hyperlink r:id="rId409">
        <w:r w:rsidR="008F6A4E" w:rsidRPr="003133FC">
          <w:rPr>
            <w:i/>
            <w:noProof/>
            <w:lang w:val="en-US"/>
          </w:rPr>
          <w:t>127</w:t>
        </w:r>
      </w:hyperlink>
      <w:hyperlink r:id="rId410">
        <w:r w:rsidR="008F6A4E" w:rsidRPr="003133FC">
          <w:rPr>
            <w:noProof/>
            <w:lang w:val="en-US"/>
          </w:rPr>
          <w:t>(1), 194–241.</w:t>
        </w:r>
      </w:hyperlink>
    </w:p>
    <w:p w14:paraId="4B3528CF" w14:textId="022568EF" w:rsidR="0081434C" w:rsidRPr="003C41B0" w:rsidRDefault="007E04D9" w:rsidP="003C41B0">
      <w:pPr>
        <w:widowControl w:val="0"/>
        <w:spacing w:line="360" w:lineRule="auto"/>
        <w:ind w:left="720" w:hanging="720"/>
        <w:jc w:val="both"/>
        <w:rPr>
          <w:noProof/>
          <w:lang w:val="en-US"/>
        </w:rPr>
      </w:pPr>
      <w:hyperlink r:id="rId411">
        <w:r w:rsidR="008F6A4E" w:rsidRPr="003133FC">
          <w:rPr>
            <w:noProof/>
            <w:lang w:val="en-US"/>
          </w:rPr>
          <w:t xml:space="preserve">Official Statistics Finland (OSF), S. (2017). </w:t>
        </w:r>
      </w:hyperlink>
      <w:hyperlink r:id="rId412">
        <w:r w:rsidR="008F6A4E" w:rsidRPr="003133FC">
          <w:rPr>
            <w:i/>
            <w:noProof/>
            <w:lang w:val="en-US"/>
          </w:rPr>
          <w:t>Background analysis of candidates in the Municipal elections 2017</w:t>
        </w:r>
      </w:hyperlink>
      <w:r w:rsidR="003C41B0" w:rsidRPr="003C41B0">
        <w:rPr>
          <w:noProof/>
          <w:lang w:val="en-US"/>
        </w:rPr>
        <w:t xml:space="preserve">. Statistics Finland. </w:t>
      </w:r>
      <w:hyperlink r:id="rId413" w:history="1">
        <w:r w:rsidR="00EC011D" w:rsidRPr="00256719">
          <w:rPr>
            <w:rStyle w:val="Hyperlink"/>
            <w:bCs/>
            <w:lang w:val="en-US"/>
          </w:rPr>
          <w:t>https://www.stat.fi/til/kvaa/2017/01/kvaa_2017_</w:t>
        </w:r>
        <w:r w:rsidR="00EC011D" w:rsidRPr="00256719">
          <w:rPr>
            <w:rStyle w:val="Hyperlink"/>
            <w:bCs/>
            <w:lang w:val="en-US"/>
          </w:rPr>
          <w:br/>
          <w:t>01_2017-03-31_kat_001_en.html</w:t>
        </w:r>
      </w:hyperlink>
    </w:p>
    <w:p w14:paraId="516B7367" w14:textId="77777777" w:rsidR="0081434C" w:rsidRPr="003133FC" w:rsidRDefault="007E04D9" w:rsidP="00FD3AAD">
      <w:pPr>
        <w:widowControl w:val="0"/>
        <w:spacing w:line="360" w:lineRule="auto"/>
        <w:ind w:left="720" w:hanging="720"/>
        <w:jc w:val="both"/>
        <w:rPr>
          <w:b/>
          <w:noProof/>
          <w:lang w:val="en-US"/>
        </w:rPr>
      </w:pPr>
      <w:hyperlink r:id="rId414">
        <w:r w:rsidR="008F6A4E" w:rsidRPr="003133FC">
          <w:rPr>
            <w:noProof/>
            <w:lang w:val="en-US"/>
          </w:rPr>
          <w:t xml:space="preserve">Olivola, C., Tingley, D., &amp; Todorov, A. (2018). Republican Voters Prefer Candidates Who Have Conservative-Looking Faces: New Evidence From Exit Polls. </w:t>
        </w:r>
      </w:hyperlink>
      <w:hyperlink r:id="rId415">
        <w:r w:rsidR="008F6A4E" w:rsidRPr="003133FC">
          <w:rPr>
            <w:i/>
            <w:noProof/>
            <w:lang w:val="en-US"/>
          </w:rPr>
          <w:t>Political Psychology</w:t>
        </w:r>
      </w:hyperlink>
      <w:hyperlink r:id="rId416">
        <w:r w:rsidR="008F6A4E" w:rsidRPr="003133FC">
          <w:rPr>
            <w:noProof/>
            <w:lang w:val="en-US"/>
          </w:rPr>
          <w:t xml:space="preserve">, </w:t>
        </w:r>
      </w:hyperlink>
      <w:hyperlink r:id="rId417">
        <w:r w:rsidR="008F6A4E" w:rsidRPr="003133FC">
          <w:rPr>
            <w:i/>
            <w:noProof/>
            <w:lang w:val="en-US"/>
          </w:rPr>
          <w:t>39</w:t>
        </w:r>
      </w:hyperlink>
      <w:hyperlink r:id="rId418">
        <w:r w:rsidR="008F6A4E" w:rsidRPr="003133FC">
          <w:rPr>
            <w:noProof/>
            <w:lang w:val="en-US"/>
          </w:rPr>
          <w:t>(5), 1157–1171. https://doi.org/10.1111/pops.12489</w:t>
        </w:r>
      </w:hyperlink>
    </w:p>
    <w:p w14:paraId="223706F8" w14:textId="77777777" w:rsidR="0081434C" w:rsidRPr="003133FC" w:rsidRDefault="007E04D9" w:rsidP="00FD3AAD">
      <w:pPr>
        <w:widowControl w:val="0"/>
        <w:spacing w:line="360" w:lineRule="auto"/>
        <w:ind w:left="720" w:hanging="720"/>
        <w:jc w:val="both"/>
        <w:rPr>
          <w:b/>
          <w:noProof/>
          <w:lang w:val="en-US"/>
        </w:rPr>
      </w:pPr>
      <w:hyperlink r:id="rId419">
        <w:r w:rsidR="008F6A4E" w:rsidRPr="003133FC">
          <w:rPr>
            <w:noProof/>
            <w:lang w:val="en-US"/>
          </w:rPr>
          <w:t xml:space="preserve">Pajunen, T., Kukkonen, I., Sarpila, O., &amp; Åberg, E. (2021). </w:t>
        </w:r>
      </w:hyperlink>
      <w:hyperlink r:id="rId420">
        <w:r w:rsidR="008F6A4E" w:rsidRPr="003133FC">
          <w:rPr>
            <w:i/>
            <w:noProof/>
            <w:lang w:val="en-US"/>
          </w:rPr>
          <w:t>Systematic Review of Differences in Socioeconomic Outcomes of Attractiveness Between Men and Women</w:t>
        </w:r>
      </w:hyperlink>
      <w:hyperlink r:id="rId421">
        <w:r w:rsidR="008F6A4E" w:rsidRPr="003133FC">
          <w:rPr>
            <w:noProof/>
            <w:lang w:val="en-US"/>
          </w:rPr>
          <w:t>. SocArXiv. https://doi.org/10.31235/osf.io/rmcqh</w:t>
        </w:r>
      </w:hyperlink>
    </w:p>
    <w:p w14:paraId="341315B0" w14:textId="77777777" w:rsidR="0081434C" w:rsidRPr="003133FC" w:rsidRDefault="007E04D9" w:rsidP="00FD3AAD">
      <w:pPr>
        <w:widowControl w:val="0"/>
        <w:spacing w:line="360" w:lineRule="auto"/>
        <w:ind w:left="720" w:hanging="720"/>
        <w:jc w:val="both"/>
        <w:rPr>
          <w:b/>
          <w:noProof/>
          <w:lang w:val="en-US"/>
        </w:rPr>
      </w:pPr>
      <w:hyperlink r:id="rId422">
        <w:r w:rsidR="008F6A4E" w:rsidRPr="003133FC">
          <w:rPr>
            <w:noProof/>
            <w:lang w:val="en-US"/>
          </w:rPr>
          <w:t xml:space="preserve">Praino, R., &amp; Stockemer, D. (2019). What Are Good-Looking Candidates, and Can They Sway Election Results? </w:t>
        </w:r>
      </w:hyperlink>
      <w:hyperlink r:id="rId423">
        <w:r w:rsidR="008F6A4E" w:rsidRPr="003133FC">
          <w:rPr>
            <w:i/>
            <w:noProof/>
            <w:lang w:val="en-US"/>
          </w:rPr>
          <w:t>Social Science Quarterly</w:t>
        </w:r>
      </w:hyperlink>
      <w:hyperlink r:id="rId424">
        <w:r w:rsidR="008F6A4E" w:rsidRPr="003133FC">
          <w:rPr>
            <w:noProof/>
            <w:lang w:val="en-US"/>
          </w:rPr>
          <w:t xml:space="preserve">, </w:t>
        </w:r>
      </w:hyperlink>
      <w:hyperlink r:id="rId425">
        <w:r w:rsidR="008F6A4E" w:rsidRPr="003133FC">
          <w:rPr>
            <w:i/>
            <w:noProof/>
            <w:lang w:val="en-US"/>
          </w:rPr>
          <w:t>100</w:t>
        </w:r>
      </w:hyperlink>
      <w:hyperlink r:id="rId426">
        <w:r w:rsidR="008F6A4E" w:rsidRPr="003133FC">
          <w:rPr>
            <w:noProof/>
            <w:lang w:val="en-US"/>
          </w:rPr>
          <w:t>(3), 531–543. https://doi.org/10.1111/ssqu.12540</w:t>
        </w:r>
      </w:hyperlink>
    </w:p>
    <w:p w14:paraId="5B33C040" w14:textId="77777777" w:rsidR="0081434C" w:rsidRPr="003133FC" w:rsidRDefault="007E04D9" w:rsidP="00FD3AAD">
      <w:pPr>
        <w:widowControl w:val="0"/>
        <w:spacing w:line="360" w:lineRule="auto"/>
        <w:ind w:left="720" w:hanging="720"/>
        <w:jc w:val="both"/>
        <w:rPr>
          <w:b/>
          <w:noProof/>
          <w:lang w:val="en-US"/>
        </w:rPr>
      </w:pPr>
      <w:hyperlink r:id="rId427">
        <w:r w:rsidR="008F6A4E" w:rsidRPr="003133FC">
          <w:rPr>
            <w:noProof/>
            <w:lang w:val="en-US"/>
          </w:rPr>
          <w:t xml:space="preserve">Praino, R., Stockemer, D., &amp; Ratis, J. (2014). Looking Good or Looking Competent? Physical Appearance and Electoral Success in the 2008 Congressional Elections. </w:t>
        </w:r>
      </w:hyperlink>
      <w:hyperlink r:id="rId428">
        <w:r w:rsidR="008F6A4E" w:rsidRPr="003133FC">
          <w:rPr>
            <w:i/>
            <w:noProof/>
            <w:lang w:val="en-US"/>
          </w:rPr>
          <w:t>American Politics Research</w:t>
        </w:r>
      </w:hyperlink>
      <w:hyperlink r:id="rId429">
        <w:r w:rsidR="008F6A4E" w:rsidRPr="003133FC">
          <w:rPr>
            <w:noProof/>
            <w:lang w:val="en-US"/>
          </w:rPr>
          <w:t xml:space="preserve">, </w:t>
        </w:r>
      </w:hyperlink>
      <w:hyperlink r:id="rId430">
        <w:r w:rsidR="008F6A4E" w:rsidRPr="003133FC">
          <w:rPr>
            <w:i/>
            <w:noProof/>
            <w:lang w:val="en-US"/>
          </w:rPr>
          <w:t>42</w:t>
        </w:r>
      </w:hyperlink>
      <w:hyperlink r:id="rId431">
        <w:r w:rsidR="008F6A4E" w:rsidRPr="003133FC">
          <w:rPr>
            <w:noProof/>
            <w:lang w:val="en-US"/>
          </w:rPr>
          <w:t>(6), 1096–1117. https://doi.org/10.1177/1532673X14532825</w:t>
        </w:r>
      </w:hyperlink>
    </w:p>
    <w:p w14:paraId="6B6343BE" w14:textId="77777777" w:rsidR="0081434C" w:rsidRPr="003133FC" w:rsidRDefault="007E04D9" w:rsidP="00FD3AAD">
      <w:pPr>
        <w:widowControl w:val="0"/>
        <w:spacing w:line="360" w:lineRule="auto"/>
        <w:ind w:left="720" w:hanging="720"/>
        <w:jc w:val="both"/>
        <w:rPr>
          <w:b/>
          <w:noProof/>
          <w:lang w:val="en-US"/>
        </w:rPr>
      </w:pPr>
      <w:hyperlink r:id="rId432">
        <w:r w:rsidR="008F6A4E" w:rsidRPr="003133FC">
          <w:rPr>
            <w:noProof/>
            <w:lang w:val="en-US"/>
          </w:rPr>
          <w:t xml:space="preserve">Price, M., Kang, J., Dunn, J., &amp; Hopkins, S. (2011). Muscularity and Attractiveness as Predictors of Human Egalitarianism. </w:t>
        </w:r>
      </w:hyperlink>
      <w:hyperlink r:id="rId433">
        <w:r w:rsidR="008F6A4E" w:rsidRPr="003133FC">
          <w:rPr>
            <w:i/>
            <w:noProof/>
            <w:lang w:val="en-US"/>
          </w:rPr>
          <w:t>Personality and Individual Differences</w:t>
        </w:r>
      </w:hyperlink>
      <w:hyperlink r:id="rId434">
        <w:r w:rsidR="008F6A4E" w:rsidRPr="003133FC">
          <w:rPr>
            <w:noProof/>
            <w:lang w:val="en-US"/>
          </w:rPr>
          <w:t xml:space="preserve">, </w:t>
        </w:r>
      </w:hyperlink>
      <w:hyperlink r:id="rId435">
        <w:r w:rsidR="008F6A4E" w:rsidRPr="003133FC">
          <w:rPr>
            <w:i/>
            <w:noProof/>
            <w:lang w:val="en-US"/>
          </w:rPr>
          <w:t>50</w:t>
        </w:r>
      </w:hyperlink>
      <w:hyperlink r:id="rId436">
        <w:r w:rsidR="008F6A4E" w:rsidRPr="003133FC">
          <w:rPr>
            <w:noProof/>
            <w:lang w:val="en-US"/>
          </w:rPr>
          <w:t>(5), 636–640. https://doi.org/10.1016/j.paid.2010.12.009</w:t>
        </w:r>
      </w:hyperlink>
    </w:p>
    <w:p w14:paraId="5A2AD0D3" w14:textId="77777777" w:rsidR="0081434C" w:rsidRPr="003133FC" w:rsidRDefault="007E04D9" w:rsidP="00FD3AAD">
      <w:pPr>
        <w:widowControl w:val="0"/>
        <w:spacing w:line="360" w:lineRule="auto"/>
        <w:ind w:left="720" w:hanging="720"/>
        <w:jc w:val="both"/>
        <w:rPr>
          <w:b/>
          <w:noProof/>
          <w:lang w:val="en-US"/>
        </w:rPr>
      </w:pPr>
      <w:hyperlink r:id="rId437">
        <w:r w:rsidR="008F6A4E" w:rsidRPr="003133FC">
          <w:rPr>
            <w:noProof/>
            <w:lang w:val="en-US"/>
          </w:rPr>
          <w:t xml:space="preserve">Ridgeway, C. L. (2011). </w:t>
        </w:r>
      </w:hyperlink>
      <w:hyperlink r:id="rId438">
        <w:r w:rsidR="008F6A4E" w:rsidRPr="003133FC">
          <w:rPr>
            <w:i/>
            <w:noProof/>
            <w:lang w:val="en-US"/>
          </w:rPr>
          <w:t>Framed by gender: How gender inequality persists in the modern world</w:t>
        </w:r>
      </w:hyperlink>
      <w:hyperlink r:id="rId439">
        <w:r w:rsidR="008F6A4E" w:rsidRPr="003133FC">
          <w:rPr>
            <w:noProof/>
            <w:lang w:val="en-US"/>
          </w:rPr>
          <w:t>. Oxford University Press.</w:t>
        </w:r>
      </w:hyperlink>
    </w:p>
    <w:p w14:paraId="379A11C9" w14:textId="77777777" w:rsidR="0081434C" w:rsidRPr="003133FC" w:rsidRDefault="007E04D9" w:rsidP="00FD3AAD">
      <w:pPr>
        <w:widowControl w:val="0"/>
        <w:spacing w:line="360" w:lineRule="auto"/>
        <w:ind w:left="720" w:hanging="720"/>
        <w:jc w:val="both"/>
        <w:rPr>
          <w:b/>
          <w:noProof/>
          <w:lang w:val="en-US"/>
        </w:rPr>
      </w:pPr>
      <w:hyperlink r:id="rId440">
        <w:r w:rsidR="008F6A4E" w:rsidRPr="003133FC">
          <w:rPr>
            <w:noProof/>
            <w:lang w:val="en-US"/>
          </w:rPr>
          <w:t xml:space="preserve">Ridgeway, C. L. (2014). Why status matters for inequality. </w:t>
        </w:r>
      </w:hyperlink>
      <w:hyperlink r:id="rId441">
        <w:r w:rsidR="008F6A4E" w:rsidRPr="003133FC">
          <w:rPr>
            <w:i/>
            <w:noProof/>
            <w:lang w:val="en-US"/>
          </w:rPr>
          <w:t>American Sociological Review</w:t>
        </w:r>
      </w:hyperlink>
      <w:hyperlink r:id="rId442">
        <w:r w:rsidR="008F6A4E" w:rsidRPr="003133FC">
          <w:rPr>
            <w:noProof/>
            <w:lang w:val="en-US"/>
          </w:rPr>
          <w:t xml:space="preserve">, </w:t>
        </w:r>
      </w:hyperlink>
      <w:hyperlink r:id="rId443">
        <w:r w:rsidR="008F6A4E" w:rsidRPr="003133FC">
          <w:rPr>
            <w:i/>
            <w:noProof/>
            <w:lang w:val="en-US"/>
          </w:rPr>
          <w:t>79</w:t>
        </w:r>
      </w:hyperlink>
      <w:hyperlink r:id="rId444">
        <w:r w:rsidR="008F6A4E" w:rsidRPr="003133FC">
          <w:rPr>
            <w:noProof/>
            <w:lang w:val="en-US"/>
          </w:rPr>
          <w:t>(1), 1–16.</w:t>
        </w:r>
      </w:hyperlink>
    </w:p>
    <w:p w14:paraId="2CA90B69" w14:textId="77777777" w:rsidR="0081434C" w:rsidRPr="003133FC" w:rsidRDefault="007E04D9" w:rsidP="00FD3AAD">
      <w:pPr>
        <w:widowControl w:val="0"/>
        <w:spacing w:line="360" w:lineRule="auto"/>
        <w:ind w:left="720" w:hanging="720"/>
        <w:jc w:val="both"/>
        <w:rPr>
          <w:b/>
          <w:noProof/>
          <w:lang w:val="en-US"/>
        </w:rPr>
      </w:pPr>
      <w:hyperlink r:id="rId445">
        <w:r w:rsidR="008F6A4E" w:rsidRPr="003133FC">
          <w:rPr>
            <w:noProof/>
            <w:lang w:val="en-US"/>
          </w:rPr>
          <w:t xml:space="preserve">Ridgeway, C. L., &amp; Correll, S. J. (2004). Unpacking the gender system: A theoretical perspective on gender beliefs and social relations. </w:t>
        </w:r>
      </w:hyperlink>
      <w:hyperlink r:id="rId446">
        <w:r w:rsidR="008F6A4E" w:rsidRPr="003133FC">
          <w:rPr>
            <w:i/>
            <w:noProof/>
            <w:lang w:val="en-US"/>
          </w:rPr>
          <w:t>Gender &amp; Society</w:t>
        </w:r>
      </w:hyperlink>
      <w:hyperlink r:id="rId447">
        <w:r w:rsidR="008F6A4E" w:rsidRPr="003133FC">
          <w:rPr>
            <w:noProof/>
            <w:lang w:val="en-US"/>
          </w:rPr>
          <w:t xml:space="preserve">, </w:t>
        </w:r>
      </w:hyperlink>
      <w:hyperlink r:id="rId448">
        <w:r w:rsidR="008F6A4E" w:rsidRPr="003133FC">
          <w:rPr>
            <w:i/>
            <w:noProof/>
            <w:lang w:val="en-US"/>
          </w:rPr>
          <w:t>18</w:t>
        </w:r>
      </w:hyperlink>
      <w:hyperlink r:id="rId449">
        <w:r w:rsidR="008F6A4E" w:rsidRPr="003133FC">
          <w:rPr>
            <w:noProof/>
            <w:lang w:val="en-US"/>
          </w:rPr>
          <w:t>(4), 510–531.</w:t>
        </w:r>
      </w:hyperlink>
    </w:p>
    <w:p w14:paraId="6C27883E" w14:textId="77777777" w:rsidR="0081434C" w:rsidRPr="003133FC" w:rsidRDefault="007E04D9" w:rsidP="00FD3AAD">
      <w:pPr>
        <w:widowControl w:val="0"/>
        <w:spacing w:line="360" w:lineRule="auto"/>
        <w:ind w:left="720" w:hanging="720"/>
        <w:jc w:val="both"/>
        <w:rPr>
          <w:b/>
          <w:noProof/>
          <w:lang w:val="en-US"/>
        </w:rPr>
      </w:pPr>
      <w:hyperlink r:id="rId450">
        <w:r w:rsidR="008F6A4E" w:rsidRPr="003133FC">
          <w:rPr>
            <w:noProof/>
            <w:lang w:val="en-US"/>
          </w:rPr>
          <w:t xml:space="preserve">Riggle, E., Ottati, V., Wyer, R., Kuklinski, J., &amp; Schwarz, N. (1992). Bases of Political Judgments: The Role of Stereotypic and Nonstereotypic Information. </w:t>
        </w:r>
      </w:hyperlink>
      <w:hyperlink r:id="rId451">
        <w:r w:rsidR="008F6A4E" w:rsidRPr="003133FC">
          <w:rPr>
            <w:i/>
            <w:noProof/>
            <w:lang w:val="en-US"/>
          </w:rPr>
          <w:t>Political Behavior</w:t>
        </w:r>
      </w:hyperlink>
      <w:hyperlink r:id="rId452">
        <w:r w:rsidR="008F6A4E" w:rsidRPr="003133FC">
          <w:rPr>
            <w:noProof/>
            <w:lang w:val="en-US"/>
          </w:rPr>
          <w:t xml:space="preserve">, </w:t>
        </w:r>
      </w:hyperlink>
      <w:hyperlink r:id="rId453">
        <w:r w:rsidR="008F6A4E" w:rsidRPr="003133FC">
          <w:rPr>
            <w:i/>
            <w:noProof/>
            <w:lang w:val="en-US"/>
          </w:rPr>
          <w:t>14</w:t>
        </w:r>
      </w:hyperlink>
      <w:hyperlink r:id="rId454">
        <w:r w:rsidR="008F6A4E" w:rsidRPr="003133FC">
          <w:rPr>
            <w:noProof/>
            <w:lang w:val="en-US"/>
          </w:rPr>
          <w:t>(1), 67–87. https://doi.org/10.1007/BF00993509</w:t>
        </w:r>
      </w:hyperlink>
    </w:p>
    <w:p w14:paraId="43A2AF34" w14:textId="77777777" w:rsidR="0081434C" w:rsidRPr="003133FC" w:rsidRDefault="007E04D9" w:rsidP="00FD3AAD">
      <w:pPr>
        <w:widowControl w:val="0"/>
        <w:spacing w:line="360" w:lineRule="auto"/>
        <w:ind w:left="720" w:hanging="720"/>
        <w:jc w:val="both"/>
        <w:rPr>
          <w:b/>
          <w:noProof/>
          <w:lang w:val="en-US"/>
        </w:rPr>
      </w:pPr>
      <w:hyperlink r:id="rId455">
        <w:r w:rsidR="008F6A4E" w:rsidRPr="003133FC">
          <w:rPr>
            <w:noProof/>
            <w:lang w:val="en-US"/>
          </w:rPr>
          <w:t xml:space="preserve">Rosar, U., Klein, M., &amp; Beckers, T. (2008). The Frog Pond Beauty Contest: Physical Attractiveness and Electoral Success of the Constituency Candidates at the North Rhine-Westphalia State Election of 2005. </w:t>
        </w:r>
      </w:hyperlink>
      <w:hyperlink r:id="rId456">
        <w:r w:rsidR="008F6A4E" w:rsidRPr="003133FC">
          <w:rPr>
            <w:i/>
            <w:noProof/>
            <w:lang w:val="en-US"/>
          </w:rPr>
          <w:t>European Journal of Political Research</w:t>
        </w:r>
      </w:hyperlink>
      <w:hyperlink r:id="rId457">
        <w:r w:rsidR="008F6A4E" w:rsidRPr="003133FC">
          <w:rPr>
            <w:noProof/>
            <w:lang w:val="en-US"/>
          </w:rPr>
          <w:t xml:space="preserve">, </w:t>
        </w:r>
      </w:hyperlink>
      <w:hyperlink r:id="rId458">
        <w:r w:rsidR="008F6A4E" w:rsidRPr="003133FC">
          <w:rPr>
            <w:i/>
            <w:noProof/>
            <w:lang w:val="en-US"/>
          </w:rPr>
          <w:t>47</w:t>
        </w:r>
      </w:hyperlink>
      <w:hyperlink r:id="rId459">
        <w:r w:rsidR="008F6A4E" w:rsidRPr="003133FC">
          <w:rPr>
            <w:noProof/>
            <w:lang w:val="en-US"/>
          </w:rPr>
          <w:t>(1), 64–79. https://doi.org/10.1111/j.1475-6765.2007.00720.x</w:t>
        </w:r>
      </w:hyperlink>
    </w:p>
    <w:p w14:paraId="53284152" w14:textId="77777777" w:rsidR="0081434C" w:rsidRPr="003133FC" w:rsidRDefault="007E04D9" w:rsidP="00FD3AAD">
      <w:pPr>
        <w:widowControl w:val="0"/>
        <w:spacing w:line="360" w:lineRule="auto"/>
        <w:ind w:left="720" w:hanging="720"/>
        <w:jc w:val="both"/>
        <w:rPr>
          <w:b/>
          <w:noProof/>
          <w:lang w:val="en-US"/>
        </w:rPr>
      </w:pPr>
      <w:hyperlink r:id="rId460">
        <w:r w:rsidR="008F6A4E" w:rsidRPr="003133FC">
          <w:rPr>
            <w:noProof/>
            <w:lang w:val="en-US"/>
          </w:rPr>
          <w:t xml:space="preserve">Rose, D., &amp; Harrison, E. (2007). The European socio-economic classification: A new social class schema for comparative European research. </w:t>
        </w:r>
      </w:hyperlink>
      <w:hyperlink r:id="rId461">
        <w:r w:rsidR="008F6A4E" w:rsidRPr="003133FC">
          <w:rPr>
            <w:i/>
            <w:noProof/>
            <w:lang w:val="en-US"/>
          </w:rPr>
          <w:t>European Societies</w:t>
        </w:r>
      </w:hyperlink>
      <w:hyperlink r:id="rId462">
        <w:r w:rsidR="008F6A4E" w:rsidRPr="003133FC">
          <w:rPr>
            <w:noProof/>
            <w:lang w:val="en-US"/>
          </w:rPr>
          <w:t xml:space="preserve">, </w:t>
        </w:r>
      </w:hyperlink>
      <w:hyperlink r:id="rId463">
        <w:r w:rsidR="008F6A4E" w:rsidRPr="003133FC">
          <w:rPr>
            <w:i/>
            <w:noProof/>
            <w:lang w:val="en-US"/>
          </w:rPr>
          <w:t>9</w:t>
        </w:r>
      </w:hyperlink>
      <w:hyperlink r:id="rId464">
        <w:r w:rsidR="008F6A4E" w:rsidRPr="003133FC">
          <w:rPr>
            <w:noProof/>
            <w:lang w:val="en-US"/>
          </w:rPr>
          <w:t>(3), 459–490.</w:t>
        </w:r>
      </w:hyperlink>
    </w:p>
    <w:p w14:paraId="4A5EC20D" w14:textId="77777777" w:rsidR="0081434C" w:rsidRPr="003133FC" w:rsidRDefault="007E04D9" w:rsidP="00FD3AAD">
      <w:pPr>
        <w:widowControl w:val="0"/>
        <w:spacing w:line="360" w:lineRule="auto"/>
        <w:ind w:left="720" w:hanging="720"/>
        <w:jc w:val="both"/>
        <w:rPr>
          <w:b/>
          <w:noProof/>
          <w:lang w:val="en-US"/>
        </w:rPr>
      </w:pPr>
      <w:hyperlink r:id="rId465">
        <w:r w:rsidR="008F6A4E" w:rsidRPr="003133FC">
          <w:rPr>
            <w:noProof/>
            <w:lang w:val="en-US"/>
          </w:rPr>
          <w:t xml:space="preserve">Sarpila, O., Koivula, A., &amp; Kukkonen, I. (2021). </w:t>
        </w:r>
      </w:hyperlink>
      <w:hyperlink r:id="rId466">
        <w:r w:rsidR="008F6A4E" w:rsidRPr="003133FC">
          <w:rPr>
            <w:i/>
            <w:noProof/>
            <w:lang w:val="en-US"/>
          </w:rPr>
          <w:t>Occupation-congruent appearance: A measuremental approach</w:t>
        </w:r>
      </w:hyperlink>
      <w:hyperlink r:id="rId467">
        <w:r w:rsidR="008F6A4E" w:rsidRPr="003133FC">
          <w:rPr>
            <w:noProof/>
            <w:lang w:val="en-US"/>
          </w:rPr>
          <w:t>. SocArXiv. https://doi.org/10.31235/osf.io/t5gmv</w:t>
        </w:r>
      </w:hyperlink>
    </w:p>
    <w:p w14:paraId="30474FB4" w14:textId="79906673" w:rsidR="0081434C" w:rsidRPr="003133FC" w:rsidRDefault="00DC11BA" w:rsidP="00FD3AAD">
      <w:pPr>
        <w:widowControl w:val="0"/>
        <w:spacing w:line="360" w:lineRule="auto"/>
        <w:ind w:left="720" w:hanging="720"/>
        <w:jc w:val="both"/>
        <w:rPr>
          <w:b/>
          <w:noProof/>
          <w:lang w:val="en-US"/>
        </w:rPr>
      </w:pPr>
      <w:hyperlink r:id="rId468">
        <w:r w:rsidR="008F6A4E" w:rsidRPr="003133FC">
          <w:rPr>
            <w:noProof/>
            <w:lang w:val="en-US"/>
          </w:rPr>
          <w:t xml:space="preserve">Sarpila, O., Koivula, A., Kukkonen, I., Åberg, E., &amp; Pajunen, T. (2020). Double standards in the accumulation and utilisation of </w:t>
        </w:r>
        <w:r w:rsidR="0007011D">
          <w:rPr>
            <w:noProof/>
            <w:lang w:val="en-US"/>
          </w:rPr>
          <w:t>“</w:t>
        </w:r>
        <w:r w:rsidR="008F6A4E" w:rsidRPr="003133FC">
          <w:rPr>
            <w:noProof/>
            <w:lang w:val="en-US"/>
          </w:rPr>
          <w:t>aesthetic capital.</w:t>
        </w:r>
        <w:r w:rsidR="0007011D">
          <w:rPr>
            <w:noProof/>
            <w:lang w:val="en-US"/>
          </w:rPr>
          <w:t>”</w:t>
        </w:r>
        <w:r w:rsidR="008F6A4E" w:rsidRPr="003133FC">
          <w:rPr>
            <w:noProof/>
            <w:lang w:val="en-US"/>
          </w:rPr>
          <w:t xml:space="preserve"> </w:t>
        </w:r>
      </w:hyperlink>
      <w:hyperlink r:id="rId469">
        <w:r w:rsidR="008F6A4E" w:rsidRPr="003133FC">
          <w:rPr>
            <w:i/>
            <w:noProof/>
            <w:lang w:val="en-US"/>
          </w:rPr>
          <w:t>Poetics</w:t>
        </w:r>
      </w:hyperlink>
      <w:hyperlink r:id="rId470">
        <w:r w:rsidR="008F6A4E" w:rsidRPr="003133FC">
          <w:rPr>
            <w:noProof/>
            <w:lang w:val="en-US"/>
          </w:rPr>
          <w:t xml:space="preserve">, </w:t>
        </w:r>
      </w:hyperlink>
      <w:hyperlink r:id="rId471">
        <w:r w:rsidR="008F6A4E" w:rsidRPr="003133FC">
          <w:rPr>
            <w:i/>
            <w:noProof/>
            <w:lang w:val="en-US"/>
          </w:rPr>
          <w:t>82</w:t>
        </w:r>
      </w:hyperlink>
      <w:hyperlink r:id="rId472">
        <w:r w:rsidR="008F6A4E" w:rsidRPr="003133FC">
          <w:rPr>
            <w:noProof/>
            <w:lang w:val="en-US"/>
          </w:rPr>
          <w:t>, 101447.</w:t>
        </w:r>
      </w:hyperlink>
    </w:p>
    <w:p w14:paraId="3AC98435" w14:textId="77777777" w:rsidR="0081434C" w:rsidRPr="003133FC" w:rsidRDefault="007E04D9" w:rsidP="00FD3AAD">
      <w:pPr>
        <w:widowControl w:val="0"/>
        <w:spacing w:line="360" w:lineRule="auto"/>
        <w:ind w:left="720" w:hanging="720"/>
        <w:jc w:val="both"/>
        <w:rPr>
          <w:b/>
          <w:noProof/>
          <w:lang w:val="en-US"/>
        </w:rPr>
      </w:pPr>
      <w:hyperlink r:id="rId473">
        <w:r w:rsidR="008F6A4E" w:rsidRPr="003133FC">
          <w:rPr>
            <w:noProof/>
            <w:lang w:val="en-US"/>
          </w:rPr>
          <w:t xml:space="preserve">Sarpila, O., Kukkonen, I., Pajunen, T., &amp; Åberg, E. (2021). </w:t>
        </w:r>
      </w:hyperlink>
      <w:hyperlink r:id="rId474">
        <w:r w:rsidR="008F6A4E" w:rsidRPr="003133FC">
          <w:rPr>
            <w:i/>
            <w:noProof/>
            <w:lang w:val="en-US"/>
          </w:rPr>
          <w:t>Appearance as Capital: The Normative Regulation of Aesthetic Capital Accumulation and Conversion</w:t>
        </w:r>
      </w:hyperlink>
      <w:hyperlink r:id="rId475">
        <w:r w:rsidR="008F6A4E" w:rsidRPr="003133FC">
          <w:rPr>
            <w:noProof/>
            <w:lang w:val="en-US"/>
          </w:rPr>
          <w:t>. Emerald Group Publishing.</w:t>
        </w:r>
      </w:hyperlink>
    </w:p>
    <w:p w14:paraId="5FE1BA98" w14:textId="77777777" w:rsidR="0081434C" w:rsidRPr="003133FC" w:rsidRDefault="007E04D9" w:rsidP="00FD3AAD">
      <w:pPr>
        <w:widowControl w:val="0"/>
        <w:spacing w:line="360" w:lineRule="auto"/>
        <w:ind w:left="720" w:hanging="720"/>
        <w:jc w:val="both"/>
        <w:rPr>
          <w:b/>
          <w:noProof/>
          <w:lang w:val="en-US"/>
        </w:rPr>
      </w:pPr>
      <w:hyperlink r:id="rId476">
        <w:r w:rsidR="008F6A4E" w:rsidRPr="003133FC">
          <w:rPr>
            <w:noProof/>
            <w:lang w:val="en-US"/>
          </w:rPr>
          <w:t xml:space="preserve">Scholz, J., &amp; Sicinski, K. (2015). Facial Attractiveness and Lifetime Earnings: Evidence from a Cohort Study. </w:t>
        </w:r>
      </w:hyperlink>
      <w:hyperlink r:id="rId477">
        <w:r w:rsidR="008F6A4E" w:rsidRPr="003133FC">
          <w:rPr>
            <w:i/>
            <w:noProof/>
            <w:lang w:val="en-US"/>
          </w:rPr>
          <w:t>Review of Economics and Statistics</w:t>
        </w:r>
      </w:hyperlink>
      <w:hyperlink r:id="rId478">
        <w:r w:rsidR="008F6A4E" w:rsidRPr="003133FC">
          <w:rPr>
            <w:noProof/>
            <w:lang w:val="en-US"/>
          </w:rPr>
          <w:t xml:space="preserve">, </w:t>
        </w:r>
      </w:hyperlink>
      <w:hyperlink r:id="rId479">
        <w:r w:rsidR="008F6A4E" w:rsidRPr="003133FC">
          <w:rPr>
            <w:i/>
            <w:noProof/>
            <w:lang w:val="en-US"/>
          </w:rPr>
          <w:t>97</w:t>
        </w:r>
      </w:hyperlink>
      <w:hyperlink r:id="rId480">
        <w:r w:rsidR="008F6A4E" w:rsidRPr="003133FC">
          <w:rPr>
            <w:noProof/>
            <w:lang w:val="en-US"/>
          </w:rPr>
          <w:t>(1), 14–28. https://doi.org/10.1162/REST_a_00435</w:t>
        </w:r>
      </w:hyperlink>
    </w:p>
    <w:p w14:paraId="71C05526" w14:textId="77777777" w:rsidR="0081434C" w:rsidRPr="003133FC" w:rsidRDefault="007E04D9" w:rsidP="00FD3AAD">
      <w:pPr>
        <w:widowControl w:val="0"/>
        <w:spacing w:line="360" w:lineRule="auto"/>
        <w:ind w:left="720" w:hanging="720"/>
        <w:jc w:val="both"/>
        <w:rPr>
          <w:b/>
          <w:noProof/>
          <w:lang w:val="en-US"/>
        </w:rPr>
      </w:pPr>
      <w:hyperlink r:id="rId481">
        <w:r w:rsidR="008F6A4E" w:rsidRPr="003133FC">
          <w:rPr>
            <w:noProof/>
            <w:lang w:val="en-US"/>
          </w:rPr>
          <w:t xml:space="preserve">Schubert, J., Curran, M. A., &amp; Strungaru, C. (2011). Physical Attractiveness, Issue Agreement, and Assimilation Effects in Candidate Appraisal. </w:t>
        </w:r>
      </w:hyperlink>
      <w:hyperlink r:id="rId482">
        <w:r w:rsidR="008F6A4E" w:rsidRPr="003133FC">
          <w:rPr>
            <w:i/>
            <w:noProof/>
            <w:lang w:val="en-US"/>
          </w:rPr>
          <w:t>Politics and the Life Sciences</w:t>
        </w:r>
      </w:hyperlink>
      <w:hyperlink r:id="rId483">
        <w:r w:rsidR="008F6A4E" w:rsidRPr="003133FC">
          <w:rPr>
            <w:noProof/>
            <w:lang w:val="en-US"/>
          </w:rPr>
          <w:t xml:space="preserve">, </w:t>
        </w:r>
      </w:hyperlink>
      <w:hyperlink r:id="rId484">
        <w:r w:rsidR="008F6A4E" w:rsidRPr="003133FC">
          <w:rPr>
            <w:i/>
            <w:noProof/>
            <w:lang w:val="en-US"/>
          </w:rPr>
          <w:t>30</w:t>
        </w:r>
      </w:hyperlink>
      <w:hyperlink r:id="rId485">
        <w:r w:rsidR="008F6A4E" w:rsidRPr="003133FC">
          <w:rPr>
            <w:noProof/>
            <w:lang w:val="en-US"/>
          </w:rPr>
          <w:t>(1), 33–49. https://doi.org/10.2990/30_1_33</w:t>
        </w:r>
      </w:hyperlink>
    </w:p>
    <w:p w14:paraId="7A8F7D46" w14:textId="77777777" w:rsidR="0081434C" w:rsidRPr="003133FC" w:rsidRDefault="007E04D9" w:rsidP="00FD3AAD">
      <w:pPr>
        <w:widowControl w:val="0"/>
        <w:spacing w:line="360" w:lineRule="auto"/>
        <w:ind w:left="720" w:hanging="720"/>
        <w:jc w:val="both"/>
        <w:rPr>
          <w:b/>
          <w:noProof/>
          <w:lang w:val="en-US"/>
        </w:rPr>
      </w:pPr>
      <w:hyperlink r:id="rId486">
        <w:r w:rsidR="008F6A4E" w:rsidRPr="003133FC">
          <w:rPr>
            <w:noProof/>
            <w:lang w:val="en-US"/>
          </w:rPr>
          <w:t xml:space="preserve">Shepsle, K. (1997). </w:t>
        </w:r>
      </w:hyperlink>
      <w:hyperlink r:id="rId487">
        <w:r w:rsidR="008F6A4E" w:rsidRPr="003133FC">
          <w:rPr>
            <w:i/>
            <w:noProof/>
            <w:lang w:val="en-US"/>
          </w:rPr>
          <w:t xml:space="preserve">Analyzing Politics: Rationality, Behavior and </w:t>
        </w:r>
      </w:hyperlink>
      <w:hyperlink r:id="rId488">
        <w:r w:rsidR="008F6A4E" w:rsidRPr="003133FC">
          <w:rPr>
            <w:i/>
            <w:noProof/>
            <w:lang w:val="en-US"/>
          </w:rPr>
          <w:t>Institutions</w:t>
        </w:r>
      </w:hyperlink>
      <w:hyperlink r:id="rId489">
        <w:r w:rsidR="008F6A4E" w:rsidRPr="003133FC">
          <w:rPr>
            <w:noProof/>
            <w:lang w:val="en-US"/>
          </w:rPr>
          <w:t>. W.W. Norton.</w:t>
        </w:r>
      </w:hyperlink>
    </w:p>
    <w:p w14:paraId="6DC5EAFA" w14:textId="77777777" w:rsidR="0081434C" w:rsidRPr="003133FC" w:rsidRDefault="007E04D9" w:rsidP="00FD3AAD">
      <w:pPr>
        <w:widowControl w:val="0"/>
        <w:spacing w:line="360" w:lineRule="auto"/>
        <w:ind w:left="720" w:hanging="720"/>
        <w:jc w:val="both"/>
        <w:rPr>
          <w:b/>
          <w:noProof/>
          <w:lang w:val="en-US"/>
        </w:rPr>
      </w:pPr>
      <w:hyperlink r:id="rId490">
        <w:r w:rsidR="008F6A4E" w:rsidRPr="003133FC">
          <w:rPr>
            <w:noProof/>
            <w:lang w:val="en-US"/>
          </w:rPr>
          <w:t xml:space="preserve">Sigelman, L., Sigelman, C., &amp; Fowler, C. (1987). A Bird of a Different Feather? An Experimental Investigation of Physical Attractiveness and the Electability of Female Candidates. </w:t>
        </w:r>
      </w:hyperlink>
      <w:hyperlink r:id="rId491">
        <w:r w:rsidR="008F6A4E" w:rsidRPr="003133FC">
          <w:rPr>
            <w:i/>
            <w:noProof/>
            <w:lang w:val="en-US"/>
          </w:rPr>
          <w:t>Social Psychology Quarterly</w:t>
        </w:r>
      </w:hyperlink>
      <w:hyperlink r:id="rId492">
        <w:r w:rsidR="008F6A4E" w:rsidRPr="003133FC">
          <w:rPr>
            <w:noProof/>
            <w:lang w:val="en-US"/>
          </w:rPr>
          <w:t xml:space="preserve">, </w:t>
        </w:r>
      </w:hyperlink>
      <w:hyperlink r:id="rId493">
        <w:r w:rsidR="008F6A4E" w:rsidRPr="003133FC">
          <w:rPr>
            <w:i/>
            <w:noProof/>
            <w:lang w:val="en-US"/>
          </w:rPr>
          <w:t>50</w:t>
        </w:r>
      </w:hyperlink>
      <w:hyperlink r:id="rId494">
        <w:r w:rsidR="008F6A4E" w:rsidRPr="003133FC">
          <w:rPr>
            <w:noProof/>
            <w:lang w:val="en-US"/>
          </w:rPr>
          <w:t>(1), 32–43. https://doi.org/10.2307/2786888</w:t>
        </w:r>
      </w:hyperlink>
    </w:p>
    <w:p w14:paraId="5CD45F19" w14:textId="77777777" w:rsidR="0081434C" w:rsidRPr="003133FC" w:rsidRDefault="007E04D9" w:rsidP="00FD3AAD">
      <w:pPr>
        <w:widowControl w:val="0"/>
        <w:spacing w:line="360" w:lineRule="auto"/>
        <w:ind w:left="720" w:hanging="720"/>
        <w:jc w:val="both"/>
        <w:rPr>
          <w:b/>
          <w:noProof/>
          <w:lang w:val="en-US"/>
        </w:rPr>
      </w:pPr>
      <w:hyperlink r:id="rId495">
        <w:r w:rsidR="008F6A4E" w:rsidRPr="003133FC">
          <w:rPr>
            <w:noProof/>
            <w:lang w:val="en-US"/>
          </w:rPr>
          <w:t xml:space="preserve">Stockemer, D., &amp; Praino, R. (2019). The Good, the Bad and the Ugly: Do Attractive Politicians Get a “Break” When They are Involved in Scandals? </w:t>
        </w:r>
      </w:hyperlink>
      <w:hyperlink r:id="rId496">
        <w:r w:rsidR="008F6A4E" w:rsidRPr="003133FC">
          <w:rPr>
            <w:i/>
            <w:noProof/>
            <w:lang w:val="en-US"/>
          </w:rPr>
          <w:t>Political Behavior</w:t>
        </w:r>
      </w:hyperlink>
      <w:hyperlink r:id="rId497">
        <w:r w:rsidR="008F6A4E" w:rsidRPr="003133FC">
          <w:rPr>
            <w:noProof/>
            <w:lang w:val="en-US"/>
          </w:rPr>
          <w:t xml:space="preserve">, </w:t>
        </w:r>
      </w:hyperlink>
      <w:hyperlink r:id="rId498">
        <w:r w:rsidR="008F6A4E" w:rsidRPr="003133FC">
          <w:rPr>
            <w:i/>
            <w:noProof/>
            <w:lang w:val="en-US"/>
          </w:rPr>
          <w:t>41</w:t>
        </w:r>
      </w:hyperlink>
      <w:hyperlink r:id="rId499">
        <w:r w:rsidR="008F6A4E" w:rsidRPr="003133FC">
          <w:rPr>
            <w:noProof/>
            <w:lang w:val="en-US"/>
          </w:rPr>
          <w:t>(3), 747–767. https://doi.org/10.1007/s11109-018-9469-1</w:t>
        </w:r>
      </w:hyperlink>
    </w:p>
    <w:p w14:paraId="5A5119AC" w14:textId="77777777" w:rsidR="0081434C" w:rsidRPr="003133FC" w:rsidRDefault="007E04D9" w:rsidP="00FD3AAD">
      <w:pPr>
        <w:widowControl w:val="0"/>
        <w:spacing w:line="360" w:lineRule="auto"/>
        <w:ind w:left="720" w:hanging="720"/>
        <w:jc w:val="both"/>
        <w:rPr>
          <w:b/>
          <w:noProof/>
          <w:lang w:val="en-US"/>
        </w:rPr>
      </w:pPr>
      <w:hyperlink r:id="rId500">
        <w:r w:rsidR="008F6A4E" w:rsidRPr="003133FC">
          <w:rPr>
            <w:noProof/>
            <w:lang w:val="en-US"/>
          </w:rPr>
          <w:t xml:space="preserve">Todorov, A., Mandisodza, A., Goren, A., &amp; Hall, C. (2005). Inferences of Competence from Faces Predict Election Outcomes. </w:t>
        </w:r>
      </w:hyperlink>
      <w:hyperlink r:id="rId501">
        <w:r w:rsidR="008F6A4E" w:rsidRPr="003133FC">
          <w:rPr>
            <w:i/>
            <w:noProof/>
            <w:lang w:val="en-US"/>
          </w:rPr>
          <w:t>Science</w:t>
        </w:r>
      </w:hyperlink>
      <w:hyperlink r:id="rId502">
        <w:r w:rsidR="008F6A4E" w:rsidRPr="003133FC">
          <w:rPr>
            <w:noProof/>
            <w:lang w:val="en-US"/>
          </w:rPr>
          <w:t xml:space="preserve">, </w:t>
        </w:r>
      </w:hyperlink>
      <w:hyperlink r:id="rId503">
        <w:r w:rsidR="008F6A4E" w:rsidRPr="003133FC">
          <w:rPr>
            <w:i/>
            <w:noProof/>
            <w:lang w:val="en-US"/>
          </w:rPr>
          <w:t>308</w:t>
        </w:r>
      </w:hyperlink>
      <w:hyperlink r:id="rId504">
        <w:r w:rsidR="008F6A4E" w:rsidRPr="003133FC">
          <w:rPr>
            <w:noProof/>
            <w:lang w:val="en-US"/>
          </w:rPr>
          <w:t>(5728), 1623–1626. https://doi.org/10.1126/science.1110589</w:t>
        </w:r>
      </w:hyperlink>
    </w:p>
    <w:p w14:paraId="7452C248" w14:textId="2AB8CF08" w:rsidR="0081434C" w:rsidRPr="003133FC" w:rsidRDefault="007E04D9" w:rsidP="00FD3AAD">
      <w:pPr>
        <w:widowControl w:val="0"/>
        <w:spacing w:line="360" w:lineRule="auto"/>
        <w:ind w:left="720" w:hanging="720"/>
        <w:jc w:val="both"/>
        <w:rPr>
          <w:b/>
          <w:noProof/>
          <w:lang w:val="en-US"/>
        </w:rPr>
      </w:pPr>
      <w:hyperlink r:id="rId505">
        <w:r w:rsidR="008F6A4E" w:rsidRPr="003133FC">
          <w:rPr>
            <w:noProof/>
            <w:lang w:val="en-US"/>
          </w:rPr>
          <w:t xml:space="preserve">Treiman, D. J. (1977). </w:t>
        </w:r>
      </w:hyperlink>
      <w:hyperlink r:id="rId506">
        <w:r w:rsidR="008F6A4E" w:rsidRPr="003133FC">
          <w:rPr>
            <w:i/>
            <w:noProof/>
            <w:lang w:val="en-US"/>
          </w:rPr>
          <w:t>Occupational Prestige in Comparative Perspective.</w:t>
        </w:r>
      </w:hyperlink>
      <w:hyperlink r:id="rId507">
        <w:r w:rsidR="008F6A4E" w:rsidRPr="003133FC">
          <w:rPr>
            <w:noProof/>
            <w:lang w:val="en-US"/>
          </w:rPr>
          <w:t xml:space="preserve"> Academic </w:t>
        </w:r>
      </w:hyperlink>
      <w:hyperlink r:id="rId508">
        <w:r w:rsidR="008F6A4E" w:rsidRPr="003133FC">
          <w:rPr>
            <w:noProof/>
            <w:lang w:val="en-US"/>
          </w:rPr>
          <w:t>Press</w:t>
        </w:r>
      </w:hyperlink>
      <w:hyperlink r:id="rId509">
        <w:r w:rsidR="008F6A4E" w:rsidRPr="003133FC">
          <w:rPr>
            <w:noProof/>
            <w:lang w:val="en-US"/>
          </w:rPr>
          <w:t>.</w:t>
        </w:r>
      </w:hyperlink>
    </w:p>
    <w:p w14:paraId="25F44C74" w14:textId="77777777" w:rsidR="0081434C" w:rsidRPr="003133FC" w:rsidRDefault="007E04D9" w:rsidP="00FD3AAD">
      <w:pPr>
        <w:widowControl w:val="0"/>
        <w:spacing w:line="360" w:lineRule="auto"/>
        <w:ind w:left="720" w:hanging="720"/>
        <w:jc w:val="both"/>
        <w:rPr>
          <w:b/>
          <w:noProof/>
          <w:lang w:val="en-US"/>
        </w:rPr>
      </w:pPr>
      <w:hyperlink r:id="rId510">
        <w:r w:rsidR="008F6A4E" w:rsidRPr="003133FC">
          <w:rPr>
            <w:noProof/>
            <w:lang w:val="en-US"/>
          </w:rPr>
          <w:t xml:space="preserve">Tu, M., Gilbert, E. K., &amp; Bono, J. E. (2022). Is beauty more than skin deep? Attractiveness, power, and nonverbal presence in evaluations of </w:t>
        </w:r>
      </w:hyperlink>
      <w:hyperlink r:id="rId511">
        <w:r w:rsidR="008F6A4E" w:rsidRPr="003133FC">
          <w:rPr>
            <w:noProof/>
            <w:lang w:val="en-US"/>
          </w:rPr>
          <w:t>hireability</w:t>
        </w:r>
      </w:hyperlink>
      <w:hyperlink r:id="rId512">
        <w:r w:rsidR="008F6A4E" w:rsidRPr="003133FC">
          <w:rPr>
            <w:noProof/>
            <w:lang w:val="en-US"/>
          </w:rPr>
          <w:t xml:space="preserve">. </w:t>
        </w:r>
      </w:hyperlink>
      <w:hyperlink r:id="rId513">
        <w:r w:rsidR="008F6A4E" w:rsidRPr="003133FC">
          <w:rPr>
            <w:i/>
            <w:noProof/>
            <w:lang w:val="en-US"/>
          </w:rPr>
          <w:t>Personnel Psychology</w:t>
        </w:r>
      </w:hyperlink>
      <w:hyperlink r:id="rId514">
        <w:r w:rsidR="008F6A4E" w:rsidRPr="003133FC">
          <w:rPr>
            <w:noProof/>
            <w:lang w:val="en-US"/>
          </w:rPr>
          <w:t xml:space="preserve">, </w:t>
        </w:r>
      </w:hyperlink>
      <w:hyperlink r:id="rId515">
        <w:r w:rsidR="008F6A4E" w:rsidRPr="003133FC">
          <w:rPr>
            <w:i/>
            <w:noProof/>
            <w:lang w:val="en-US"/>
          </w:rPr>
          <w:t>75</w:t>
        </w:r>
      </w:hyperlink>
      <w:hyperlink r:id="rId516">
        <w:r w:rsidR="008F6A4E" w:rsidRPr="003133FC">
          <w:rPr>
            <w:noProof/>
            <w:lang w:val="en-US"/>
          </w:rPr>
          <w:t>(1), 119–146.</w:t>
        </w:r>
      </w:hyperlink>
    </w:p>
    <w:p w14:paraId="2825C134" w14:textId="77777777" w:rsidR="0081434C" w:rsidRPr="003133FC" w:rsidRDefault="007E04D9" w:rsidP="00FD3AAD">
      <w:pPr>
        <w:widowControl w:val="0"/>
        <w:spacing w:line="360" w:lineRule="auto"/>
        <w:ind w:left="720" w:hanging="720"/>
        <w:jc w:val="both"/>
        <w:rPr>
          <w:b/>
          <w:noProof/>
          <w:lang w:val="en-US"/>
        </w:rPr>
      </w:pPr>
      <w:hyperlink r:id="rId517">
        <w:r w:rsidR="008F6A4E" w:rsidRPr="003133FC">
          <w:rPr>
            <w:noProof/>
            <w:lang w:val="en-US"/>
          </w:rPr>
          <w:t xml:space="preserve">Tversky, A., &amp; Kahneman, D. (1973). Availability: A heuristic for judging frequency and probability. </w:t>
        </w:r>
      </w:hyperlink>
      <w:hyperlink r:id="rId518">
        <w:r w:rsidR="008F6A4E" w:rsidRPr="003133FC">
          <w:rPr>
            <w:i/>
            <w:noProof/>
            <w:lang w:val="en-US"/>
          </w:rPr>
          <w:t>Cognitive Psychology</w:t>
        </w:r>
      </w:hyperlink>
      <w:hyperlink r:id="rId519">
        <w:r w:rsidR="008F6A4E" w:rsidRPr="003133FC">
          <w:rPr>
            <w:noProof/>
            <w:lang w:val="en-US"/>
          </w:rPr>
          <w:t xml:space="preserve">, </w:t>
        </w:r>
      </w:hyperlink>
      <w:hyperlink r:id="rId520">
        <w:r w:rsidR="008F6A4E" w:rsidRPr="003133FC">
          <w:rPr>
            <w:i/>
            <w:noProof/>
            <w:lang w:val="en-US"/>
          </w:rPr>
          <w:t>5</w:t>
        </w:r>
      </w:hyperlink>
      <w:hyperlink r:id="rId521">
        <w:r w:rsidR="008F6A4E" w:rsidRPr="003133FC">
          <w:rPr>
            <w:noProof/>
            <w:lang w:val="en-US"/>
          </w:rPr>
          <w:t>(2), 207–232. https://doi.org/10.1016/0010-0285(73)90033-9</w:t>
        </w:r>
      </w:hyperlink>
    </w:p>
    <w:p w14:paraId="4B71B12C" w14:textId="77777777" w:rsidR="0081434C" w:rsidRPr="003133FC" w:rsidRDefault="007E04D9" w:rsidP="00FD3AAD">
      <w:pPr>
        <w:widowControl w:val="0"/>
        <w:spacing w:line="360" w:lineRule="auto"/>
        <w:ind w:left="720" w:hanging="720"/>
        <w:jc w:val="both"/>
        <w:rPr>
          <w:b/>
          <w:noProof/>
          <w:lang w:val="en-US"/>
        </w:rPr>
      </w:pPr>
      <w:hyperlink r:id="rId522">
        <w:r w:rsidR="008F6A4E" w:rsidRPr="003133FC">
          <w:rPr>
            <w:noProof/>
            <w:lang w:val="en-US"/>
          </w:rPr>
          <w:t xml:space="preserve">Tversky, A., &amp; Kahneman, D. (1974). Judgment under uncertainty: Heuristics and biases. </w:t>
        </w:r>
      </w:hyperlink>
      <w:hyperlink r:id="rId523">
        <w:r w:rsidR="008F6A4E" w:rsidRPr="003133FC">
          <w:rPr>
            <w:i/>
            <w:noProof/>
            <w:lang w:val="en-US"/>
          </w:rPr>
          <w:t>Science</w:t>
        </w:r>
      </w:hyperlink>
      <w:hyperlink r:id="rId524">
        <w:r w:rsidR="008F6A4E" w:rsidRPr="003133FC">
          <w:rPr>
            <w:noProof/>
            <w:lang w:val="en-US"/>
          </w:rPr>
          <w:t xml:space="preserve">, </w:t>
        </w:r>
      </w:hyperlink>
      <w:hyperlink r:id="rId525">
        <w:r w:rsidR="008F6A4E" w:rsidRPr="003133FC">
          <w:rPr>
            <w:i/>
            <w:noProof/>
            <w:lang w:val="en-US"/>
          </w:rPr>
          <w:t>185</w:t>
        </w:r>
      </w:hyperlink>
      <w:hyperlink r:id="rId526">
        <w:r w:rsidR="008F6A4E" w:rsidRPr="003133FC">
          <w:rPr>
            <w:noProof/>
            <w:lang w:val="en-US"/>
          </w:rPr>
          <w:t>(4157), 1124–1131. https://doi.org/10.1126/science.185.4157.1124</w:t>
        </w:r>
      </w:hyperlink>
    </w:p>
    <w:p w14:paraId="63A6B12F" w14:textId="3DDD6F84" w:rsidR="0081434C" w:rsidRPr="003133FC" w:rsidRDefault="00DC11BA" w:rsidP="00FD3AAD">
      <w:pPr>
        <w:widowControl w:val="0"/>
        <w:spacing w:line="360" w:lineRule="auto"/>
        <w:ind w:left="720" w:hanging="720"/>
        <w:jc w:val="both"/>
        <w:rPr>
          <w:b/>
          <w:noProof/>
          <w:lang w:val="en-US"/>
        </w:rPr>
      </w:pPr>
      <w:hyperlink r:id="rId527">
        <w:r w:rsidR="008F6A4E" w:rsidRPr="003133FC">
          <w:rPr>
            <w:noProof/>
            <w:lang w:val="en-US"/>
          </w:rPr>
          <w:t xml:space="preserve">Vandebroeck, D. (2021). Making Sense of the Social, Making the </w:t>
        </w:r>
        <w:r w:rsidR="00E42EB5">
          <w:rPr>
            <w:noProof/>
            <w:lang w:val="en-US"/>
          </w:rPr>
          <w:t>“</w:t>
        </w:r>
        <w:r w:rsidR="008F6A4E" w:rsidRPr="003133FC">
          <w:rPr>
            <w:noProof/>
            <w:lang w:val="en-US"/>
          </w:rPr>
          <w:t>Social Sense</w:t>
        </w:r>
        <w:r w:rsidR="00E42EB5">
          <w:rPr>
            <w:noProof/>
            <w:lang w:val="en-US"/>
          </w:rPr>
          <w:t>”</w:t>
        </w:r>
        <w:r w:rsidR="008F6A4E" w:rsidRPr="003133FC">
          <w:rPr>
            <w:noProof/>
            <w:lang w:val="en-US"/>
          </w:rPr>
          <w:t xml:space="preserve">: The Development of Children’s Perception and </w:t>
        </w:r>
      </w:hyperlink>
      <w:hyperlink r:id="rId528">
        <w:r w:rsidR="008F6A4E" w:rsidRPr="003133FC">
          <w:rPr>
            <w:noProof/>
            <w:lang w:val="en-US"/>
          </w:rPr>
          <w:t>Judgment</w:t>
        </w:r>
      </w:hyperlink>
      <w:hyperlink r:id="rId529">
        <w:r w:rsidR="008F6A4E" w:rsidRPr="003133FC">
          <w:rPr>
            <w:noProof/>
            <w:lang w:val="en-US"/>
          </w:rPr>
          <w:t xml:space="preserve"> of Social Class. </w:t>
        </w:r>
      </w:hyperlink>
      <w:hyperlink r:id="rId530">
        <w:r w:rsidR="008F6A4E" w:rsidRPr="003133FC">
          <w:rPr>
            <w:i/>
            <w:noProof/>
            <w:lang w:val="en-US"/>
          </w:rPr>
          <w:t>Sociology</w:t>
        </w:r>
      </w:hyperlink>
      <w:hyperlink r:id="rId531">
        <w:r w:rsidR="008F6A4E" w:rsidRPr="003133FC">
          <w:rPr>
            <w:noProof/>
            <w:lang w:val="en-US"/>
          </w:rPr>
          <w:t xml:space="preserve">, </w:t>
        </w:r>
      </w:hyperlink>
      <w:hyperlink r:id="rId532">
        <w:r w:rsidR="008F6A4E" w:rsidRPr="003133FC">
          <w:rPr>
            <w:i/>
            <w:noProof/>
            <w:lang w:val="en-US"/>
          </w:rPr>
          <w:t>55</w:t>
        </w:r>
      </w:hyperlink>
      <w:hyperlink r:id="rId533">
        <w:r w:rsidR="008F6A4E" w:rsidRPr="003133FC">
          <w:rPr>
            <w:noProof/>
            <w:lang w:val="en-US"/>
          </w:rPr>
          <w:t>(4), 696–715.</w:t>
        </w:r>
      </w:hyperlink>
    </w:p>
    <w:p w14:paraId="0CE84DDD" w14:textId="730BEB59" w:rsidR="0081434C" w:rsidRPr="003133FC" w:rsidRDefault="007E04D9" w:rsidP="00FD3AAD">
      <w:pPr>
        <w:widowControl w:val="0"/>
        <w:spacing w:line="360" w:lineRule="auto"/>
        <w:ind w:left="720" w:hanging="720"/>
        <w:jc w:val="both"/>
        <w:rPr>
          <w:b/>
          <w:noProof/>
          <w:lang w:val="en-US"/>
        </w:rPr>
      </w:pPr>
      <w:hyperlink r:id="rId534">
        <w:r w:rsidR="008F6A4E" w:rsidRPr="003133FC">
          <w:rPr>
            <w:noProof/>
            <w:lang w:val="en-US"/>
          </w:rPr>
          <w:t xml:space="preserve">Veblen, T. (1994). </w:t>
        </w:r>
      </w:hyperlink>
      <w:commentRangeStart w:id="216"/>
      <w:r w:rsidR="00DC11BA">
        <w:fldChar w:fldCharType="begin"/>
      </w:r>
      <w:r w:rsidR="00DC11BA" w:rsidRPr="00DD1C80">
        <w:rPr>
          <w:lang w:val="en-US"/>
        </w:rPr>
        <w:instrText xml:space="preserve"> HYPERLINK "https://www.zotero.org/google-docs/?wEdHYe" \h </w:instrText>
      </w:r>
      <w:r w:rsidR="00DC11BA">
        <w:fldChar w:fldCharType="separate"/>
      </w:r>
      <w:r w:rsidR="008F6A4E" w:rsidRPr="003133FC">
        <w:rPr>
          <w:i/>
          <w:noProof/>
          <w:lang w:val="en-US"/>
        </w:rPr>
        <w:t xml:space="preserve">The Theory of Leisure Class. </w:t>
      </w:r>
      <w:r w:rsidR="00EC011D">
        <w:rPr>
          <w:iCs/>
          <w:noProof/>
          <w:lang w:val="en-US"/>
        </w:rPr>
        <w:t xml:space="preserve">(Original work published </w:t>
      </w:r>
      <w:r w:rsidR="008F6A4E" w:rsidRPr="00EC011D">
        <w:rPr>
          <w:iCs/>
          <w:noProof/>
          <w:lang w:val="en-US"/>
        </w:rPr>
        <w:t>1899</w:t>
      </w:r>
      <w:r w:rsidR="00EC011D">
        <w:rPr>
          <w:iCs/>
          <w:noProof/>
          <w:lang w:val="en-US"/>
        </w:rPr>
        <w:t>)</w:t>
      </w:r>
      <w:r w:rsidR="00EC011D">
        <w:rPr>
          <w:i/>
          <w:noProof/>
          <w:lang w:val="en-US"/>
        </w:rPr>
        <w:t>.</w:t>
      </w:r>
      <w:r w:rsidR="00EC011D" w:rsidRPr="003133FC" w:rsidDel="00EC011D">
        <w:rPr>
          <w:i/>
          <w:noProof/>
          <w:lang w:val="en-US"/>
        </w:rPr>
        <w:t xml:space="preserve"> </w:t>
      </w:r>
      <w:r w:rsidR="00DC11BA">
        <w:rPr>
          <w:i/>
          <w:noProof/>
          <w:lang w:val="en-US"/>
        </w:rPr>
        <w:fldChar w:fldCharType="end"/>
      </w:r>
      <w:commentRangeEnd w:id="216"/>
      <w:r w:rsidR="00EC011D">
        <w:rPr>
          <w:rStyle w:val="CommentReference"/>
          <w:lang w:val="en-US"/>
        </w:rPr>
        <w:commentReference w:id="216"/>
      </w:r>
      <w:r w:rsidR="00EC011D">
        <w:rPr>
          <w:rStyle w:val="CommentReference"/>
          <w:lang w:val="en-US"/>
        </w:rPr>
        <w:t xml:space="preserve"> </w:t>
      </w:r>
    </w:p>
    <w:p w14:paraId="46FFDF71" w14:textId="77777777" w:rsidR="0081434C" w:rsidRPr="003133FC" w:rsidRDefault="007E04D9" w:rsidP="00FD3AAD">
      <w:pPr>
        <w:widowControl w:val="0"/>
        <w:spacing w:line="360" w:lineRule="auto"/>
        <w:ind w:left="720" w:hanging="720"/>
        <w:jc w:val="both"/>
        <w:rPr>
          <w:b/>
          <w:noProof/>
          <w:lang w:val="en-US"/>
        </w:rPr>
      </w:pPr>
      <w:hyperlink r:id="rId535">
        <w:r w:rsidR="008F6A4E" w:rsidRPr="003133FC">
          <w:rPr>
            <w:noProof/>
            <w:lang w:val="en-US"/>
          </w:rPr>
          <w:t xml:space="preserve">Waltl, S. (2022). Wealth Inequality: A Hybrid Approach Toward Multidimensional Distributional National Accounts In Europe. </w:t>
        </w:r>
      </w:hyperlink>
      <w:hyperlink r:id="rId536">
        <w:r w:rsidR="008F6A4E" w:rsidRPr="003133FC">
          <w:rPr>
            <w:i/>
            <w:noProof/>
            <w:lang w:val="en-US"/>
          </w:rPr>
          <w:t>Review of Income and Wealth</w:t>
        </w:r>
      </w:hyperlink>
      <w:hyperlink r:id="rId537">
        <w:r w:rsidR="008F6A4E" w:rsidRPr="003133FC">
          <w:rPr>
            <w:noProof/>
            <w:lang w:val="en-US"/>
          </w:rPr>
          <w:t xml:space="preserve">, </w:t>
        </w:r>
      </w:hyperlink>
      <w:hyperlink r:id="rId538">
        <w:r w:rsidR="008F6A4E" w:rsidRPr="003133FC">
          <w:rPr>
            <w:i/>
            <w:noProof/>
            <w:lang w:val="en-US"/>
          </w:rPr>
          <w:t>68</w:t>
        </w:r>
      </w:hyperlink>
      <w:hyperlink r:id="rId539">
        <w:r w:rsidR="008F6A4E" w:rsidRPr="003133FC">
          <w:rPr>
            <w:noProof/>
            <w:lang w:val="en-US"/>
          </w:rPr>
          <w:t>(1), 74–108. https://doi.org/10.1111/roiw.12519</w:t>
        </w:r>
      </w:hyperlink>
    </w:p>
    <w:p w14:paraId="612BC8D1" w14:textId="204AD4F0" w:rsidR="0081434C" w:rsidRPr="003133FC" w:rsidRDefault="007E04D9" w:rsidP="00FD3AAD">
      <w:pPr>
        <w:widowControl w:val="0"/>
        <w:spacing w:line="360" w:lineRule="auto"/>
        <w:ind w:left="720" w:hanging="720"/>
        <w:jc w:val="both"/>
        <w:rPr>
          <w:b/>
          <w:noProof/>
          <w:lang w:val="en-US"/>
        </w:rPr>
      </w:pPr>
      <w:hyperlink r:id="rId540">
        <w:r w:rsidR="008F6A4E" w:rsidRPr="003133FC">
          <w:rPr>
            <w:noProof/>
            <w:lang w:val="en-US"/>
          </w:rPr>
          <w:t xml:space="preserve">Weber, M. (1978). </w:t>
        </w:r>
      </w:hyperlink>
      <w:hyperlink r:id="rId541">
        <w:r w:rsidR="008F6A4E" w:rsidRPr="003133FC">
          <w:rPr>
            <w:i/>
            <w:noProof/>
            <w:lang w:val="en-US"/>
          </w:rPr>
          <w:t>Economy and society: An outline of interpretive sociology</w:t>
        </w:r>
      </w:hyperlink>
      <w:hyperlink r:id="rId542">
        <w:r w:rsidR="008F6A4E" w:rsidRPr="003133FC">
          <w:rPr>
            <w:noProof/>
            <w:lang w:val="en-US"/>
          </w:rPr>
          <w:t xml:space="preserve"> (Vol. 2). University of California </w:t>
        </w:r>
        <w:r w:rsidR="00E42EB5">
          <w:rPr>
            <w:noProof/>
            <w:lang w:val="en-US"/>
          </w:rPr>
          <w:t>P</w:t>
        </w:r>
        <w:r w:rsidR="008F6A4E" w:rsidRPr="003133FC">
          <w:rPr>
            <w:noProof/>
            <w:lang w:val="en-US"/>
          </w:rPr>
          <w:t>ress.</w:t>
        </w:r>
      </w:hyperlink>
    </w:p>
    <w:p w14:paraId="67C3E0CD" w14:textId="77777777" w:rsidR="0081434C" w:rsidRPr="003133FC" w:rsidRDefault="007E04D9" w:rsidP="00FD3AAD">
      <w:pPr>
        <w:widowControl w:val="0"/>
        <w:spacing w:line="360" w:lineRule="auto"/>
        <w:ind w:left="720" w:hanging="720"/>
        <w:jc w:val="both"/>
        <w:rPr>
          <w:b/>
          <w:noProof/>
          <w:lang w:val="en-US"/>
        </w:rPr>
      </w:pPr>
      <w:hyperlink r:id="rId543">
        <w:r w:rsidR="008F6A4E" w:rsidRPr="003133FC">
          <w:rPr>
            <w:noProof/>
            <w:lang w:val="en-US"/>
          </w:rPr>
          <w:t xml:space="preserve">Webster, M., &amp; Driskell, J. E. (1983). Beauty as status. </w:t>
        </w:r>
      </w:hyperlink>
      <w:hyperlink r:id="rId544">
        <w:r w:rsidR="008F6A4E" w:rsidRPr="003133FC">
          <w:rPr>
            <w:i/>
            <w:noProof/>
            <w:lang w:val="en-US"/>
          </w:rPr>
          <w:t>American Journal of Sociology</w:t>
        </w:r>
      </w:hyperlink>
      <w:hyperlink r:id="rId545">
        <w:r w:rsidR="008F6A4E" w:rsidRPr="003133FC">
          <w:rPr>
            <w:noProof/>
            <w:lang w:val="en-US"/>
          </w:rPr>
          <w:t xml:space="preserve">, </w:t>
        </w:r>
      </w:hyperlink>
      <w:hyperlink r:id="rId546">
        <w:r w:rsidR="008F6A4E" w:rsidRPr="003133FC">
          <w:rPr>
            <w:i/>
            <w:noProof/>
            <w:lang w:val="en-US"/>
          </w:rPr>
          <w:t>89</w:t>
        </w:r>
      </w:hyperlink>
      <w:hyperlink r:id="rId547">
        <w:r w:rsidR="008F6A4E" w:rsidRPr="003133FC">
          <w:rPr>
            <w:noProof/>
            <w:lang w:val="en-US"/>
          </w:rPr>
          <w:t>(1), 140–165.</w:t>
        </w:r>
      </w:hyperlink>
    </w:p>
    <w:p w14:paraId="6094015F" w14:textId="01BF2E4B" w:rsidR="0081434C" w:rsidRPr="003133FC" w:rsidRDefault="007E04D9" w:rsidP="00FD3AAD">
      <w:pPr>
        <w:widowControl w:val="0"/>
        <w:spacing w:line="360" w:lineRule="auto"/>
        <w:ind w:left="720" w:hanging="720"/>
        <w:jc w:val="both"/>
        <w:rPr>
          <w:b/>
          <w:noProof/>
          <w:lang w:val="en-US"/>
        </w:rPr>
      </w:pPr>
      <w:hyperlink r:id="rId548">
        <w:r w:rsidR="008F6A4E" w:rsidRPr="003133FC">
          <w:rPr>
            <w:noProof/>
            <w:lang w:val="en-US"/>
          </w:rPr>
          <w:t xml:space="preserve">Wigginton, M., &amp; Stockemer, D. (2021). The Limits of the Attractiveness Premium in Elections. </w:t>
        </w:r>
      </w:hyperlink>
      <w:hyperlink r:id="rId549">
        <w:r w:rsidR="008F6A4E" w:rsidRPr="003133FC">
          <w:rPr>
            <w:i/>
            <w:noProof/>
            <w:lang w:val="en-US"/>
          </w:rPr>
          <w:t>Electoral Studies</w:t>
        </w:r>
      </w:hyperlink>
      <w:hyperlink r:id="rId550">
        <w:r w:rsidR="008F6A4E" w:rsidRPr="003133FC">
          <w:rPr>
            <w:noProof/>
            <w:lang w:val="en-US"/>
          </w:rPr>
          <w:t xml:space="preserve">, </w:t>
        </w:r>
      </w:hyperlink>
      <w:hyperlink r:id="rId551">
        <w:r w:rsidR="008F6A4E" w:rsidRPr="003133FC">
          <w:rPr>
            <w:i/>
            <w:noProof/>
            <w:lang w:val="en-US"/>
          </w:rPr>
          <w:t>70</w:t>
        </w:r>
      </w:hyperlink>
      <w:hyperlink r:id="rId552">
        <w:r w:rsidR="008F6A4E" w:rsidRPr="003133FC">
          <w:rPr>
            <w:noProof/>
            <w:lang w:val="en-US"/>
          </w:rPr>
          <w:t>, 102274. https://doi.org/10.1016/j.electstud.2020.102274</w:t>
        </w:r>
      </w:hyperlink>
    </w:p>
    <w:p w14:paraId="29057EBE" w14:textId="77777777" w:rsidR="0081434C" w:rsidRPr="003133FC" w:rsidRDefault="007E04D9" w:rsidP="00FD3AAD">
      <w:pPr>
        <w:widowControl w:val="0"/>
        <w:spacing w:line="360" w:lineRule="auto"/>
        <w:ind w:left="720" w:hanging="720"/>
        <w:jc w:val="both"/>
        <w:rPr>
          <w:b/>
          <w:noProof/>
          <w:lang w:val="en-US"/>
        </w:rPr>
      </w:pPr>
      <w:hyperlink r:id="rId553">
        <w:r w:rsidR="008F6A4E" w:rsidRPr="003133FC">
          <w:rPr>
            <w:noProof/>
            <w:lang w:val="en-US"/>
          </w:rPr>
          <w:t xml:space="preserve">Wilkinson, R., &amp; Pickett, K. (2020). </w:t>
        </w:r>
      </w:hyperlink>
      <w:hyperlink r:id="rId554">
        <w:r w:rsidR="008F6A4E" w:rsidRPr="003133FC">
          <w:rPr>
            <w:i/>
            <w:noProof/>
            <w:lang w:val="en-US"/>
          </w:rPr>
          <w:t>The inner level: How more equal societies reduce stress, restore sanity and improve everyone’s well-being</w:t>
        </w:r>
      </w:hyperlink>
      <w:hyperlink r:id="rId555">
        <w:r w:rsidR="008F6A4E" w:rsidRPr="003133FC">
          <w:rPr>
            <w:noProof/>
            <w:lang w:val="en-US"/>
          </w:rPr>
          <w:t>. Penguin.</w:t>
        </w:r>
      </w:hyperlink>
    </w:p>
    <w:p w14:paraId="52DC01B5" w14:textId="77777777" w:rsidR="0081434C" w:rsidRPr="003133FC" w:rsidRDefault="007E04D9" w:rsidP="00FD3AAD">
      <w:pPr>
        <w:widowControl w:val="0"/>
        <w:spacing w:line="360" w:lineRule="auto"/>
        <w:ind w:left="720" w:hanging="720"/>
        <w:jc w:val="both"/>
        <w:rPr>
          <w:b/>
          <w:noProof/>
          <w:lang w:val="en-US"/>
        </w:rPr>
      </w:pPr>
      <w:hyperlink r:id="rId556">
        <w:r w:rsidR="008F6A4E" w:rsidRPr="003133FC">
          <w:rPr>
            <w:noProof/>
            <w:lang w:val="en-US"/>
          </w:rPr>
          <w:t xml:space="preserve">Wong, J. S., &amp; Penner, A. M. (2016). Gender and the returns to attractiveness. </w:t>
        </w:r>
      </w:hyperlink>
      <w:hyperlink r:id="rId557">
        <w:r w:rsidR="008F6A4E" w:rsidRPr="003133FC">
          <w:rPr>
            <w:i/>
            <w:noProof/>
            <w:lang w:val="en-US"/>
          </w:rPr>
          <w:t>Research in Social Stratification and Mobility</w:t>
        </w:r>
      </w:hyperlink>
      <w:hyperlink r:id="rId558">
        <w:r w:rsidR="008F6A4E" w:rsidRPr="003133FC">
          <w:rPr>
            <w:noProof/>
            <w:lang w:val="en-US"/>
          </w:rPr>
          <w:t xml:space="preserve">, </w:t>
        </w:r>
      </w:hyperlink>
      <w:hyperlink r:id="rId559">
        <w:r w:rsidR="008F6A4E" w:rsidRPr="003133FC">
          <w:rPr>
            <w:i/>
            <w:noProof/>
            <w:lang w:val="en-US"/>
          </w:rPr>
          <w:t>44</w:t>
        </w:r>
      </w:hyperlink>
      <w:hyperlink r:id="rId560">
        <w:r w:rsidR="008F6A4E" w:rsidRPr="003133FC">
          <w:rPr>
            <w:noProof/>
            <w:lang w:val="en-US"/>
          </w:rPr>
          <w:t>, 113–123.</w:t>
        </w:r>
      </w:hyperlink>
    </w:p>
    <w:sectPr w:rsidR="0081434C" w:rsidRPr="003133FC">
      <w:footerReference w:type="default" r:id="rId561"/>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DG" w:date="2022-05-23T09:00:00Z" w:initials="PdG">
    <w:p w14:paraId="4A234A06" w14:textId="74DC38E2" w:rsidR="00C94B8D" w:rsidRDefault="00C94B8D">
      <w:pPr>
        <w:pStyle w:val="CommentText"/>
      </w:pPr>
      <w:r>
        <w:rPr>
          <w:rStyle w:val="CommentReference"/>
        </w:rPr>
        <w:annotationRef/>
      </w:r>
      <w:r w:rsidR="007D22C9">
        <w:t xml:space="preserve">In the electoral context, “turnout” refers to the number of people who vote in an election. As far as I am aware, it is not used to refer to the number of </w:t>
      </w:r>
      <w:r w:rsidR="007D22C9" w:rsidRPr="007D22C9">
        <w:rPr>
          <w:i/>
          <w:iCs/>
        </w:rPr>
        <w:t>votes</w:t>
      </w:r>
      <w:r w:rsidR="007D22C9">
        <w:t xml:space="preserve"> that a particular candidate receives. Therefore, what your title and the formulation used throughout the article imply is that appearance has an effect on the total number of people who show up to cast a vote for any candidate (or even, in some countries, for no candidate). This does not seem to correspond to the actual topic of your study. Consequently, I strongly recommend replacing “turnout” with “electoral success” or “number of votes” (depending on the context) </w:t>
      </w:r>
      <w:r w:rsidR="00F35DD1">
        <w:t>in</w:t>
      </w:r>
      <w:r w:rsidR="007D22C9">
        <w:t xml:space="preserve"> the</w:t>
      </w:r>
      <w:r w:rsidR="00F35DD1">
        <w:t xml:space="preserve"> whole</w:t>
      </w:r>
      <w:r w:rsidR="007D22C9">
        <w:t xml:space="preserve"> document, unless the relevant literature indeed demonstrably uses “turnout” as a synonym for these two terms.</w:t>
      </w:r>
      <w:r w:rsidR="005477B6">
        <w:t xml:space="preserve"> If you do agree to do so, you can use the search function (list matches in sidebar) to review and modify every occurrence of the word. </w:t>
      </w:r>
    </w:p>
  </w:comment>
  <w:comment w:id="12" w:author="PDG" w:date="2022-05-22T09:27:00Z" w:initials="PdG">
    <w:p w14:paraId="1A3D50BD" w14:textId="3FF44685" w:rsidR="003126E0" w:rsidRDefault="003126E0">
      <w:pPr>
        <w:pStyle w:val="CommentText"/>
      </w:pPr>
      <w:r>
        <w:rPr>
          <w:rStyle w:val="CommentReference"/>
        </w:rPr>
        <w:annotationRef/>
      </w:r>
      <w:r>
        <w:t>This phrasing is more active.</w:t>
      </w:r>
    </w:p>
  </w:comment>
  <w:comment w:id="16" w:author="PDG" w:date="2022-05-22T09:28:00Z" w:initials="PdG">
    <w:p w14:paraId="3DFE648E" w14:textId="63EBD333" w:rsidR="0096120A" w:rsidRDefault="0096120A">
      <w:pPr>
        <w:pStyle w:val="CommentText"/>
      </w:pPr>
      <w:r>
        <w:rPr>
          <w:rStyle w:val="CommentReference"/>
        </w:rPr>
        <w:annotationRef/>
      </w:r>
      <w:r>
        <w:t>The introduction phrase was superfluous and made the sentence somewhat illogical because the general expectation</w:t>
      </w:r>
      <w:r w:rsidR="009541CC">
        <w:t>-</w:t>
      </w:r>
      <w:r>
        <w:t xml:space="preserve">states theory </w:t>
      </w:r>
      <w:r w:rsidR="00C079DE">
        <w:t>is</w:t>
      </w:r>
      <w:r w:rsidR="00490EC1">
        <w:t xml:space="preserve"> precisely</w:t>
      </w:r>
      <w:r w:rsidR="00C079DE">
        <w:t xml:space="preserve"> “this perspective.”</w:t>
      </w:r>
    </w:p>
  </w:comment>
  <w:comment w:id="25" w:author="PDG" w:date="2022-05-22T09:29:00Z" w:initials="PdG">
    <w:p w14:paraId="3902CE22" w14:textId="4AA5A950" w:rsidR="003B3082" w:rsidRDefault="003B3082">
      <w:pPr>
        <w:pStyle w:val="CommentText"/>
      </w:pPr>
      <w:r>
        <w:rPr>
          <w:rStyle w:val="CommentReference"/>
        </w:rPr>
        <w:annotationRef/>
      </w:r>
      <w:r>
        <w:rPr>
          <w:rStyle w:val="CommentReference"/>
        </w:rPr>
        <w:t>“Other” should be deleted because it is all people that are treated unequally</w:t>
      </w:r>
      <w:r w:rsidR="00E439B3">
        <w:rPr>
          <w:rStyle w:val="CommentReference"/>
        </w:rPr>
        <w:t xml:space="preserve"> (i.e., differently)</w:t>
      </w:r>
      <w:r>
        <w:rPr>
          <w:rStyle w:val="CommentReference"/>
        </w:rPr>
        <w:t>.</w:t>
      </w:r>
    </w:p>
  </w:comment>
  <w:comment w:id="32" w:author="PDG" w:date="2022-05-22T09:32:00Z" w:initials="PdG">
    <w:p w14:paraId="1698AAC7" w14:textId="00C5BA7E" w:rsidR="008E607E" w:rsidRDefault="008E607E">
      <w:pPr>
        <w:pStyle w:val="CommentText"/>
      </w:pPr>
      <w:r>
        <w:rPr>
          <w:rStyle w:val="CommentReference"/>
        </w:rPr>
        <w:annotationRef/>
      </w:r>
      <w:r>
        <w:t>This is more direct.</w:t>
      </w:r>
    </w:p>
  </w:comment>
  <w:comment w:id="40" w:author="PDG" w:date="2022-05-23T12:03:00Z" w:initials="PdG">
    <w:p w14:paraId="2866F257" w14:textId="2608CCAC" w:rsidR="00C64754" w:rsidRDefault="00C64754">
      <w:pPr>
        <w:pStyle w:val="CommentText"/>
      </w:pPr>
      <w:r>
        <w:rPr>
          <w:rStyle w:val="CommentReference"/>
        </w:rPr>
        <w:annotationRef/>
      </w:r>
      <w:r>
        <w:t>This is a more formal way to say “among others” or “and so on.”</w:t>
      </w:r>
    </w:p>
  </w:comment>
  <w:comment w:id="49" w:author="PDG" w:date="2022-05-22T09:33:00Z" w:initials="PdG">
    <w:p w14:paraId="763D1AE3" w14:textId="700F0D74" w:rsidR="00F27F74" w:rsidRDefault="00F27F74">
      <w:pPr>
        <w:pStyle w:val="CommentText"/>
      </w:pPr>
      <w:r>
        <w:rPr>
          <w:rStyle w:val="CommentReference"/>
        </w:rPr>
        <w:annotationRef/>
      </w:r>
      <w:r>
        <w:t>“Whose” can also be used for inanimate objects</w:t>
      </w:r>
      <w:r w:rsidR="004A06C5">
        <w:t>. This is more natural and has better flow.</w:t>
      </w:r>
    </w:p>
  </w:comment>
  <w:comment w:id="56" w:author="PDG" w:date="2022-05-23T10:07:00Z" w:initials="PdG">
    <w:p w14:paraId="1CB2EB2A" w14:textId="11E79122" w:rsidR="00996FF9" w:rsidRDefault="00996FF9">
      <w:pPr>
        <w:pStyle w:val="CommentText"/>
      </w:pPr>
      <w:r>
        <w:rPr>
          <w:rStyle w:val="CommentReference"/>
        </w:rPr>
        <w:annotationRef/>
      </w:r>
      <w:r>
        <w:t>The plural is preferable here because the next sentence uses “they.”</w:t>
      </w:r>
    </w:p>
  </w:comment>
  <w:comment w:id="82" w:author="PDG" w:date="2022-05-22T11:39:00Z" w:initials="PdG">
    <w:p w14:paraId="060E5369" w14:textId="5E46212B" w:rsidR="00B15304" w:rsidRDefault="00B15304">
      <w:pPr>
        <w:pStyle w:val="CommentText"/>
      </w:pPr>
      <w:r>
        <w:rPr>
          <w:rStyle w:val="CommentReference"/>
        </w:rPr>
        <w:annotationRef/>
      </w:r>
      <w:r>
        <w:rPr>
          <w:rStyle w:val="CommentReference"/>
        </w:rPr>
        <w:t>The acronym must be defined here because it is the first time it appears in the body of the text.</w:t>
      </w:r>
    </w:p>
  </w:comment>
  <w:comment w:id="87" w:author="PDG" w:date="2022-05-23T10:13:00Z" w:initials="PdG">
    <w:p w14:paraId="0EA84157" w14:textId="5DAFCF64" w:rsidR="008222AA" w:rsidRDefault="008222AA">
      <w:pPr>
        <w:pStyle w:val="CommentText"/>
      </w:pPr>
      <w:r>
        <w:rPr>
          <w:rStyle w:val="CommentReference"/>
        </w:rPr>
        <w:annotationRef/>
      </w:r>
      <w:r>
        <w:t>Please replace this abbreviation with what it stands for because abbreviations should not be used if they have not been defined, especially if they never appear again in the text.</w:t>
      </w:r>
    </w:p>
  </w:comment>
  <w:comment w:id="90" w:author="PDG" w:date="2022-05-22T09:37:00Z" w:initials="PdG">
    <w:p w14:paraId="109C1CCF" w14:textId="5E72D6E9" w:rsidR="00AC3C1B" w:rsidRDefault="00AC3C1B">
      <w:pPr>
        <w:pStyle w:val="CommentText"/>
      </w:pPr>
      <w:r>
        <w:rPr>
          <w:rStyle w:val="CommentReference"/>
        </w:rPr>
        <w:annotationRef/>
      </w:r>
      <w:r>
        <w:t xml:space="preserve">It is more natural to place this connector here. </w:t>
      </w:r>
    </w:p>
  </w:comment>
  <w:comment w:id="91" w:author="PDG" w:date="2022-05-22T09:38:00Z" w:initials="PdG">
    <w:p w14:paraId="600992FD" w14:textId="0A539910" w:rsidR="00EF7A30" w:rsidRDefault="00EF7A30">
      <w:pPr>
        <w:pStyle w:val="CommentText"/>
      </w:pPr>
      <w:r>
        <w:rPr>
          <w:rStyle w:val="CommentReference"/>
        </w:rPr>
        <w:annotationRef/>
      </w:r>
      <w:r>
        <w:t>This wording is more direct and academic.</w:t>
      </w:r>
    </w:p>
  </w:comment>
  <w:comment w:id="97" w:author="PDG" w:date="2022-05-22T09:39:00Z" w:initials="PdG">
    <w:p w14:paraId="628CAF77" w14:textId="7680F4E5" w:rsidR="00156FE5" w:rsidRDefault="00156FE5">
      <w:pPr>
        <w:pStyle w:val="CommentText"/>
      </w:pPr>
      <w:r>
        <w:rPr>
          <w:rStyle w:val="CommentReference"/>
        </w:rPr>
        <w:annotationRef/>
      </w:r>
      <w:r w:rsidR="0017784B" w:rsidRPr="0017784B">
        <w:t xml:space="preserve">The “en dash” (–) is more appropriate than the hyphen (-) for separating ranges.  </w:t>
      </w:r>
    </w:p>
  </w:comment>
  <w:comment w:id="130" w:author="PDG" w:date="2022-05-22T09:42:00Z" w:initials="PdG">
    <w:p w14:paraId="64191089" w14:textId="49E16F66" w:rsidR="00151CFA" w:rsidRDefault="00151CFA">
      <w:pPr>
        <w:pStyle w:val="CommentText"/>
      </w:pPr>
      <w:r>
        <w:rPr>
          <w:rStyle w:val="CommentReference"/>
        </w:rPr>
        <w:annotationRef/>
      </w:r>
      <w:r>
        <w:t>“Together” was unnecessary and repetitive because this is implied by “combined with.”</w:t>
      </w:r>
    </w:p>
  </w:comment>
  <w:comment w:id="153" w:author="PDG" w:date="2022-05-22T09:58:00Z" w:initials="PdG">
    <w:p w14:paraId="568BE27E" w14:textId="31B161D7" w:rsidR="00CA3A5E" w:rsidRDefault="00CA3A5E">
      <w:pPr>
        <w:pStyle w:val="CommentText"/>
      </w:pPr>
      <w:r>
        <w:rPr>
          <w:rStyle w:val="CommentReference"/>
        </w:rPr>
        <w:annotationRef/>
      </w:r>
      <w:r>
        <w:t>Consider specifying the ages in parentheses</w:t>
      </w:r>
      <w:r w:rsidR="000A19B1">
        <w:t xml:space="preserve"> because “young children” is vague</w:t>
      </w:r>
      <w:r>
        <w:t>.</w:t>
      </w:r>
    </w:p>
  </w:comment>
  <w:comment w:id="154" w:author="PDG" w:date="2022-05-22T09:57:00Z" w:initials="PdG">
    <w:p w14:paraId="5B01FFC1" w14:textId="169924E0" w:rsidR="00C63EB1" w:rsidRDefault="00C63EB1">
      <w:pPr>
        <w:pStyle w:val="CommentText"/>
      </w:pPr>
      <w:r>
        <w:rPr>
          <w:rStyle w:val="CommentReference"/>
        </w:rPr>
        <w:annotationRef/>
      </w:r>
      <w:r>
        <w:t>Placing the adverb “already” here improves the flow of the sentence and makes it sound more natural.</w:t>
      </w:r>
    </w:p>
  </w:comment>
  <w:comment w:id="159" w:author="PDG" w:date="2022-05-22T09:59:00Z" w:initials="PdG">
    <w:p w14:paraId="78904B4D" w14:textId="5DEF8A2D" w:rsidR="0020625B" w:rsidRDefault="0020625B">
      <w:pPr>
        <w:pStyle w:val="CommentText"/>
      </w:pPr>
      <w:r>
        <w:rPr>
          <w:rStyle w:val="CommentReference"/>
        </w:rPr>
        <w:annotationRef/>
      </w:r>
      <w:r>
        <w:t xml:space="preserve">“May” and “likely” cannot be used together because they are too </w:t>
      </w:r>
      <w:r w:rsidR="000648A9">
        <w:t>different</w:t>
      </w:r>
      <w:r>
        <w:t xml:space="preserve"> points on the spectrum of possibility. It is like saying “maybe probably.” </w:t>
      </w:r>
    </w:p>
  </w:comment>
  <w:comment w:id="165" w:author="PDG" w:date="2022-05-22T10:02:00Z" w:initials="PdG">
    <w:p w14:paraId="43C3755B" w14:textId="18CF87CA" w:rsidR="001D68BC" w:rsidRDefault="001D68BC">
      <w:pPr>
        <w:pStyle w:val="CommentText"/>
      </w:pPr>
      <w:r>
        <w:rPr>
          <w:rStyle w:val="CommentReference"/>
        </w:rPr>
        <w:annotationRef/>
      </w:r>
      <w:r>
        <w:t>This phrasing is more natural and direct.</w:t>
      </w:r>
    </w:p>
  </w:comment>
  <w:comment w:id="174" w:author="PDG" w:date="2022-05-23T10:18:00Z" w:initials="PdG">
    <w:p w14:paraId="067ED6F0" w14:textId="6E152902" w:rsidR="0055119A" w:rsidRDefault="0055119A">
      <w:pPr>
        <w:pStyle w:val="CommentText"/>
      </w:pPr>
      <w:r>
        <w:rPr>
          <w:rStyle w:val="CommentReference"/>
        </w:rPr>
        <w:annotationRef/>
      </w:r>
      <w:r>
        <w:t>“However” was used at the beginning of the paragraph.</w:t>
      </w:r>
    </w:p>
  </w:comment>
  <w:comment w:id="183" w:author="PDG" w:date="2022-05-22T10:03:00Z" w:initials="PdG">
    <w:p w14:paraId="23919233" w14:textId="6D938BB9" w:rsidR="006D196F" w:rsidRDefault="006D196F">
      <w:pPr>
        <w:pStyle w:val="CommentText"/>
      </w:pPr>
      <w:r>
        <w:rPr>
          <w:rStyle w:val="CommentReference"/>
        </w:rPr>
        <w:annotationRef/>
      </w:r>
      <w:r w:rsidRPr="006D196F">
        <w:t xml:space="preserve">It is always a good idea to use a range of synonyms to avoid repetition.  </w:t>
      </w:r>
    </w:p>
  </w:comment>
  <w:comment w:id="195" w:author="PDG" w:date="2022-05-23T12:07:00Z" w:initials="PdG">
    <w:p w14:paraId="3818DE51" w14:textId="1ED4C9CE" w:rsidR="008312D5" w:rsidRDefault="008312D5">
      <w:pPr>
        <w:pStyle w:val="CommentText"/>
      </w:pPr>
      <w:r>
        <w:rPr>
          <w:rStyle w:val="CommentReference"/>
        </w:rPr>
        <w:annotationRef/>
      </w:r>
      <w:r>
        <w:t>This formulation is more idiomatic.</w:t>
      </w:r>
    </w:p>
  </w:comment>
  <w:comment w:id="203" w:author="PDG" w:date="2022-05-22T10:05:00Z" w:initials="PdG">
    <w:p w14:paraId="57FEDDB6" w14:textId="0588F9D4" w:rsidR="00060ACC" w:rsidRDefault="00060ACC">
      <w:pPr>
        <w:pStyle w:val="CommentText"/>
      </w:pPr>
      <w:r>
        <w:rPr>
          <w:rStyle w:val="CommentReference"/>
        </w:rPr>
        <w:annotationRef/>
      </w:r>
      <w:r>
        <w:t>The verb “to engage” requires the preposition “in”</w:t>
      </w:r>
      <w:r w:rsidR="002C6BAB">
        <w:t xml:space="preserve"> to mean “become involved/participate.”</w:t>
      </w:r>
    </w:p>
  </w:comment>
  <w:comment w:id="211" w:author="PDG" w:date="2022-05-22T17:41:00Z" w:initials="PdG">
    <w:p w14:paraId="59E6EBF0" w14:textId="450AB74F" w:rsidR="00EB38DF" w:rsidRDefault="00EB38DF">
      <w:pPr>
        <w:pStyle w:val="CommentText"/>
      </w:pPr>
      <w:r>
        <w:rPr>
          <w:rStyle w:val="CommentReference"/>
        </w:rPr>
        <w:annotationRef/>
      </w:r>
      <w:r>
        <w:t>I have deleted a citation</w:t>
      </w:r>
      <w:r w:rsidR="004B096C">
        <w:t xml:space="preserve"> that</w:t>
      </w:r>
      <w:r>
        <w:t xml:space="preserve"> seemed to </w:t>
      </w:r>
      <w:r w:rsidR="007C6998">
        <w:t>repeat the previous one with a typo concerning the year. There is no Pajunen et al. 2022 in the list of references. If this is indeed a different source, simply add the year to the preceding parenthetical citation since they have the same authors</w:t>
      </w:r>
      <w:r w:rsidR="00B56F2F">
        <w:t xml:space="preserve"> and </w:t>
      </w:r>
      <w:r w:rsidR="007347F6">
        <w:t>provide</w:t>
      </w:r>
      <w:r w:rsidR="00B56F2F">
        <w:t xml:space="preserve"> the full reference </w:t>
      </w:r>
      <w:r w:rsidR="007347F6">
        <w:t>in</w:t>
      </w:r>
      <w:r w:rsidR="00B56F2F">
        <w:t xml:space="preserve"> the bibliography</w:t>
      </w:r>
      <w:r w:rsidR="007C6998">
        <w:t>.</w:t>
      </w:r>
    </w:p>
  </w:comment>
  <w:comment w:id="216" w:author="PDG" w:date="2022-05-23T12:33:00Z" w:initials="PdG">
    <w:p w14:paraId="4B4BCF49" w14:textId="65E13AEA" w:rsidR="00EC011D" w:rsidRDefault="00EC011D">
      <w:pPr>
        <w:pStyle w:val="CommentText"/>
      </w:pPr>
      <w:r>
        <w:rPr>
          <w:rStyle w:val="CommentReference"/>
        </w:rPr>
        <w:annotationRef/>
      </w:r>
      <w:r>
        <w:rPr>
          <w:rStyle w:val="CommentReference"/>
        </w:rPr>
        <w:annotationRef/>
      </w:r>
      <w:r>
        <w:rPr>
          <w:rStyle w:val="CommentReference"/>
        </w:rPr>
        <w:t>A publisher is missing. Please add it before “(Original work…)</w:t>
      </w:r>
      <w:r w:rsidR="005F384C">
        <w:rPr>
          <w:rStyle w:val="CommentReferenc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234A06" w15:done="0"/>
  <w15:commentEx w15:paraId="1A3D50BD" w15:done="0"/>
  <w15:commentEx w15:paraId="3DFE648E" w15:done="0"/>
  <w15:commentEx w15:paraId="3902CE22" w15:done="0"/>
  <w15:commentEx w15:paraId="1698AAC7" w15:done="0"/>
  <w15:commentEx w15:paraId="2866F257" w15:done="0"/>
  <w15:commentEx w15:paraId="763D1AE3" w15:done="0"/>
  <w15:commentEx w15:paraId="1CB2EB2A" w15:done="0"/>
  <w15:commentEx w15:paraId="060E5369" w15:done="0"/>
  <w15:commentEx w15:paraId="0EA84157" w15:done="0"/>
  <w15:commentEx w15:paraId="109C1CCF" w15:done="0"/>
  <w15:commentEx w15:paraId="600992FD" w15:done="0"/>
  <w15:commentEx w15:paraId="628CAF77" w15:done="0"/>
  <w15:commentEx w15:paraId="64191089" w15:done="0"/>
  <w15:commentEx w15:paraId="568BE27E" w15:done="0"/>
  <w15:commentEx w15:paraId="5B01FFC1" w15:done="0"/>
  <w15:commentEx w15:paraId="78904B4D" w15:done="0"/>
  <w15:commentEx w15:paraId="43C3755B" w15:done="0"/>
  <w15:commentEx w15:paraId="067ED6F0" w15:done="0"/>
  <w15:commentEx w15:paraId="23919233" w15:done="0"/>
  <w15:commentEx w15:paraId="3818DE51" w15:done="0"/>
  <w15:commentEx w15:paraId="57FEDDB6" w15:done="0"/>
  <w15:commentEx w15:paraId="59E6EBF0" w15:done="0"/>
  <w15:commentEx w15:paraId="4B4BCF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5D9A9" w16cex:dateUtc="2022-05-23T06:00:00Z"/>
  <w16cex:commentExtensible w16cex:durableId="26348E9E" w16cex:dateUtc="2022-05-22T06:27:00Z"/>
  <w16cex:commentExtensible w16cex:durableId="26348EB1" w16cex:dateUtc="2022-05-22T06:28:00Z"/>
  <w16cex:commentExtensible w16cex:durableId="26348F04" w16cex:dateUtc="2022-05-22T06:29:00Z"/>
  <w16cex:commentExtensible w16cex:durableId="26348FA0" w16cex:dateUtc="2022-05-22T06:32:00Z"/>
  <w16cex:commentExtensible w16cex:durableId="2636048E" w16cex:dateUtc="2022-05-23T09:03:00Z"/>
  <w16cex:commentExtensible w16cex:durableId="26348FFB" w16cex:dateUtc="2022-05-22T06:33:00Z"/>
  <w16cex:commentExtensible w16cex:durableId="2635E97C" w16cex:dateUtc="2022-05-23T07:07:00Z"/>
  <w16cex:commentExtensible w16cex:durableId="2634AD83" w16cex:dateUtc="2022-05-22T08:39:00Z"/>
  <w16cex:commentExtensible w16cex:durableId="2635EAD5" w16cex:dateUtc="2022-05-23T07:13:00Z"/>
  <w16cex:commentExtensible w16cex:durableId="263490E9" w16cex:dateUtc="2022-05-22T06:37:00Z"/>
  <w16cex:commentExtensible w16cex:durableId="26349122" w16cex:dateUtc="2022-05-22T06:38:00Z"/>
  <w16cex:commentExtensible w16cex:durableId="26349150" w16cex:dateUtc="2022-05-22T06:39:00Z"/>
  <w16cex:commentExtensible w16cex:durableId="26349208" w16cex:dateUtc="2022-05-22T06:42:00Z"/>
  <w16cex:commentExtensible w16cex:durableId="263495D0" w16cex:dateUtc="2022-05-22T06:58:00Z"/>
  <w16cex:commentExtensible w16cex:durableId="263495A5" w16cex:dateUtc="2022-05-22T06:57:00Z"/>
  <w16cex:commentExtensible w16cex:durableId="26349613" w16cex:dateUtc="2022-05-22T06:59:00Z"/>
  <w16cex:commentExtensible w16cex:durableId="263496BB" w16cex:dateUtc="2022-05-22T07:02:00Z"/>
  <w16cex:commentExtensible w16cex:durableId="2635EBF1" w16cex:dateUtc="2022-05-23T07:18:00Z"/>
  <w16cex:commentExtensible w16cex:durableId="263496FB" w16cex:dateUtc="2022-05-22T07:03:00Z"/>
  <w16cex:commentExtensible w16cex:durableId="26360597" w16cex:dateUtc="2022-05-23T09:07:00Z"/>
  <w16cex:commentExtensible w16cex:durableId="2634978B" w16cex:dateUtc="2022-05-22T07:05:00Z"/>
  <w16cex:commentExtensible w16cex:durableId="2635026F" w16cex:dateUtc="2022-05-22T14:41:00Z"/>
  <w16cex:commentExtensible w16cex:durableId="26360BAF" w16cex:dateUtc="2022-05-23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234A06" w16cid:durableId="2635D9A9"/>
  <w16cid:commentId w16cid:paraId="1A3D50BD" w16cid:durableId="26348E9E"/>
  <w16cid:commentId w16cid:paraId="3DFE648E" w16cid:durableId="26348EB1"/>
  <w16cid:commentId w16cid:paraId="3902CE22" w16cid:durableId="26348F04"/>
  <w16cid:commentId w16cid:paraId="1698AAC7" w16cid:durableId="26348FA0"/>
  <w16cid:commentId w16cid:paraId="2866F257" w16cid:durableId="2636048E"/>
  <w16cid:commentId w16cid:paraId="763D1AE3" w16cid:durableId="26348FFB"/>
  <w16cid:commentId w16cid:paraId="1CB2EB2A" w16cid:durableId="2635E97C"/>
  <w16cid:commentId w16cid:paraId="060E5369" w16cid:durableId="2634AD83"/>
  <w16cid:commentId w16cid:paraId="0EA84157" w16cid:durableId="2635EAD5"/>
  <w16cid:commentId w16cid:paraId="109C1CCF" w16cid:durableId="263490E9"/>
  <w16cid:commentId w16cid:paraId="600992FD" w16cid:durableId="26349122"/>
  <w16cid:commentId w16cid:paraId="628CAF77" w16cid:durableId="26349150"/>
  <w16cid:commentId w16cid:paraId="64191089" w16cid:durableId="26349208"/>
  <w16cid:commentId w16cid:paraId="568BE27E" w16cid:durableId="263495D0"/>
  <w16cid:commentId w16cid:paraId="5B01FFC1" w16cid:durableId="263495A5"/>
  <w16cid:commentId w16cid:paraId="78904B4D" w16cid:durableId="26349613"/>
  <w16cid:commentId w16cid:paraId="43C3755B" w16cid:durableId="263496BB"/>
  <w16cid:commentId w16cid:paraId="067ED6F0" w16cid:durableId="2635EBF1"/>
  <w16cid:commentId w16cid:paraId="23919233" w16cid:durableId="263496FB"/>
  <w16cid:commentId w16cid:paraId="3818DE51" w16cid:durableId="26360597"/>
  <w16cid:commentId w16cid:paraId="57FEDDB6" w16cid:durableId="2634978B"/>
  <w16cid:commentId w16cid:paraId="59E6EBF0" w16cid:durableId="2635026F"/>
  <w16cid:commentId w16cid:paraId="4B4BCF49" w16cid:durableId="26360B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3C4F5" w14:textId="77777777" w:rsidR="007E04D9" w:rsidRDefault="007E04D9">
      <w:pPr>
        <w:spacing w:line="240" w:lineRule="auto"/>
      </w:pPr>
      <w:r>
        <w:separator/>
      </w:r>
    </w:p>
  </w:endnote>
  <w:endnote w:type="continuationSeparator" w:id="0">
    <w:p w14:paraId="74317909" w14:textId="77777777" w:rsidR="007E04D9" w:rsidRDefault="007E04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97CB" w14:textId="77777777" w:rsidR="0081434C" w:rsidRDefault="008143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226E2" w14:textId="77777777" w:rsidR="007E04D9" w:rsidRDefault="007E04D9">
      <w:pPr>
        <w:spacing w:line="240" w:lineRule="auto"/>
      </w:pPr>
      <w:r>
        <w:separator/>
      </w:r>
    </w:p>
  </w:footnote>
  <w:footnote w:type="continuationSeparator" w:id="0">
    <w:p w14:paraId="6D18A6C2" w14:textId="77777777" w:rsidR="007E04D9" w:rsidRDefault="007E04D9">
      <w:pPr>
        <w:spacing w:line="240" w:lineRule="auto"/>
      </w:pPr>
      <w:r>
        <w:continuationSeparator/>
      </w:r>
    </w:p>
  </w:footnote>
  <w:footnote w:id="1">
    <w:p w14:paraId="605461BC" w14:textId="3EDE39A6" w:rsidR="0081434C" w:rsidRPr="000D64E3"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sidR="000A15B0">
        <w:rPr>
          <w:sz w:val="20"/>
          <w:szCs w:val="20"/>
          <w:lang w:val="en-US"/>
        </w:rPr>
        <w:t>The a</w:t>
      </w:r>
      <w:r w:rsidRPr="003F6982">
        <w:rPr>
          <w:sz w:val="20"/>
          <w:szCs w:val="20"/>
          <w:lang w:val="en-US"/>
        </w:rPr>
        <w:t>uthors are listed in alphabetical order. Hector Bahamonde is a Senior Researcher at the University of Turku</w:t>
      </w:r>
      <w:r w:rsidR="00C31A59">
        <w:rPr>
          <w:sz w:val="20"/>
          <w:szCs w:val="20"/>
          <w:lang w:val="en-US"/>
        </w:rPr>
        <w:t xml:space="preserve">, </w:t>
      </w:r>
      <w:r w:rsidR="00EB78BC">
        <w:rPr>
          <w:sz w:val="20"/>
          <w:szCs w:val="20"/>
          <w:lang w:val="en-US"/>
        </w:rPr>
        <w:t xml:space="preserve">Finland, </w:t>
      </w:r>
      <w:r w:rsidR="00C31A59">
        <w:rPr>
          <w:sz w:val="20"/>
          <w:szCs w:val="20"/>
          <w:lang w:val="en-US"/>
        </w:rPr>
        <w:t xml:space="preserve">and </w:t>
      </w:r>
      <w:r w:rsidR="00EB78BC">
        <w:rPr>
          <w:sz w:val="20"/>
          <w:szCs w:val="20"/>
          <w:lang w:val="en-US"/>
        </w:rPr>
        <w:t xml:space="preserve">an </w:t>
      </w:r>
      <w:r w:rsidR="00C31A59">
        <w:rPr>
          <w:sz w:val="20"/>
          <w:szCs w:val="20"/>
          <w:lang w:val="en-US"/>
        </w:rPr>
        <w:t>Adjunct Researcher of</w:t>
      </w:r>
      <w:r w:rsidR="00EB78BC">
        <w:rPr>
          <w:sz w:val="20"/>
          <w:szCs w:val="20"/>
          <w:lang w:val="en-US"/>
        </w:rPr>
        <w:t xml:space="preserve"> the</w:t>
      </w:r>
      <w:r w:rsidR="00C31A59">
        <w:rPr>
          <w:sz w:val="20"/>
          <w:szCs w:val="20"/>
          <w:lang w:val="en-US"/>
        </w:rPr>
        <w:t xml:space="preserve"> </w:t>
      </w:r>
      <w:r w:rsidR="00C31A59" w:rsidRPr="00C31A59">
        <w:rPr>
          <w:sz w:val="20"/>
          <w:szCs w:val="20"/>
          <w:lang w:val="en-US"/>
        </w:rPr>
        <w:t>Millennium Institute, Foundational Research on Data</w:t>
      </w:r>
      <w:r w:rsidR="00C31A59">
        <w:rPr>
          <w:sz w:val="20"/>
          <w:szCs w:val="20"/>
          <w:lang w:val="en-US"/>
        </w:rPr>
        <w:t>, Chile</w:t>
      </w:r>
      <w:r w:rsidRPr="003F6982">
        <w:rPr>
          <w:sz w:val="20"/>
          <w:szCs w:val="20"/>
          <w:lang w:val="en-US"/>
        </w:rPr>
        <w:t xml:space="preserve"> (</w:t>
      </w:r>
      <w:hyperlink r:id="rId1">
        <w:r w:rsidRPr="003F6982">
          <w:rPr>
            <w:color w:val="1155CC"/>
            <w:sz w:val="20"/>
            <w:szCs w:val="20"/>
            <w:u w:val="single"/>
            <w:lang w:val="en-US"/>
          </w:rPr>
          <w:t>hibano@utu.fi</w:t>
        </w:r>
      </w:hyperlink>
      <w:r w:rsidRPr="003F6982">
        <w:rPr>
          <w:sz w:val="20"/>
          <w:szCs w:val="20"/>
          <w:lang w:val="en-US"/>
        </w:rPr>
        <w:t xml:space="preserve">, </w:t>
      </w:r>
      <w:hyperlink r:id="rId2">
        <w:r w:rsidRPr="003F6982">
          <w:rPr>
            <w:color w:val="1155CC"/>
            <w:sz w:val="20"/>
            <w:szCs w:val="20"/>
            <w:u w:val="single"/>
            <w:lang w:val="en-US"/>
          </w:rPr>
          <w:t>www.HectorBahamonde.com</w:t>
        </w:r>
      </w:hyperlink>
      <w:r w:rsidRPr="003F6982">
        <w:rPr>
          <w:sz w:val="20"/>
          <w:szCs w:val="20"/>
          <w:lang w:val="en-US"/>
        </w:rPr>
        <w:t>). Outi Sarpila (</w:t>
      </w:r>
      <w:hyperlink r:id="rId3">
        <w:r w:rsidRPr="003F6982">
          <w:rPr>
            <w:color w:val="1155CC"/>
            <w:sz w:val="20"/>
            <w:szCs w:val="20"/>
            <w:u w:val="single"/>
            <w:lang w:val="en-US"/>
          </w:rPr>
          <w:t>outi.sarpila@utu.f</w:t>
        </w:r>
      </w:hyperlink>
      <w:r w:rsidRPr="003F6982">
        <w:rPr>
          <w:sz w:val="20"/>
          <w:szCs w:val="20"/>
          <w:lang w:val="en-US"/>
        </w:rPr>
        <w:t>) is a Senior Research Fellow at the INVEST Research Flagship, University of Turku</w:t>
      </w:r>
      <w:r w:rsidR="00EB78BC">
        <w:rPr>
          <w:sz w:val="20"/>
          <w:szCs w:val="20"/>
          <w:lang w:val="en-US"/>
        </w:rPr>
        <w:t>, Finland</w:t>
      </w:r>
      <w:r w:rsidRPr="003F6982">
        <w:rPr>
          <w:sz w:val="20"/>
          <w:szCs w:val="20"/>
          <w:lang w:val="en-US"/>
        </w:rPr>
        <w:t>. We thank the participants and organizers of the talks at the 2022 INVEST Research Seminar (Turku, Finland), the 2022 SOMA Workshop (Svartå, Finland)</w:t>
      </w:r>
      <w:r w:rsidR="00593DD4" w:rsidRPr="003F6982">
        <w:rPr>
          <w:sz w:val="20"/>
          <w:szCs w:val="20"/>
          <w:lang w:val="en-US"/>
        </w:rPr>
        <w:t>,</w:t>
      </w:r>
      <w:r w:rsidRPr="003F6982">
        <w:rPr>
          <w:sz w:val="20"/>
          <w:szCs w:val="20"/>
          <w:lang w:val="en-US"/>
        </w:rPr>
        <w:t xml:space="preserve"> and the 2022 Nordic Sociological Association Conference (Reykjavik, Iceland). This project was funded by Sarpila’s Academy of Finland </w:t>
      </w:r>
      <w:r w:rsidR="00CD78C8">
        <w:rPr>
          <w:sz w:val="20"/>
          <w:szCs w:val="20"/>
          <w:lang w:val="en-US"/>
        </w:rPr>
        <w:t>(</w:t>
      </w:r>
      <w:r w:rsidRPr="003F6982">
        <w:rPr>
          <w:sz w:val="20"/>
          <w:szCs w:val="20"/>
          <w:lang w:val="en-US"/>
        </w:rPr>
        <w:t>decision number 325813</w:t>
      </w:r>
      <w:r w:rsidR="00CD78C8">
        <w:rPr>
          <w:sz w:val="20"/>
          <w:szCs w:val="20"/>
          <w:lang w:val="en-US"/>
        </w:rPr>
        <w:t>)</w:t>
      </w:r>
      <w:r w:rsidR="000D64E3">
        <w:rPr>
          <w:sz w:val="20"/>
          <w:szCs w:val="20"/>
          <w:lang w:val="en-US"/>
        </w:rPr>
        <w:t xml:space="preserve"> and by Bahamonde’s ANID Fondecyt Iniciación, number </w:t>
      </w:r>
      <w:r w:rsidR="000D64E3" w:rsidRPr="000D64E3">
        <w:rPr>
          <w:sz w:val="20"/>
          <w:szCs w:val="20"/>
          <w:lang w:val="en-US"/>
        </w:rPr>
        <w:t>11220303</w:t>
      </w:r>
      <w:r w:rsidR="000D64E3">
        <w:rPr>
          <w:sz w:val="20"/>
          <w:szCs w:val="20"/>
          <w:lang w:val="en-US"/>
        </w:rPr>
        <w:t>.</w:t>
      </w:r>
    </w:p>
  </w:footnote>
  <w:footnote w:id="2">
    <w:p w14:paraId="20365BB7" w14:textId="76B227AF"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In this article we use the term “attractiveness.” However, it should be noted that in the stratification literature</w:t>
      </w:r>
      <w:r w:rsidR="00A31291">
        <w:rPr>
          <w:sz w:val="20"/>
          <w:szCs w:val="20"/>
          <w:lang w:val="en-US"/>
        </w:rPr>
        <w:t>,</w:t>
      </w:r>
      <w:r w:rsidRPr="003F6982">
        <w:rPr>
          <w:sz w:val="20"/>
          <w:szCs w:val="20"/>
          <w:lang w:val="en-US"/>
        </w:rPr>
        <w:t xml:space="preserve"> it is often used interchangeably with “beauty.”</w:t>
      </w:r>
    </w:p>
  </w:footnote>
  <w:footnote w:id="3">
    <w:p w14:paraId="60693CF7" w14:textId="0B147966" w:rsidR="0081434C" w:rsidRPr="003F6982" w:rsidRDefault="008F6A4E">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sidR="00783216">
        <w:rPr>
          <w:sz w:val="20"/>
          <w:szCs w:val="20"/>
          <w:lang w:val="en-US"/>
        </w:rPr>
        <w:t>E</w:t>
      </w:r>
      <w:r w:rsidRPr="003F6982">
        <w:rPr>
          <w:sz w:val="20"/>
          <w:szCs w:val="20"/>
          <w:lang w:val="en-US"/>
        </w:rPr>
        <w:t>mphasis</w:t>
      </w:r>
      <w:r w:rsidR="00783216">
        <w:rPr>
          <w:sz w:val="20"/>
          <w:szCs w:val="20"/>
          <w:lang w:val="en-US"/>
        </w:rPr>
        <w:t xml:space="preserve"> added</w:t>
      </w:r>
      <w:r w:rsidRPr="003F6982">
        <w:rPr>
          <w:sz w:val="20"/>
          <w:szCs w:val="20"/>
          <w:lang w:val="en-US"/>
        </w:rPr>
        <w:t>.</w:t>
      </w:r>
    </w:p>
  </w:footnote>
  <w:footnote w:id="4">
    <w:p w14:paraId="4054C67E" w14:textId="5DA7E107" w:rsidR="0081434C" w:rsidRPr="003F6982" w:rsidRDefault="008F6A4E">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sidR="00783216">
        <w:rPr>
          <w:sz w:val="20"/>
          <w:szCs w:val="20"/>
          <w:lang w:val="en-US"/>
        </w:rPr>
        <w:t>E</w:t>
      </w:r>
      <w:r w:rsidRPr="003F6982">
        <w:rPr>
          <w:sz w:val="20"/>
          <w:szCs w:val="20"/>
          <w:lang w:val="en-US"/>
        </w:rPr>
        <w:t>mphasis</w:t>
      </w:r>
      <w:r w:rsidR="00783216">
        <w:rPr>
          <w:sz w:val="20"/>
          <w:szCs w:val="20"/>
          <w:lang w:val="en-US"/>
        </w:rPr>
        <w:t xml:space="preserve"> added</w:t>
      </w:r>
      <w:r w:rsidRPr="003F6982">
        <w:rPr>
          <w:sz w:val="20"/>
          <w:szCs w:val="20"/>
          <w:lang w:val="en-US"/>
        </w:rPr>
        <w:t>.</w:t>
      </w:r>
    </w:p>
  </w:footnote>
  <w:footnote w:id="5">
    <w:p w14:paraId="3AE64BE7" w14:textId="1729FD23" w:rsidR="00D02E1E" w:rsidRPr="00D02E1E" w:rsidRDefault="00D02E1E">
      <w:pPr>
        <w:pStyle w:val="FootnoteText"/>
        <w:rPr>
          <w:lang w:val="en-US"/>
        </w:rPr>
      </w:pPr>
      <w:r>
        <w:rPr>
          <w:rStyle w:val="FootnoteReference"/>
        </w:rPr>
        <w:footnoteRef/>
      </w:r>
      <w:r w:rsidRPr="00DD1C80">
        <w:rPr>
          <w:lang w:val="en-US"/>
        </w:rPr>
        <w:t xml:space="preserve"> </w:t>
      </w:r>
      <w:r>
        <w:rPr>
          <w:lang w:val="en-US"/>
        </w:rPr>
        <w:t>E</w:t>
      </w:r>
      <w:r w:rsidRPr="003F6982">
        <w:rPr>
          <w:lang w:val="en-US"/>
        </w:rPr>
        <w:t>mphasis</w:t>
      </w:r>
      <w:r>
        <w:rPr>
          <w:lang w:val="en-US"/>
        </w:rPr>
        <w:t xml:space="preserve"> added</w:t>
      </w:r>
      <w:r w:rsidRPr="003F6982">
        <w:rPr>
          <w:lang w:val="en-US"/>
        </w:rPr>
        <w:t>.</w:t>
      </w:r>
    </w:p>
  </w:footnote>
  <w:footnote w:id="6">
    <w:p w14:paraId="0F4FA5CB" w14:textId="2264D867"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The causal link between inequality and physical attractiveness is that because “good-looking people [...] achieve higher occupational success” </w:t>
      </w:r>
      <w:hyperlink r:id="rId4">
        <w:r w:rsidRPr="003F6982">
          <w:rPr>
            <w:sz w:val="20"/>
            <w:szCs w:val="20"/>
            <w:lang w:val="en-US"/>
          </w:rPr>
          <w:t>(Berggren et al., 2010, p. 8</w:t>
        </w:r>
      </w:hyperlink>
      <w:r w:rsidRPr="003F6982">
        <w:rPr>
          <w:sz w:val="20"/>
          <w:szCs w:val="20"/>
          <w:lang w:val="en-US"/>
        </w:rPr>
        <w:t xml:space="preserve">; see also </w:t>
      </w:r>
      <w:hyperlink r:id="rId5">
        <w:r w:rsidRPr="003F6982">
          <w:rPr>
            <w:sz w:val="20"/>
            <w:szCs w:val="20"/>
            <w:lang w:val="en-US"/>
          </w:rPr>
          <w:t>Scholz &amp; Sicinski, 2015)</w:t>
        </w:r>
      </w:hyperlink>
      <w:r w:rsidRPr="003F6982">
        <w:rPr>
          <w:sz w:val="20"/>
          <w:szCs w:val="20"/>
          <w:lang w:val="en-US"/>
        </w:rPr>
        <w:t xml:space="preserve">, they tend to be </w:t>
      </w:r>
      <w:del w:id="7" w:author="PDG" w:date="2022-05-22T10:31:00Z">
        <w:r w:rsidRPr="003F6982" w:rsidDel="00544054">
          <w:rPr>
            <w:sz w:val="20"/>
            <w:szCs w:val="20"/>
            <w:lang w:val="en-US"/>
          </w:rPr>
          <w:delText>“</w:delText>
        </w:r>
      </w:del>
      <w:r w:rsidRPr="003F6982">
        <w:rPr>
          <w:sz w:val="20"/>
          <w:szCs w:val="20"/>
          <w:lang w:val="en-US"/>
        </w:rPr>
        <w:t>less egalitarian</w:t>
      </w:r>
      <w:del w:id="8" w:author="PDG" w:date="2022-05-22T10:31:00Z">
        <w:r w:rsidRPr="003F6982" w:rsidDel="00544054">
          <w:rPr>
            <w:sz w:val="20"/>
            <w:szCs w:val="20"/>
            <w:lang w:val="en-US"/>
          </w:rPr>
          <w:delText>”</w:delText>
        </w:r>
      </w:del>
      <w:r w:rsidRPr="003F6982">
        <w:rPr>
          <w:sz w:val="20"/>
          <w:szCs w:val="20"/>
          <w:lang w:val="en-US"/>
        </w:rPr>
        <w:t xml:space="preserve"> </w:t>
      </w:r>
      <w:hyperlink r:id="rId6">
        <w:r w:rsidRPr="003F6982">
          <w:rPr>
            <w:sz w:val="20"/>
            <w:szCs w:val="20"/>
            <w:lang w:val="en-US"/>
          </w:rPr>
          <w:t>(Price et al., 2011)</w:t>
        </w:r>
      </w:hyperlink>
      <w:r w:rsidRPr="003F6982">
        <w:rPr>
          <w:sz w:val="20"/>
          <w:szCs w:val="20"/>
          <w:lang w:val="en-US"/>
        </w:rPr>
        <w:t>.</w:t>
      </w:r>
    </w:p>
  </w:footnote>
  <w:footnote w:id="7">
    <w:p w14:paraId="7D98244D" w14:textId="574F2CCB"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sidR="004F4DE0">
        <w:rPr>
          <w:sz w:val="20"/>
          <w:szCs w:val="20"/>
          <w:lang w:val="en-US"/>
        </w:rPr>
        <w:t>Because of</w:t>
      </w:r>
      <w:r w:rsidRPr="003F6982">
        <w:rPr>
          <w:sz w:val="20"/>
          <w:szCs w:val="20"/>
          <w:lang w:val="en-US"/>
        </w:rPr>
        <w:t xml:space="preserve"> </w:t>
      </w:r>
      <w:r w:rsidR="004F4DE0">
        <w:rPr>
          <w:sz w:val="20"/>
          <w:szCs w:val="20"/>
          <w:lang w:val="en-US"/>
        </w:rPr>
        <w:t>its</w:t>
      </w:r>
      <w:r w:rsidR="004F4DE0" w:rsidRPr="003F6982">
        <w:rPr>
          <w:sz w:val="20"/>
          <w:szCs w:val="20"/>
          <w:lang w:val="en-US"/>
        </w:rPr>
        <w:t xml:space="preserve"> </w:t>
      </w:r>
      <w:r w:rsidRPr="003F6982">
        <w:rPr>
          <w:sz w:val="20"/>
          <w:szCs w:val="20"/>
          <w:lang w:val="en-US"/>
        </w:rPr>
        <w:t>autonomy</w:t>
      </w:r>
      <w:r w:rsidR="004F4DE0">
        <w:rPr>
          <w:sz w:val="20"/>
          <w:szCs w:val="20"/>
          <w:lang w:val="en-US"/>
        </w:rPr>
        <w:t xml:space="preserve">, </w:t>
      </w:r>
      <w:r w:rsidRPr="003F6982">
        <w:rPr>
          <w:sz w:val="20"/>
          <w:szCs w:val="20"/>
          <w:lang w:val="en-US"/>
        </w:rPr>
        <w:t xml:space="preserve">the Åland region </w:t>
      </w:r>
      <w:r w:rsidR="003B14B4">
        <w:rPr>
          <w:sz w:val="20"/>
          <w:szCs w:val="20"/>
          <w:lang w:val="en-US"/>
        </w:rPr>
        <w:t xml:space="preserve">did not </w:t>
      </w:r>
      <w:r w:rsidRPr="003F6982">
        <w:rPr>
          <w:sz w:val="20"/>
          <w:szCs w:val="20"/>
          <w:lang w:val="en-US"/>
        </w:rPr>
        <w:t>h</w:t>
      </w:r>
      <w:r w:rsidR="003B14B4">
        <w:rPr>
          <w:sz w:val="20"/>
          <w:szCs w:val="20"/>
          <w:lang w:val="en-US"/>
        </w:rPr>
        <w:t>o</w:t>
      </w:r>
      <w:r w:rsidRPr="003F6982">
        <w:rPr>
          <w:sz w:val="20"/>
          <w:szCs w:val="20"/>
          <w:lang w:val="en-US"/>
        </w:rPr>
        <w:t xml:space="preserve">ld elections at the same time as mainland Finland </w:t>
      </w:r>
      <w:r w:rsidR="00904928">
        <w:rPr>
          <w:sz w:val="20"/>
          <w:szCs w:val="20"/>
          <w:lang w:val="en-US"/>
        </w:rPr>
        <w:t xml:space="preserve">and </w:t>
      </w:r>
      <w:r w:rsidRPr="003F6982">
        <w:rPr>
          <w:sz w:val="20"/>
          <w:szCs w:val="20"/>
          <w:lang w:val="en-US"/>
        </w:rPr>
        <w:t>was</w:t>
      </w:r>
      <w:r w:rsidR="00904928">
        <w:rPr>
          <w:sz w:val="20"/>
          <w:szCs w:val="20"/>
          <w:lang w:val="en-US"/>
        </w:rPr>
        <w:t xml:space="preserve"> consequently</w:t>
      </w:r>
      <w:r w:rsidRPr="003F6982">
        <w:rPr>
          <w:sz w:val="20"/>
          <w:szCs w:val="20"/>
          <w:lang w:val="en-US"/>
        </w:rPr>
        <w:t xml:space="preserve"> excluded from the analyses.</w:t>
      </w:r>
    </w:p>
  </w:footnote>
  <w:footnote w:id="8">
    <w:p w14:paraId="50B589B8" w14:textId="77777777"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Candidates that did not have a declared occupation by the time of the election (e.g., students, pensioners, unemployed) were discarded. </w:t>
      </w:r>
    </w:p>
  </w:footnote>
  <w:footnote w:id="9">
    <w:p w14:paraId="5F713979" w14:textId="6AF289E5"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Although</w:t>
      </w:r>
      <w:r w:rsidR="00426E38">
        <w:rPr>
          <w:sz w:val="20"/>
          <w:szCs w:val="20"/>
          <w:lang w:val="en-US"/>
        </w:rPr>
        <w:t>, in principle,</w:t>
      </w:r>
      <w:r w:rsidRPr="003F6982">
        <w:rPr>
          <w:sz w:val="20"/>
          <w:szCs w:val="20"/>
          <w:lang w:val="en-US"/>
        </w:rPr>
        <w:t xml:space="preserve"> all the photographs ought to be properly archived and publicly available, as all print material in Finland (Act on Cultural Resources in Finland [1433] 2007), gathering the photographs proved laborious. The photographs were processed in GIMP to remove any identifying information, including the candidate’s election number. Each candidate picture has a candidate number associated with it. These numbers were covered up with the logo of the research institution, that is</w:t>
      </w:r>
      <w:r w:rsidR="00D82A54">
        <w:rPr>
          <w:sz w:val="20"/>
          <w:szCs w:val="20"/>
          <w:lang w:val="en-US"/>
        </w:rPr>
        <w:t>,</w:t>
      </w:r>
      <w:r w:rsidRPr="003F6982">
        <w:rPr>
          <w:sz w:val="20"/>
          <w:szCs w:val="20"/>
          <w:lang w:val="en-US"/>
        </w:rPr>
        <w:t xml:space="preserve"> the logo of [anonymized]. </w:t>
      </w:r>
      <w:r w:rsidR="00340E06">
        <w:rPr>
          <w:sz w:val="20"/>
          <w:szCs w:val="20"/>
          <w:lang w:val="en-US"/>
        </w:rPr>
        <w:t>Additionally</w:t>
      </w:r>
      <w:r w:rsidRPr="003F6982">
        <w:rPr>
          <w:sz w:val="20"/>
          <w:szCs w:val="20"/>
          <w:lang w:val="en-US"/>
        </w:rPr>
        <w:t xml:space="preserve">, to test the usability of the images, a pilot study was conducted. Images of insufficient quality were removed from the sample. However, </w:t>
      </w:r>
      <w:hyperlink r:id="rId7">
        <w:r w:rsidRPr="003F6982">
          <w:rPr>
            <w:sz w:val="20"/>
            <w:szCs w:val="20"/>
            <w:lang w:val="en-US"/>
          </w:rPr>
          <w:t>Lenz &amp; Lawson (2011, p. 575)</w:t>
        </w:r>
      </w:hyperlink>
      <w:r w:rsidRPr="003F6982">
        <w:rPr>
          <w:sz w:val="20"/>
          <w:szCs w:val="20"/>
          <w:lang w:val="en-US"/>
        </w:rPr>
        <w:t xml:space="preserve"> explain that the physical appearance effect holds even when “differences in image quality and other aspects of the pictures, such as visible light, are taken into account.”</w:t>
      </w:r>
    </w:p>
  </w:footnote>
  <w:footnote w:id="10">
    <w:p w14:paraId="15B6CACD" w14:textId="2ED2FA0C"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Masculinity was defined for respondents using the definition </w:t>
      </w:r>
      <w:r w:rsidR="005D0D29">
        <w:rPr>
          <w:sz w:val="20"/>
          <w:szCs w:val="20"/>
          <w:lang w:val="en-US"/>
        </w:rPr>
        <w:t>of the</w:t>
      </w:r>
      <w:r w:rsidR="005D0D29" w:rsidRPr="003F6982">
        <w:rPr>
          <w:sz w:val="20"/>
          <w:szCs w:val="20"/>
          <w:lang w:val="en-US"/>
        </w:rPr>
        <w:t xml:space="preserve"> </w:t>
      </w:r>
      <w:r w:rsidRPr="003F6982">
        <w:rPr>
          <w:sz w:val="20"/>
          <w:szCs w:val="20"/>
          <w:lang w:val="en-US"/>
        </w:rPr>
        <w:t xml:space="preserve">official </w:t>
      </w:r>
      <w:r w:rsidRPr="00FC4204">
        <w:rPr>
          <w:i/>
          <w:iCs/>
          <w:sz w:val="20"/>
          <w:szCs w:val="20"/>
          <w:lang w:val="en-US"/>
        </w:rPr>
        <w:t>Dictionary of Contemporary Finnish</w:t>
      </w:r>
      <w:r w:rsidRPr="003F6982">
        <w:rPr>
          <w:sz w:val="20"/>
          <w:szCs w:val="20"/>
          <w:lang w:val="en-US"/>
        </w:rPr>
        <w:t xml:space="preserve"> (</w:t>
      </w:r>
      <w:r w:rsidRPr="003F6982">
        <w:rPr>
          <w:i/>
          <w:sz w:val="20"/>
          <w:szCs w:val="20"/>
          <w:lang w:val="en-US"/>
        </w:rPr>
        <w:t>Kielitoimiston sanakirja</w:t>
      </w:r>
      <w:r w:rsidRPr="003F6982">
        <w:rPr>
          <w:sz w:val="20"/>
          <w:szCs w:val="20"/>
          <w:lang w:val="en-US"/>
        </w:rPr>
        <w:t xml:space="preserve">), a dictionary of standard Finnish compiled by the Institute for the Languages of Finland: “masculinity refers to manly, mannish.” The respondents were also reminded that both men and women can be perceived </w:t>
      </w:r>
      <w:r w:rsidR="0009103D">
        <w:rPr>
          <w:sz w:val="20"/>
          <w:szCs w:val="20"/>
          <w:lang w:val="en-US"/>
        </w:rPr>
        <w:t xml:space="preserve">as </w:t>
      </w:r>
      <w:r w:rsidRPr="003F6982">
        <w:rPr>
          <w:sz w:val="20"/>
          <w:szCs w:val="20"/>
          <w:lang w:val="en-US"/>
        </w:rPr>
        <w:t>masculine.</w:t>
      </w:r>
    </w:p>
  </w:footnote>
  <w:footnote w:id="11">
    <w:p w14:paraId="208EC6E8" w14:textId="7A70FC5D"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Femininity was defined</w:t>
      </w:r>
      <w:r w:rsidR="00A0116B">
        <w:rPr>
          <w:sz w:val="20"/>
          <w:szCs w:val="20"/>
          <w:lang w:val="en-US"/>
        </w:rPr>
        <w:t xml:space="preserve"> </w:t>
      </w:r>
      <w:r w:rsidR="007515E3" w:rsidRPr="003F6982">
        <w:rPr>
          <w:sz w:val="20"/>
          <w:szCs w:val="20"/>
          <w:lang w:val="en-US"/>
        </w:rPr>
        <w:t>as “womanly, effeminate”</w:t>
      </w:r>
      <w:r w:rsidR="00EC4215">
        <w:rPr>
          <w:sz w:val="20"/>
          <w:szCs w:val="20"/>
          <w:lang w:val="en-US"/>
        </w:rPr>
        <w:t xml:space="preserve"> </w:t>
      </w:r>
      <w:r w:rsidR="00A0116B">
        <w:rPr>
          <w:sz w:val="20"/>
          <w:szCs w:val="20"/>
          <w:lang w:val="en-US"/>
        </w:rPr>
        <w:t>according</w:t>
      </w:r>
      <w:r w:rsidRPr="003F6982">
        <w:rPr>
          <w:sz w:val="20"/>
          <w:szCs w:val="20"/>
          <w:lang w:val="en-US"/>
        </w:rPr>
        <w:t xml:space="preserve"> to </w:t>
      </w:r>
      <w:r w:rsidR="001C250A">
        <w:rPr>
          <w:sz w:val="20"/>
          <w:szCs w:val="20"/>
          <w:lang w:val="en-US"/>
        </w:rPr>
        <w:t>the</w:t>
      </w:r>
      <w:r w:rsidR="001C250A" w:rsidRPr="003F6982">
        <w:rPr>
          <w:sz w:val="20"/>
          <w:szCs w:val="20"/>
          <w:lang w:val="en-US"/>
        </w:rPr>
        <w:t xml:space="preserve"> official </w:t>
      </w:r>
      <w:r w:rsidR="001C250A" w:rsidRPr="002439C5">
        <w:rPr>
          <w:i/>
          <w:iCs/>
          <w:sz w:val="20"/>
          <w:szCs w:val="20"/>
          <w:lang w:val="en-US"/>
        </w:rPr>
        <w:t>Dictionary of Contemporary Finnish</w:t>
      </w:r>
      <w:r w:rsidR="007515E3">
        <w:rPr>
          <w:sz w:val="20"/>
          <w:szCs w:val="20"/>
          <w:lang w:val="en-US"/>
        </w:rPr>
        <w:t>.</w:t>
      </w:r>
    </w:p>
  </w:footnote>
  <w:footnote w:id="12">
    <w:p w14:paraId="2071811C" w14:textId="4ADE462D"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Since none of the subcategories are statistically significant</w:t>
      </w:r>
      <w:r w:rsidR="00B80AC4">
        <w:rPr>
          <w:sz w:val="20"/>
          <w:szCs w:val="20"/>
          <w:lang w:val="en-US"/>
        </w:rPr>
        <w:t xml:space="preserve"> between</w:t>
      </w:r>
      <w:r w:rsidRPr="003F6982">
        <w:rPr>
          <w:sz w:val="20"/>
          <w:szCs w:val="20"/>
          <w:lang w:val="en-US"/>
        </w:rPr>
        <w:t xml:space="preserve"> </w:t>
      </w:r>
      <w:r w:rsidR="00545B15">
        <w:rPr>
          <w:sz w:val="20"/>
          <w:szCs w:val="20"/>
          <w:lang w:val="en-US"/>
        </w:rPr>
        <w:t>these groups</w:t>
      </w:r>
      <w:r w:rsidRPr="003F6982">
        <w:rPr>
          <w:sz w:val="20"/>
          <w:szCs w:val="20"/>
          <w:lang w:val="en-US"/>
        </w:rPr>
        <w:t xml:space="preserve">, the figure strongly suggests that self-selection biases are not a concern in our study. </w:t>
      </w:r>
      <w:r w:rsidR="00FA64FD">
        <w:rPr>
          <w:sz w:val="20"/>
          <w:szCs w:val="20"/>
          <w:lang w:val="en-US"/>
        </w:rPr>
        <w:t>They may</w:t>
      </w:r>
      <w:r w:rsidRPr="003F6982">
        <w:rPr>
          <w:sz w:val="20"/>
          <w:szCs w:val="20"/>
          <w:lang w:val="en-US"/>
        </w:rPr>
        <w:t xml:space="preserve"> be a concern if certain political parties are more likely to attract more beautiful individuals or if “politicians on the right look more beautiful” </w:t>
      </w:r>
      <w:hyperlink r:id="rId8">
        <w:r w:rsidRPr="003F6982">
          <w:rPr>
            <w:sz w:val="20"/>
            <w:szCs w:val="20"/>
            <w:lang w:val="en-US"/>
          </w:rPr>
          <w:t>(Berggren et al., 2010, 2017; see also, Price et al., 2011; Belmi &amp; Neale, 2014; Olivola et al., 2018)</w:t>
        </w:r>
      </w:hyperlink>
      <w:r w:rsidRPr="003F6982">
        <w:rPr>
          <w:sz w:val="20"/>
          <w:szCs w:val="20"/>
          <w:lang w:val="en-US"/>
        </w:rPr>
        <w:t>. This impl</w:t>
      </w:r>
      <w:r w:rsidR="004335B2">
        <w:rPr>
          <w:sz w:val="20"/>
          <w:szCs w:val="20"/>
          <w:lang w:val="en-US"/>
        </w:rPr>
        <w:t>ies</w:t>
      </w:r>
      <w:r w:rsidRPr="003F6982">
        <w:rPr>
          <w:sz w:val="20"/>
          <w:szCs w:val="20"/>
          <w:lang w:val="en-US"/>
        </w:rPr>
        <w:t xml:space="preserve"> that attractive candidates might self-select into conservative parties (or vice versa), possibly threatening our identification strategy with endogeneity issues. Figure 2</w:t>
      </w:r>
      <w:r w:rsidR="00460671">
        <w:rPr>
          <w:sz w:val="20"/>
          <w:szCs w:val="20"/>
          <w:lang w:val="en-US"/>
        </w:rPr>
        <w:t xml:space="preserve"> indicates </w:t>
      </w:r>
      <w:r w:rsidRPr="003F6982">
        <w:rPr>
          <w:sz w:val="20"/>
          <w:szCs w:val="20"/>
          <w:lang w:val="en-US"/>
        </w:rPr>
        <w:t>that there are no endogeneity issues.</w:t>
      </w:r>
    </w:p>
  </w:footnote>
  <w:footnote w:id="13">
    <w:p w14:paraId="3D72C5F2" w14:textId="41908D8F"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sidRPr="003F6982">
        <w:rPr>
          <w:sz w:val="20"/>
          <w:szCs w:val="20"/>
          <w:lang w:val="en-US"/>
        </w:rPr>
        <w:t xml:space="preserve">It should be noted that in correctly identified Poisson processes, the conditional mean of the outcome variable equals the conditional variance of the outcome variable </w:t>
      </w:r>
      <w:hyperlink r:id="rId9">
        <w:r w:rsidRPr="003F6982">
          <w:rPr>
            <w:sz w:val="20"/>
            <w:szCs w:val="20"/>
            <w:lang w:val="en-US"/>
          </w:rPr>
          <w:t>(Long, 1997, p. 218)</w:t>
        </w:r>
      </w:hyperlink>
      <w:r w:rsidRPr="003F6982">
        <w:rPr>
          <w:sz w:val="20"/>
          <w:szCs w:val="20"/>
          <w:lang w:val="en-US"/>
        </w:rPr>
        <w:t xml:space="preserve">. In our case, turnout shows some evidence </w:t>
      </w:r>
      <w:r w:rsidR="00165843">
        <w:rPr>
          <w:sz w:val="20"/>
          <w:szCs w:val="20"/>
          <w:lang w:val="en-US"/>
        </w:rPr>
        <w:t>of</w:t>
      </w:r>
      <w:r w:rsidR="00165843" w:rsidRPr="003F6982">
        <w:rPr>
          <w:sz w:val="20"/>
          <w:szCs w:val="20"/>
          <w:lang w:val="en-US"/>
        </w:rPr>
        <w:t xml:space="preserve"> </w:t>
      </w:r>
      <w:r w:rsidRPr="003F6982">
        <w:rPr>
          <w:sz w:val="20"/>
          <w:szCs w:val="20"/>
          <w:lang w:val="en-US"/>
        </w:rPr>
        <w:t xml:space="preserve">overdispersion. To relax the equidispersion assumption, both negative binomial and quasi-Poisson specifications were estimated </w:t>
      </w:r>
      <w:hyperlink r:id="rId10">
        <w:r w:rsidRPr="003F6982">
          <w:rPr>
            <w:sz w:val="20"/>
            <w:szCs w:val="20"/>
            <w:lang w:val="en-US"/>
          </w:rPr>
          <w:t>(Fox &amp; Weisberg, 2011)</w:t>
        </w:r>
      </w:hyperlink>
      <w:r w:rsidRPr="003F6982">
        <w:rPr>
          <w:sz w:val="20"/>
          <w:szCs w:val="20"/>
          <w:lang w:val="en-US"/>
        </w:rPr>
        <w:t xml:space="preserve">. </w:t>
      </w:r>
      <w:r w:rsidR="002E5277">
        <w:rPr>
          <w:sz w:val="20"/>
          <w:szCs w:val="20"/>
          <w:lang w:val="en-US"/>
        </w:rPr>
        <w:t>The s</w:t>
      </w:r>
      <w:r w:rsidRPr="003F6982">
        <w:rPr>
          <w:sz w:val="20"/>
          <w:szCs w:val="20"/>
          <w:lang w:val="en-US"/>
        </w:rPr>
        <w:t>ubstantive results remain intact. These results are available upon request.</w:t>
      </w:r>
    </w:p>
  </w:footnote>
  <w:footnote w:id="14">
    <w:p w14:paraId="7720A648" w14:textId="27D0F469"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sidRPr="003F6982">
        <w:rPr>
          <w:sz w:val="20"/>
          <w:szCs w:val="20"/>
          <w:lang w:val="en-US"/>
        </w:rPr>
        <w:t xml:space="preserve">Party </w:t>
      </w:r>
      <w:r w:rsidR="00A73E1A">
        <w:rPr>
          <w:sz w:val="20"/>
          <w:szCs w:val="20"/>
          <w:lang w:val="en-US"/>
        </w:rPr>
        <w:t>representation</w:t>
      </w:r>
      <w:r w:rsidR="00A73E1A" w:rsidRPr="003F6982">
        <w:rPr>
          <w:sz w:val="20"/>
          <w:szCs w:val="20"/>
          <w:lang w:val="en-US"/>
        </w:rPr>
        <w:t xml:space="preserve"> </w:t>
      </w:r>
      <w:r w:rsidRPr="003F6982">
        <w:rPr>
          <w:sz w:val="20"/>
          <w:szCs w:val="20"/>
          <w:lang w:val="en-US"/>
        </w:rPr>
        <w:t>is as follows: KD (271), KESK (54), KOK (113), PIR (3), PS (508), RKP (141), SDP (141), SKP (1), VAS (103), VIHR (54).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8F20C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A2E50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256D9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3E76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5E9B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A8F8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A0247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DAB2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406C3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FE23C0"/>
    <w:lvl w:ilvl="0">
      <w:start w:val="1"/>
      <w:numFmt w:val="bullet"/>
      <w:lvlText w:val=""/>
      <w:lvlJc w:val="left"/>
      <w:pPr>
        <w:tabs>
          <w:tab w:val="num" w:pos="360"/>
        </w:tabs>
        <w:ind w:left="360" w:hanging="360"/>
      </w:pPr>
      <w:rPr>
        <w:rFonts w:ascii="Symbol" w:hAnsi="Symbol" w:hint="default"/>
      </w:rPr>
    </w:lvl>
  </w:abstractNum>
  <w:num w:numId="1" w16cid:durableId="876628662">
    <w:abstractNumId w:val="0"/>
  </w:num>
  <w:num w:numId="2" w16cid:durableId="643697963">
    <w:abstractNumId w:val="1"/>
  </w:num>
  <w:num w:numId="3" w16cid:durableId="817380073">
    <w:abstractNumId w:val="2"/>
  </w:num>
  <w:num w:numId="4" w16cid:durableId="1476484582">
    <w:abstractNumId w:val="3"/>
  </w:num>
  <w:num w:numId="5" w16cid:durableId="464205205">
    <w:abstractNumId w:val="8"/>
  </w:num>
  <w:num w:numId="6" w16cid:durableId="1856112270">
    <w:abstractNumId w:val="4"/>
  </w:num>
  <w:num w:numId="7" w16cid:durableId="1267352698">
    <w:abstractNumId w:val="5"/>
  </w:num>
  <w:num w:numId="8" w16cid:durableId="63838456">
    <w:abstractNumId w:val="6"/>
  </w:num>
  <w:num w:numId="9" w16cid:durableId="762996909">
    <w:abstractNumId w:val="7"/>
  </w:num>
  <w:num w:numId="10" w16cid:durableId="202913495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34C"/>
    <w:rsid w:val="0000139E"/>
    <w:rsid w:val="00005D9F"/>
    <w:rsid w:val="000108C7"/>
    <w:rsid w:val="0001393D"/>
    <w:rsid w:val="000162EF"/>
    <w:rsid w:val="00017529"/>
    <w:rsid w:val="000207A8"/>
    <w:rsid w:val="00021C97"/>
    <w:rsid w:val="000261E5"/>
    <w:rsid w:val="00026BFC"/>
    <w:rsid w:val="000316F4"/>
    <w:rsid w:val="000338FD"/>
    <w:rsid w:val="000347B5"/>
    <w:rsid w:val="00037356"/>
    <w:rsid w:val="00045872"/>
    <w:rsid w:val="00053D1D"/>
    <w:rsid w:val="00054BE5"/>
    <w:rsid w:val="00060ACC"/>
    <w:rsid w:val="00060F99"/>
    <w:rsid w:val="0006382C"/>
    <w:rsid w:val="00063A60"/>
    <w:rsid w:val="00063FD1"/>
    <w:rsid w:val="000648A9"/>
    <w:rsid w:val="000663C0"/>
    <w:rsid w:val="0007011D"/>
    <w:rsid w:val="00070B9D"/>
    <w:rsid w:val="00071158"/>
    <w:rsid w:val="000716B2"/>
    <w:rsid w:val="00071EFB"/>
    <w:rsid w:val="00074B8D"/>
    <w:rsid w:val="00075B37"/>
    <w:rsid w:val="0007699E"/>
    <w:rsid w:val="00080F1E"/>
    <w:rsid w:val="000813E2"/>
    <w:rsid w:val="000815B2"/>
    <w:rsid w:val="0008552C"/>
    <w:rsid w:val="000876B4"/>
    <w:rsid w:val="0009103D"/>
    <w:rsid w:val="0009121B"/>
    <w:rsid w:val="000957A2"/>
    <w:rsid w:val="000959F8"/>
    <w:rsid w:val="00096B5A"/>
    <w:rsid w:val="00096DD6"/>
    <w:rsid w:val="00097036"/>
    <w:rsid w:val="0009777E"/>
    <w:rsid w:val="000A0273"/>
    <w:rsid w:val="000A15B0"/>
    <w:rsid w:val="000A19B1"/>
    <w:rsid w:val="000A2148"/>
    <w:rsid w:val="000A4074"/>
    <w:rsid w:val="000A5DBC"/>
    <w:rsid w:val="000B07A9"/>
    <w:rsid w:val="000B2BC7"/>
    <w:rsid w:val="000B74BF"/>
    <w:rsid w:val="000B7C13"/>
    <w:rsid w:val="000C5542"/>
    <w:rsid w:val="000C5EF5"/>
    <w:rsid w:val="000C7736"/>
    <w:rsid w:val="000D4164"/>
    <w:rsid w:val="000D4E3F"/>
    <w:rsid w:val="000D5ECE"/>
    <w:rsid w:val="000D64E3"/>
    <w:rsid w:val="000D75EF"/>
    <w:rsid w:val="000E2177"/>
    <w:rsid w:val="000E2BAD"/>
    <w:rsid w:val="000E3D22"/>
    <w:rsid w:val="000E5A3E"/>
    <w:rsid w:val="000F0299"/>
    <w:rsid w:val="000F0ACE"/>
    <w:rsid w:val="000F2C91"/>
    <w:rsid w:val="000F31CA"/>
    <w:rsid w:val="001047C0"/>
    <w:rsid w:val="00107362"/>
    <w:rsid w:val="00111D1D"/>
    <w:rsid w:val="00112B31"/>
    <w:rsid w:val="00113B51"/>
    <w:rsid w:val="00113EE4"/>
    <w:rsid w:val="00120A0A"/>
    <w:rsid w:val="00132D5C"/>
    <w:rsid w:val="00134BB4"/>
    <w:rsid w:val="001355E5"/>
    <w:rsid w:val="00140613"/>
    <w:rsid w:val="001426B7"/>
    <w:rsid w:val="001451CD"/>
    <w:rsid w:val="0014629F"/>
    <w:rsid w:val="00146761"/>
    <w:rsid w:val="00146DA9"/>
    <w:rsid w:val="00151CFA"/>
    <w:rsid w:val="001554B7"/>
    <w:rsid w:val="00156B5C"/>
    <w:rsid w:val="00156B76"/>
    <w:rsid w:val="00156BFD"/>
    <w:rsid w:val="00156FE5"/>
    <w:rsid w:val="00157CFC"/>
    <w:rsid w:val="00161CDA"/>
    <w:rsid w:val="001630CB"/>
    <w:rsid w:val="00163D4F"/>
    <w:rsid w:val="00164177"/>
    <w:rsid w:val="00165843"/>
    <w:rsid w:val="00171842"/>
    <w:rsid w:val="001747A3"/>
    <w:rsid w:val="00176740"/>
    <w:rsid w:val="00176ACC"/>
    <w:rsid w:val="00176D70"/>
    <w:rsid w:val="001772D8"/>
    <w:rsid w:val="0017784B"/>
    <w:rsid w:val="00180DA7"/>
    <w:rsid w:val="0018125E"/>
    <w:rsid w:val="00181C3C"/>
    <w:rsid w:val="00192133"/>
    <w:rsid w:val="00196E7D"/>
    <w:rsid w:val="001A038F"/>
    <w:rsid w:val="001A043D"/>
    <w:rsid w:val="001A22A4"/>
    <w:rsid w:val="001A66AA"/>
    <w:rsid w:val="001A68DE"/>
    <w:rsid w:val="001B6D49"/>
    <w:rsid w:val="001C0D04"/>
    <w:rsid w:val="001C2017"/>
    <w:rsid w:val="001C250A"/>
    <w:rsid w:val="001C4A1C"/>
    <w:rsid w:val="001C6557"/>
    <w:rsid w:val="001D68BC"/>
    <w:rsid w:val="001D6E03"/>
    <w:rsid w:val="001E642B"/>
    <w:rsid w:val="00200C87"/>
    <w:rsid w:val="00201863"/>
    <w:rsid w:val="0020524B"/>
    <w:rsid w:val="00205301"/>
    <w:rsid w:val="002055F7"/>
    <w:rsid w:val="0020625B"/>
    <w:rsid w:val="00206C58"/>
    <w:rsid w:val="00217CEA"/>
    <w:rsid w:val="00223285"/>
    <w:rsid w:val="0022337D"/>
    <w:rsid w:val="002311FE"/>
    <w:rsid w:val="00231EBB"/>
    <w:rsid w:val="002332CB"/>
    <w:rsid w:val="00236200"/>
    <w:rsid w:val="002375B0"/>
    <w:rsid w:val="00240242"/>
    <w:rsid w:val="002416FA"/>
    <w:rsid w:val="002439CC"/>
    <w:rsid w:val="002456CF"/>
    <w:rsid w:val="0024757E"/>
    <w:rsid w:val="002500A0"/>
    <w:rsid w:val="00250264"/>
    <w:rsid w:val="00251AD5"/>
    <w:rsid w:val="00253E02"/>
    <w:rsid w:val="0025516F"/>
    <w:rsid w:val="00255569"/>
    <w:rsid w:val="00255AC8"/>
    <w:rsid w:val="00264EA5"/>
    <w:rsid w:val="00265036"/>
    <w:rsid w:val="002731F7"/>
    <w:rsid w:val="002737F7"/>
    <w:rsid w:val="00276516"/>
    <w:rsid w:val="002769D2"/>
    <w:rsid w:val="0028380D"/>
    <w:rsid w:val="0028579B"/>
    <w:rsid w:val="002909D9"/>
    <w:rsid w:val="00293732"/>
    <w:rsid w:val="00295297"/>
    <w:rsid w:val="00295B88"/>
    <w:rsid w:val="002A35E1"/>
    <w:rsid w:val="002A59F9"/>
    <w:rsid w:val="002A782A"/>
    <w:rsid w:val="002B1DB6"/>
    <w:rsid w:val="002B35D5"/>
    <w:rsid w:val="002B61B1"/>
    <w:rsid w:val="002C0800"/>
    <w:rsid w:val="002C18A8"/>
    <w:rsid w:val="002C18F4"/>
    <w:rsid w:val="002C5775"/>
    <w:rsid w:val="002C63E5"/>
    <w:rsid w:val="002C6BAB"/>
    <w:rsid w:val="002D4506"/>
    <w:rsid w:val="002D54A3"/>
    <w:rsid w:val="002D6624"/>
    <w:rsid w:val="002D6732"/>
    <w:rsid w:val="002E0C8F"/>
    <w:rsid w:val="002E1FC5"/>
    <w:rsid w:val="002E24A9"/>
    <w:rsid w:val="002E5277"/>
    <w:rsid w:val="002E52F5"/>
    <w:rsid w:val="002E598A"/>
    <w:rsid w:val="002F170F"/>
    <w:rsid w:val="002F3157"/>
    <w:rsid w:val="002F4BFE"/>
    <w:rsid w:val="002F6452"/>
    <w:rsid w:val="002F7CB5"/>
    <w:rsid w:val="00310367"/>
    <w:rsid w:val="003126E0"/>
    <w:rsid w:val="003133FC"/>
    <w:rsid w:val="00315CCD"/>
    <w:rsid w:val="0031610C"/>
    <w:rsid w:val="00317F07"/>
    <w:rsid w:val="0032242F"/>
    <w:rsid w:val="00323B34"/>
    <w:rsid w:val="00325096"/>
    <w:rsid w:val="00327E2F"/>
    <w:rsid w:val="0033554A"/>
    <w:rsid w:val="003368F5"/>
    <w:rsid w:val="003374D7"/>
    <w:rsid w:val="00340E06"/>
    <w:rsid w:val="00341BAC"/>
    <w:rsid w:val="00343597"/>
    <w:rsid w:val="00344C8C"/>
    <w:rsid w:val="003468FC"/>
    <w:rsid w:val="00347452"/>
    <w:rsid w:val="00353D2B"/>
    <w:rsid w:val="00354AA7"/>
    <w:rsid w:val="0035501C"/>
    <w:rsid w:val="0036275E"/>
    <w:rsid w:val="00364F1E"/>
    <w:rsid w:val="0036648A"/>
    <w:rsid w:val="00370D4A"/>
    <w:rsid w:val="0037365F"/>
    <w:rsid w:val="00374B0A"/>
    <w:rsid w:val="00376BA8"/>
    <w:rsid w:val="003774EE"/>
    <w:rsid w:val="00377972"/>
    <w:rsid w:val="00380A9A"/>
    <w:rsid w:val="00381A66"/>
    <w:rsid w:val="00385B69"/>
    <w:rsid w:val="00385BCB"/>
    <w:rsid w:val="0039505B"/>
    <w:rsid w:val="003959C6"/>
    <w:rsid w:val="00396089"/>
    <w:rsid w:val="00396147"/>
    <w:rsid w:val="003A0A43"/>
    <w:rsid w:val="003A17CE"/>
    <w:rsid w:val="003A2016"/>
    <w:rsid w:val="003A2784"/>
    <w:rsid w:val="003A41DD"/>
    <w:rsid w:val="003A49D8"/>
    <w:rsid w:val="003A5F09"/>
    <w:rsid w:val="003A7B91"/>
    <w:rsid w:val="003A7EB4"/>
    <w:rsid w:val="003B14B4"/>
    <w:rsid w:val="003B15E8"/>
    <w:rsid w:val="003B2895"/>
    <w:rsid w:val="003B3082"/>
    <w:rsid w:val="003B58B5"/>
    <w:rsid w:val="003C0A27"/>
    <w:rsid w:val="003C2218"/>
    <w:rsid w:val="003C2BC8"/>
    <w:rsid w:val="003C3A29"/>
    <w:rsid w:val="003C41B0"/>
    <w:rsid w:val="003C49B5"/>
    <w:rsid w:val="003C5547"/>
    <w:rsid w:val="003C6E1C"/>
    <w:rsid w:val="003C73A8"/>
    <w:rsid w:val="003C7BBA"/>
    <w:rsid w:val="003C7FDD"/>
    <w:rsid w:val="003D1B9F"/>
    <w:rsid w:val="003D1F70"/>
    <w:rsid w:val="003D275F"/>
    <w:rsid w:val="003D3D0F"/>
    <w:rsid w:val="003E2C8F"/>
    <w:rsid w:val="003E39F8"/>
    <w:rsid w:val="003E3E68"/>
    <w:rsid w:val="003E7934"/>
    <w:rsid w:val="003F0038"/>
    <w:rsid w:val="003F0AE3"/>
    <w:rsid w:val="003F2C3A"/>
    <w:rsid w:val="003F6982"/>
    <w:rsid w:val="003F7F60"/>
    <w:rsid w:val="00401371"/>
    <w:rsid w:val="00402A49"/>
    <w:rsid w:val="004048A5"/>
    <w:rsid w:val="00404D38"/>
    <w:rsid w:val="004052B5"/>
    <w:rsid w:val="004101E4"/>
    <w:rsid w:val="00411382"/>
    <w:rsid w:val="00413132"/>
    <w:rsid w:val="00413BBA"/>
    <w:rsid w:val="00415629"/>
    <w:rsid w:val="004211DA"/>
    <w:rsid w:val="00421C8C"/>
    <w:rsid w:val="00426E38"/>
    <w:rsid w:val="00427955"/>
    <w:rsid w:val="00432728"/>
    <w:rsid w:val="004335B2"/>
    <w:rsid w:val="00433BBB"/>
    <w:rsid w:val="00434BF2"/>
    <w:rsid w:val="00435A0E"/>
    <w:rsid w:val="0043619E"/>
    <w:rsid w:val="00437D1B"/>
    <w:rsid w:val="0044595B"/>
    <w:rsid w:val="004509CC"/>
    <w:rsid w:val="00460671"/>
    <w:rsid w:val="00461C46"/>
    <w:rsid w:val="00461FE8"/>
    <w:rsid w:val="00463D5F"/>
    <w:rsid w:val="00467F5B"/>
    <w:rsid w:val="00471616"/>
    <w:rsid w:val="00476229"/>
    <w:rsid w:val="00480E83"/>
    <w:rsid w:val="00481B39"/>
    <w:rsid w:val="00485ABA"/>
    <w:rsid w:val="00485F4F"/>
    <w:rsid w:val="00490EC1"/>
    <w:rsid w:val="00491126"/>
    <w:rsid w:val="004935DB"/>
    <w:rsid w:val="0049554A"/>
    <w:rsid w:val="00495565"/>
    <w:rsid w:val="00495FB4"/>
    <w:rsid w:val="00496B7F"/>
    <w:rsid w:val="00497EAC"/>
    <w:rsid w:val="004A06C5"/>
    <w:rsid w:val="004A0999"/>
    <w:rsid w:val="004A2AEF"/>
    <w:rsid w:val="004A3E71"/>
    <w:rsid w:val="004A49A8"/>
    <w:rsid w:val="004A5BE3"/>
    <w:rsid w:val="004A73CD"/>
    <w:rsid w:val="004B096C"/>
    <w:rsid w:val="004B1569"/>
    <w:rsid w:val="004B358D"/>
    <w:rsid w:val="004B41A1"/>
    <w:rsid w:val="004B496D"/>
    <w:rsid w:val="004B664F"/>
    <w:rsid w:val="004B7189"/>
    <w:rsid w:val="004C0B37"/>
    <w:rsid w:val="004C29AA"/>
    <w:rsid w:val="004C4042"/>
    <w:rsid w:val="004C492E"/>
    <w:rsid w:val="004C4AC1"/>
    <w:rsid w:val="004D0666"/>
    <w:rsid w:val="004D2465"/>
    <w:rsid w:val="004D3C1C"/>
    <w:rsid w:val="004E3830"/>
    <w:rsid w:val="004E6B9C"/>
    <w:rsid w:val="004E6BA0"/>
    <w:rsid w:val="004F1063"/>
    <w:rsid w:val="004F18EB"/>
    <w:rsid w:val="004F4DE0"/>
    <w:rsid w:val="004F4F82"/>
    <w:rsid w:val="0050014F"/>
    <w:rsid w:val="00501B10"/>
    <w:rsid w:val="00507CE0"/>
    <w:rsid w:val="00517F53"/>
    <w:rsid w:val="005223FD"/>
    <w:rsid w:val="00523FCE"/>
    <w:rsid w:val="00524D00"/>
    <w:rsid w:val="0052606C"/>
    <w:rsid w:val="00526859"/>
    <w:rsid w:val="00527903"/>
    <w:rsid w:val="0053014D"/>
    <w:rsid w:val="005326BD"/>
    <w:rsid w:val="00534DE2"/>
    <w:rsid w:val="00535060"/>
    <w:rsid w:val="0054089A"/>
    <w:rsid w:val="00542983"/>
    <w:rsid w:val="0054352D"/>
    <w:rsid w:val="00544054"/>
    <w:rsid w:val="0054526B"/>
    <w:rsid w:val="005455C4"/>
    <w:rsid w:val="00545B15"/>
    <w:rsid w:val="00546107"/>
    <w:rsid w:val="005477B6"/>
    <w:rsid w:val="0055088B"/>
    <w:rsid w:val="0055119A"/>
    <w:rsid w:val="00554E00"/>
    <w:rsid w:val="00555F34"/>
    <w:rsid w:val="005645D2"/>
    <w:rsid w:val="005710E4"/>
    <w:rsid w:val="0057230D"/>
    <w:rsid w:val="0057667C"/>
    <w:rsid w:val="00577FDC"/>
    <w:rsid w:val="005847DB"/>
    <w:rsid w:val="005856A5"/>
    <w:rsid w:val="00585CBA"/>
    <w:rsid w:val="00586D63"/>
    <w:rsid w:val="00586E6B"/>
    <w:rsid w:val="00586EC0"/>
    <w:rsid w:val="00590E79"/>
    <w:rsid w:val="00593DD4"/>
    <w:rsid w:val="005A1529"/>
    <w:rsid w:val="005A59F3"/>
    <w:rsid w:val="005A5AE3"/>
    <w:rsid w:val="005A6299"/>
    <w:rsid w:val="005B0F70"/>
    <w:rsid w:val="005B55B2"/>
    <w:rsid w:val="005B580B"/>
    <w:rsid w:val="005B591B"/>
    <w:rsid w:val="005B6D72"/>
    <w:rsid w:val="005C10D7"/>
    <w:rsid w:val="005C3F16"/>
    <w:rsid w:val="005C3FE2"/>
    <w:rsid w:val="005C6C44"/>
    <w:rsid w:val="005D0D29"/>
    <w:rsid w:val="005D2666"/>
    <w:rsid w:val="005D3F3A"/>
    <w:rsid w:val="005D6D1F"/>
    <w:rsid w:val="005E0F5C"/>
    <w:rsid w:val="005E10DB"/>
    <w:rsid w:val="005E132A"/>
    <w:rsid w:val="005E2477"/>
    <w:rsid w:val="005E4894"/>
    <w:rsid w:val="005F04C2"/>
    <w:rsid w:val="005F15BF"/>
    <w:rsid w:val="005F2427"/>
    <w:rsid w:val="005F2C5A"/>
    <w:rsid w:val="005F384C"/>
    <w:rsid w:val="005F42CF"/>
    <w:rsid w:val="005F5C20"/>
    <w:rsid w:val="005F6D1E"/>
    <w:rsid w:val="005F7F7D"/>
    <w:rsid w:val="00601975"/>
    <w:rsid w:val="006029DC"/>
    <w:rsid w:val="00603129"/>
    <w:rsid w:val="00610985"/>
    <w:rsid w:val="00613870"/>
    <w:rsid w:val="00617435"/>
    <w:rsid w:val="00620123"/>
    <w:rsid w:val="006220F6"/>
    <w:rsid w:val="006225DC"/>
    <w:rsid w:val="0062400B"/>
    <w:rsid w:val="00624E4F"/>
    <w:rsid w:val="006274DA"/>
    <w:rsid w:val="00627632"/>
    <w:rsid w:val="00630BA5"/>
    <w:rsid w:val="006314D9"/>
    <w:rsid w:val="00633877"/>
    <w:rsid w:val="00633C9A"/>
    <w:rsid w:val="006430FB"/>
    <w:rsid w:val="00644C77"/>
    <w:rsid w:val="00653D0D"/>
    <w:rsid w:val="00654029"/>
    <w:rsid w:val="0065477F"/>
    <w:rsid w:val="00654E8C"/>
    <w:rsid w:val="006560CA"/>
    <w:rsid w:val="00656AB9"/>
    <w:rsid w:val="006617BB"/>
    <w:rsid w:val="00662E41"/>
    <w:rsid w:val="00670DCE"/>
    <w:rsid w:val="00671D36"/>
    <w:rsid w:val="00673F05"/>
    <w:rsid w:val="00674C83"/>
    <w:rsid w:val="00677FD7"/>
    <w:rsid w:val="00684F9A"/>
    <w:rsid w:val="00685E5F"/>
    <w:rsid w:val="006876CF"/>
    <w:rsid w:val="00691B54"/>
    <w:rsid w:val="00693B6D"/>
    <w:rsid w:val="00695E3E"/>
    <w:rsid w:val="00696C8C"/>
    <w:rsid w:val="006970D9"/>
    <w:rsid w:val="006A12DB"/>
    <w:rsid w:val="006A3E30"/>
    <w:rsid w:val="006A532B"/>
    <w:rsid w:val="006A603E"/>
    <w:rsid w:val="006A67B1"/>
    <w:rsid w:val="006A6DAA"/>
    <w:rsid w:val="006A6DE8"/>
    <w:rsid w:val="006A74D8"/>
    <w:rsid w:val="006A7C51"/>
    <w:rsid w:val="006B1BE6"/>
    <w:rsid w:val="006B258D"/>
    <w:rsid w:val="006B32F7"/>
    <w:rsid w:val="006B776A"/>
    <w:rsid w:val="006C3C57"/>
    <w:rsid w:val="006C4408"/>
    <w:rsid w:val="006C7049"/>
    <w:rsid w:val="006D196F"/>
    <w:rsid w:val="006E046E"/>
    <w:rsid w:val="006E4421"/>
    <w:rsid w:val="006E7896"/>
    <w:rsid w:val="006F35E0"/>
    <w:rsid w:val="006F7822"/>
    <w:rsid w:val="00700CA9"/>
    <w:rsid w:val="00700E70"/>
    <w:rsid w:val="00701099"/>
    <w:rsid w:val="00703CCE"/>
    <w:rsid w:val="007050D9"/>
    <w:rsid w:val="00717DC1"/>
    <w:rsid w:val="00721278"/>
    <w:rsid w:val="00725C92"/>
    <w:rsid w:val="00726CC4"/>
    <w:rsid w:val="0073187E"/>
    <w:rsid w:val="00734652"/>
    <w:rsid w:val="007347F6"/>
    <w:rsid w:val="00734A59"/>
    <w:rsid w:val="00736409"/>
    <w:rsid w:val="00737E32"/>
    <w:rsid w:val="00742236"/>
    <w:rsid w:val="00744A93"/>
    <w:rsid w:val="0074516E"/>
    <w:rsid w:val="00750D69"/>
    <w:rsid w:val="007510A2"/>
    <w:rsid w:val="007515E3"/>
    <w:rsid w:val="007524BB"/>
    <w:rsid w:val="007533C8"/>
    <w:rsid w:val="0075705F"/>
    <w:rsid w:val="00757C63"/>
    <w:rsid w:val="007602EA"/>
    <w:rsid w:val="00760976"/>
    <w:rsid w:val="00763D14"/>
    <w:rsid w:val="00764896"/>
    <w:rsid w:val="007653F3"/>
    <w:rsid w:val="0077456E"/>
    <w:rsid w:val="00774762"/>
    <w:rsid w:val="00776C11"/>
    <w:rsid w:val="007775AF"/>
    <w:rsid w:val="00780C08"/>
    <w:rsid w:val="00783216"/>
    <w:rsid w:val="00784B28"/>
    <w:rsid w:val="00785A0B"/>
    <w:rsid w:val="00785CEF"/>
    <w:rsid w:val="00786363"/>
    <w:rsid w:val="0079239D"/>
    <w:rsid w:val="00793F8D"/>
    <w:rsid w:val="007A44E9"/>
    <w:rsid w:val="007A46FF"/>
    <w:rsid w:val="007A4CFA"/>
    <w:rsid w:val="007A4D7D"/>
    <w:rsid w:val="007A53B4"/>
    <w:rsid w:val="007B0E3A"/>
    <w:rsid w:val="007B1557"/>
    <w:rsid w:val="007B7608"/>
    <w:rsid w:val="007C0C25"/>
    <w:rsid w:val="007C1CA0"/>
    <w:rsid w:val="007C2AA5"/>
    <w:rsid w:val="007C438F"/>
    <w:rsid w:val="007C46A9"/>
    <w:rsid w:val="007C4FBC"/>
    <w:rsid w:val="007C6875"/>
    <w:rsid w:val="007C6998"/>
    <w:rsid w:val="007C729D"/>
    <w:rsid w:val="007D018A"/>
    <w:rsid w:val="007D0A67"/>
    <w:rsid w:val="007D109A"/>
    <w:rsid w:val="007D1926"/>
    <w:rsid w:val="007D1DE9"/>
    <w:rsid w:val="007D22C9"/>
    <w:rsid w:val="007D458B"/>
    <w:rsid w:val="007E04D9"/>
    <w:rsid w:val="007E104D"/>
    <w:rsid w:val="007E11D3"/>
    <w:rsid w:val="007E2C9E"/>
    <w:rsid w:val="007E555B"/>
    <w:rsid w:val="007F09D1"/>
    <w:rsid w:val="007F0D4E"/>
    <w:rsid w:val="007F0D73"/>
    <w:rsid w:val="007F1BFE"/>
    <w:rsid w:val="007F1C88"/>
    <w:rsid w:val="007F25BC"/>
    <w:rsid w:val="007F56E4"/>
    <w:rsid w:val="007F5C04"/>
    <w:rsid w:val="007F614A"/>
    <w:rsid w:val="007F65B7"/>
    <w:rsid w:val="007F7D54"/>
    <w:rsid w:val="008017B2"/>
    <w:rsid w:val="00801C89"/>
    <w:rsid w:val="00801E96"/>
    <w:rsid w:val="00804796"/>
    <w:rsid w:val="00804A98"/>
    <w:rsid w:val="00805E16"/>
    <w:rsid w:val="00807FA4"/>
    <w:rsid w:val="0081107D"/>
    <w:rsid w:val="00811AF6"/>
    <w:rsid w:val="0081434C"/>
    <w:rsid w:val="00817834"/>
    <w:rsid w:val="00820C43"/>
    <w:rsid w:val="008222AA"/>
    <w:rsid w:val="00823907"/>
    <w:rsid w:val="00823EB2"/>
    <w:rsid w:val="008246A5"/>
    <w:rsid w:val="008312D5"/>
    <w:rsid w:val="008315BD"/>
    <w:rsid w:val="008320C8"/>
    <w:rsid w:val="0083337A"/>
    <w:rsid w:val="00833D78"/>
    <w:rsid w:val="0083609F"/>
    <w:rsid w:val="00840686"/>
    <w:rsid w:val="00840FC9"/>
    <w:rsid w:val="008412B4"/>
    <w:rsid w:val="008424C8"/>
    <w:rsid w:val="008479A8"/>
    <w:rsid w:val="00847C49"/>
    <w:rsid w:val="00855B68"/>
    <w:rsid w:val="00860D5E"/>
    <w:rsid w:val="008612D0"/>
    <w:rsid w:val="0086137A"/>
    <w:rsid w:val="00862C6D"/>
    <w:rsid w:val="0086404D"/>
    <w:rsid w:val="00864F9F"/>
    <w:rsid w:val="00867251"/>
    <w:rsid w:val="00867706"/>
    <w:rsid w:val="0086779D"/>
    <w:rsid w:val="00870172"/>
    <w:rsid w:val="00872DDC"/>
    <w:rsid w:val="00874A42"/>
    <w:rsid w:val="00876361"/>
    <w:rsid w:val="00887DD9"/>
    <w:rsid w:val="008900B6"/>
    <w:rsid w:val="00890DA0"/>
    <w:rsid w:val="00894F4A"/>
    <w:rsid w:val="00896EE7"/>
    <w:rsid w:val="008A0217"/>
    <w:rsid w:val="008A37FA"/>
    <w:rsid w:val="008A3A21"/>
    <w:rsid w:val="008A77CD"/>
    <w:rsid w:val="008A7EF4"/>
    <w:rsid w:val="008B10A3"/>
    <w:rsid w:val="008B1451"/>
    <w:rsid w:val="008B1D84"/>
    <w:rsid w:val="008C1859"/>
    <w:rsid w:val="008C5844"/>
    <w:rsid w:val="008C7BE5"/>
    <w:rsid w:val="008D37C9"/>
    <w:rsid w:val="008D61C3"/>
    <w:rsid w:val="008E058D"/>
    <w:rsid w:val="008E166A"/>
    <w:rsid w:val="008E2AD9"/>
    <w:rsid w:val="008E2B14"/>
    <w:rsid w:val="008E607E"/>
    <w:rsid w:val="008E6E77"/>
    <w:rsid w:val="008E760B"/>
    <w:rsid w:val="008F053A"/>
    <w:rsid w:val="008F6A4E"/>
    <w:rsid w:val="00901860"/>
    <w:rsid w:val="00904928"/>
    <w:rsid w:val="00904BF3"/>
    <w:rsid w:val="00904FC1"/>
    <w:rsid w:val="00904FF3"/>
    <w:rsid w:val="00906A25"/>
    <w:rsid w:val="009078DB"/>
    <w:rsid w:val="00911456"/>
    <w:rsid w:val="0091212C"/>
    <w:rsid w:val="009204FE"/>
    <w:rsid w:val="00922F2F"/>
    <w:rsid w:val="00923A0E"/>
    <w:rsid w:val="009240F4"/>
    <w:rsid w:val="00926CE2"/>
    <w:rsid w:val="00934240"/>
    <w:rsid w:val="0093527F"/>
    <w:rsid w:val="00935B87"/>
    <w:rsid w:val="00943F58"/>
    <w:rsid w:val="0094461F"/>
    <w:rsid w:val="00947368"/>
    <w:rsid w:val="009513DA"/>
    <w:rsid w:val="00952D0B"/>
    <w:rsid w:val="009541CC"/>
    <w:rsid w:val="0095675C"/>
    <w:rsid w:val="00957085"/>
    <w:rsid w:val="00957B49"/>
    <w:rsid w:val="0096120A"/>
    <w:rsid w:val="00963F12"/>
    <w:rsid w:val="00964B69"/>
    <w:rsid w:val="00970805"/>
    <w:rsid w:val="00970DD9"/>
    <w:rsid w:val="00975A01"/>
    <w:rsid w:val="00976A2F"/>
    <w:rsid w:val="00976A68"/>
    <w:rsid w:val="00981592"/>
    <w:rsid w:val="00983463"/>
    <w:rsid w:val="009838EB"/>
    <w:rsid w:val="0098469F"/>
    <w:rsid w:val="00985D0A"/>
    <w:rsid w:val="00990213"/>
    <w:rsid w:val="00992D4C"/>
    <w:rsid w:val="0099686B"/>
    <w:rsid w:val="00996FF9"/>
    <w:rsid w:val="00997CF6"/>
    <w:rsid w:val="009A006F"/>
    <w:rsid w:val="009A2AF4"/>
    <w:rsid w:val="009A2ECE"/>
    <w:rsid w:val="009A37AD"/>
    <w:rsid w:val="009A58CC"/>
    <w:rsid w:val="009A5CA2"/>
    <w:rsid w:val="009B0302"/>
    <w:rsid w:val="009B03FA"/>
    <w:rsid w:val="009B2E4E"/>
    <w:rsid w:val="009B2EE7"/>
    <w:rsid w:val="009B7F5D"/>
    <w:rsid w:val="009C4940"/>
    <w:rsid w:val="009C7496"/>
    <w:rsid w:val="009D045C"/>
    <w:rsid w:val="009D05EF"/>
    <w:rsid w:val="009D39D3"/>
    <w:rsid w:val="009D6C73"/>
    <w:rsid w:val="009E73D3"/>
    <w:rsid w:val="009F2F15"/>
    <w:rsid w:val="009F2FD7"/>
    <w:rsid w:val="009F367A"/>
    <w:rsid w:val="009F4C20"/>
    <w:rsid w:val="009F56DE"/>
    <w:rsid w:val="009F5BFA"/>
    <w:rsid w:val="00A00C98"/>
    <w:rsid w:val="00A0116B"/>
    <w:rsid w:val="00A055EF"/>
    <w:rsid w:val="00A05710"/>
    <w:rsid w:val="00A173C8"/>
    <w:rsid w:val="00A17CB3"/>
    <w:rsid w:val="00A2160E"/>
    <w:rsid w:val="00A224E9"/>
    <w:rsid w:val="00A2436C"/>
    <w:rsid w:val="00A31291"/>
    <w:rsid w:val="00A33538"/>
    <w:rsid w:val="00A34A24"/>
    <w:rsid w:val="00A41F53"/>
    <w:rsid w:val="00A42530"/>
    <w:rsid w:val="00A42BE8"/>
    <w:rsid w:val="00A440E9"/>
    <w:rsid w:val="00A44967"/>
    <w:rsid w:val="00A50DCD"/>
    <w:rsid w:val="00A547F7"/>
    <w:rsid w:val="00A551F0"/>
    <w:rsid w:val="00A555AE"/>
    <w:rsid w:val="00A60712"/>
    <w:rsid w:val="00A60ABD"/>
    <w:rsid w:val="00A60B90"/>
    <w:rsid w:val="00A60DF8"/>
    <w:rsid w:val="00A63078"/>
    <w:rsid w:val="00A703B1"/>
    <w:rsid w:val="00A71E2C"/>
    <w:rsid w:val="00A73E1A"/>
    <w:rsid w:val="00A74065"/>
    <w:rsid w:val="00A74BD0"/>
    <w:rsid w:val="00A75F81"/>
    <w:rsid w:val="00A7637B"/>
    <w:rsid w:val="00A768A1"/>
    <w:rsid w:val="00A80250"/>
    <w:rsid w:val="00A80F34"/>
    <w:rsid w:val="00A8277C"/>
    <w:rsid w:val="00A87803"/>
    <w:rsid w:val="00A93467"/>
    <w:rsid w:val="00A96B30"/>
    <w:rsid w:val="00A97CD1"/>
    <w:rsid w:val="00AA2281"/>
    <w:rsid w:val="00AA2A78"/>
    <w:rsid w:val="00AA6223"/>
    <w:rsid w:val="00AA7510"/>
    <w:rsid w:val="00AB3F38"/>
    <w:rsid w:val="00AB3FB2"/>
    <w:rsid w:val="00AB5F7D"/>
    <w:rsid w:val="00AB6B29"/>
    <w:rsid w:val="00AB6C95"/>
    <w:rsid w:val="00AC31FC"/>
    <w:rsid w:val="00AC3C1B"/>
    <w:rsid w:val="00AC506D"/>
    <w:rsid w:val="00AC6145"/>
    <w:rsid w:val="00AD0967"/>
    <w:rsid w:val="00AD65CD"/>
    <w:rsid w:val="00AE6B83"/>
    <w:rsid w:val="00AE6FAE"/>
    <w:rsid w:val="00AE7EE1"/>
    <w:rsid w:val="00AF03D5"/>
    <w:rsid w:val="00AF0716"/>
    <w:rsid w:val="00AF2B1F"/>
    <w:rsid w:val="00AF2CF0"/>
    <w:rsid w:val="00AF3AE6"/>
    <w:rsid w:val="00AF4F47"/>
    <w:rsid w:val="00AF7A14"/>
    <w:rsid w:val="00B00F46"/>
    <w:rsid w:val="00B02AAF"/>
    <w:rsid w:val="00B04064"/>
    <w:rsid w:val="00B100C8"/>
    <w:rsid w:val="00B106DE"/>
    <w:rsid w:val="00B1085F"/>
    <w:rsid w:val="00B1104E"/>
    <w:rsid w:val="00B125B4"/>
    <w:rsid w:val="00B15304"/>
    <w:rsid w:val="00B17CBF"/>
    <w:rsid w:val="00B20C8E"/>
    <w:rsid w:val="00B21819"/>
    <w:rsid w:val="00B22A50"/>
    <w:rsid w:val="00B23482"/>
    <w:rsid w:val="00B23738"/>
    <w:rsid w:val="00B25316"/>
    <w:rsid w:val="00B26115"/>
    <w:rsid w:val="00B30A51"/>
    <w:rsid w:val="00B30A54"/>
    <w:rsid w:val="00B30CB1"/>
    <w:rsid w:val="00B31620"/>
    <w:rsid w:val="00B319AC"/>
    <w:rsid w:val="00B35F2A"/>
    <w:rsid w:val="00B445B1"/>
    <w:rsid w:val="00B447D3"/>
    <w:rsid w:val="00B45283"/>
    <w:rsid w:val="00B50B71"/>
    <w:rsid w:val="00B5533D"/>
    <w:rsid w:val="00B55870"/>
    <w:rsid w:val="00B56F2F"/>
    <w:rsid w:val="00B608C0"/>
    <w:rsid w:val="00B61603"/>
    <w:rsid w:val="00B61B24"/>
    <w:rsid w:val="00B622FD"/>
    <w:rsid w:val="00B62F2B"/>
    <w:rsid w:val="00B64990"/>
    <w:rsid w:val="00B70F04"/>
    <w:rsid w:val="00B7156D"/>
    <w:rsid w:val="00B71C93"/>
    <w:rsid w:val="00B73F5F"/>
    <w:rsid w:val="00B74846"/>
    <w:rsid w:val="00B74CE9"/>
    <w:rsid w:val="00B80AC4"/>
    <w:rsid w:val="00B827D5"/>
    <w:rsid w:val="00B848CE"/>
    <w:rsid w:val="00B84C29"/>
    <w:rsid w:val="00B853B4"/>
    <w:rsid w:val="00B85D6C"/>
    <w:rsid w:val="00B866AE"/>
    <w:rsid w:val="00B869AC"/>
    <w:rsid w:val="00B91D4C"/>
    <w:rsid w:val="00B929A0"/>
    <w:rsid w:val="00B96D31"/>
    <w:rsid w:val="00BB34A3"/>
    <w:rsid w:val="00BB626A"/>
    <w:rsid w:val="00BC1B36"/>
    <w:rsid w:val="00BC3A2C"/>
    <w:rsid w:val="00BC3FEC"/>
    <w:rsid w:val="00BC5445"/>
    <w:rsid w:val="00BD2CE9"/>
    <w:rsid w:val="00BD394C"/>
    <w:rsid w:val="00BD4E4F"/>
    <w:rsid w:val="00BE41B9"/>
    <w:rsid w:val="00BE5E45"/>
    <w:rsid w:val="00BF4F1A"/>
    <w:rsid w:val="00BF54B4"/>
    <w:rsid w:val="00BF788D"/>
    <w:rsid w:val="00C03304"/>
    <w:rsid w:val="00C06B4A"/>
    <w:rsid w:val="00C079DE"/>
    <w:rsid w:val="00C10D37"/>
    <w:rsid w:val="00C12C4E"/>
    <w:rsid w:val="00C140F6"/>
    <w:rsid w:val="00C14ACB"/>
    <w:rsid w:val="00C15B49"/>
    <w:rsid w:val="00C223AD"/>
    <w:rsid w:val="00C224DD"/>
    <w:rsid w:val="00C25D54"/>
    <w:rsid w:val="00C271B3"/>
    <w:rsid w:val="00C30760"/>
    <w:rsid w:val="00C3092D"/>
    <w:rsid w:val="00C3171C"/>
    <w:rsid w:val="00C31A59"/>
    <w:rsid w:val="00C33163"/>
    <w:rsid w:val="00C3340F"/>
    <w:rsid w:val="00C33548"/>
    <w:rsid w:val="00C34C83"/>
    <w:rsid w:val="00C36668"/>
    <w:rsid w:val="00C43B00"/>
    <w:rsid w:val="00C4471F"/>
    <w:rsid w:val="00C45242"/>
    <w:rsid w:val="00C52F2D"/>
    <w:rsid w:val="00C5583F"/>
    <w:rsid w:val="00C57E1E"/>
    <w:rsid w:val="00C605A6"/>
    <w:rsid w:val="00C63EB1"/>
    <w:rsid w:val="00C64754"/>
    <w:rsid w:val="00C64906"/>
    <w:rsid w:val="00C70AF7"/>
    <w:rsid w:val="00C73398"/>
    <w:rsid w:val="00C8072A"/>
    <w:rsid w:val="00C82D1B"/>
    <w:rsid w:val="00C86B8D"/>
    <w:rsid w:val="00C871A9"/>
    <w:rsid w:val="00C925B2"/>
    <w:rsid w:val="00C94B8D"/>
    <w:rsid w:val="00C95329"/>
    <w:rsid w:val="00C96063"/>
    <w:rsid w:val="00CA0B6C"/>
    <w:rsid w:val="00CA2010"/>
    <w:rsid w:val="00CA3A5E"/>
    <w:rsid w:val="00CA7392"/>
    <w:rsid w:val="00CA7EDA"/>
    <w:rsid w:val="00CB03C3"/>
    <w:rsid w:val="00CB0413"/>
    <w:rsid w:val="00CB2765"/>
    <w:rsid w:val="00CB3D7C"/>
    <w:rsid w:val="00CB7D3F"/>
    <w:rsid w:val="00CC6A63"/>
    <w:rsid w:val="00CC74EC"/>
    <w:rsid w:val="00CD315D"/>
    <w:rsid w:val="00CD35E1"/>
    <w:rsid w:val="00CD572A"/>
    <w:rsid w:val="00CD6D3D"/>
    <w:rsid w:val="00CD743D"/>
    <w:rsid w:val="00CD78C8"/>
    <w:rsid w:val="00CE4841"/>
    <w:rsid w:val="00CE4E28"/>
    <w:rsid w:val="00CF005F"/>
    <w:rsid w:val="00CF19E2"/>
    <w:rsid w:val="00CF2C72"/>
    <w:rsid w:val="00CF6926"/>
    <w:rsid w:val="00D029D0"/>
    <w:rsid w:val="00D02E1E"/>
    <w:rsid w:val="00D05145"/>
    <w:rsid w:val="00D07014"/>
    <w:rsid w:val="00D112B6"/>
    <w:rsid w:val="00D119E7"/>
    <w:rsid w:val="00D11CBA"/>
    <w:rsid w:val="00D1290A"/>
    <w:rsid w:val="00D1391A"/>
    <w:rsid w:val="00D14E72"/>
    <w:rsid w:val="00D165FA"/>
    <w:rsid w:val="00D16D1E"/>
    <w:rsid w:val="00D20251"/>
    <w:rsid w:val="00D20C89"/>
    <w:rsid w:val="00D219F0"/>
    <w:rsid w:val="00D2476D"/>
    <w:rsid w:val="00D268AE"/>
    <w:rsid w:val="00D324AA"/>
    <w:rsid w:val="00D32E33"/>
    <w:rsid w:val="00D348E8"/>
    <w:rsid w:val="00D36134"/>
    <w:rsid w:val="00D366D5"/>
    <w:rsid w:val="00D36F66"/>
    <w:rsid w:val="00D40AF2"/>
    <w:rsid w:val="00D45074"/>
    <w:rsid w:val="00D47605"/>
    <w:rsid w:val="00D5114C"/>
    <w:rsid w:val="00D522A4"/>
    <w:rsid w:val="00D53F0D"/>
    <w:rsid w:val="00D54B8B"/>
    <w:rsid w:val="00D54FF4"/>
    <w:rsid w:val="00D55968"/>
    <w:rsid w:val="00D658F6"/>
    <w:rsid w:val="00D732EC"/>
    <w:rsid w:val="00D736E3"/>
    <w:rsid w:val="00D738B8"/>
    <w:rsid w:val="00D754F1"/>
    <w:rsid w:val="00D82A54"/>
    <w:rsid w:val="00D83D2A"/>
    <w:rsid w:val="00D91AF4"/>
    <w:rsid w:val="00D9390A"/>
    <w:rsid w:val="00DA2FB7"/>
    <w:rsid w:val="00DA5249"/>
    <w:rsid w:val="00DA74FF"/>
    <w:rsid w:val="00DA7AE2"/>
    <w:rsid w:val="00DB3434"/>
    <w:rsid w:val="00DB3D80"/>
    <w:rsid w:val="00DB4061"/>
    <w:rsid w:val="00DB6A93"/>
    <w:rsid w:val="00DC11BA"/>
    <w:rsid w:val="00DC31D8"/>
    <w:rsid w:val="00DC6603"/>
    <w:rsid w:val="00DC6A32"/>
    <w:rsid w:val="00DC7655"/>
    <w:rsid w:val="00DC78B3"/>
    <w:rsid w:val="00DD0059"/>
    <w:rsid w:val="00DD1C80"/>
    <w:rsid w:val="00DE7110"/>
    <w:rsid w:val="00DF0846"/>
    <w:rsid w:val="00DF1175"/>
    <w:rsid w:val="00DF2282"/>
    <w:rsid w:val="00DF77E5"/>
    <w:rsid w:val="00DF7A4F"/>
    <w:rsid w:val="00DF7E41"/>
    <w:rsid w:val="00E00384"/>
    <w:rsid w:val="00E02C40"/>
    <w:rsid w:val="00E035FD"/>
    <w:rsid w:val="00E0751C"/>
    <w:rsid w:val="00E07CFD"/>
    <w:rsid w:val="00E10ECF"/>
    <w:rsid w:val="00E114CC"/>
    <w:rsid w:val="00E11FB2"/>
    <w:rsid w:val="00E12E5A"/>
    <w:rsid w:val="00E12E93"/>
    <w:rsid w:val="00E13379"/>
    <w:rsid w:val="00E207D0"/>
    <w:rsid w:val="00E207EB"/>
    <w:rsid w:val="00E2443F"/>
    <w:rsid w:val="00E24CF0"/>
    <w:rsid w:val="00E34AB4"/>
    <w:rsid w:val="00E3607D"/>
    <w:rsid w:val="00E40316"/>
    <w:rsid w:val="00E40699"/>
    <w:rsid w:val="00E41AE4"/>
    <w:rsid w:val="00E42EB5"/>
    <w:rsid w:val="00E439B3"/>
    <w:rsid w:val="00E4680A"/>
    <w:rsid w:val="00E471C1"/>
    <w:rsid w:val="00E54D37"/>
    <w:rsid w:val="00E55692"/>
    <w:rsid w:val="00E57129"/>
    <w:rsid w:val="00E6101F"/>
    <w:rsid w:val="00E657A5"/>
    <w:rsid w:val="00E7263B"/>
    <w:rsid w:val="00E72D00"/>
    <w:rsid w:val="00E82D2C"/>
    <w:rsid w:val="00E82DA8"/>
    <w:rsid w:val="00E838EB"/>
    <w:rsid w:val="00E92C4C"/>
    <w:rsid w:val="00EA1355"/>
    <w:rsid w:val="00EA3840"/>
    <w:rsid w:val="00EA4725"/>
    <w:rsid w:val="00EB1194"/>
    <w:rsid w:val="00EB38DF"/>
    <w:rsid w:val="00EB408E"/>
    <w:rsid w:val="00EB4B18"/>
    <w:rsid w:val="00EB78BC"/>
    <w:rsid w:val="00EC011D"/>
    <w:rsid w:val="00EC0ADB"/>
    <w:rsid w:val="00EC20FA"/>
    <w:rsid w:val="00EC234F"/>
    <w:rsid w:val="00EC25B8"/>
    <w:rsid w:val="00EC4215"/>
    <w:rsid w:val="00EC4FD4"/>
    <w:rsid w:val="00EC5BE4"/>
    <w:rsid w:val="00EC66CF"/>
    <w:rsid w:val="00ED370B"/>
    <w:rsid w:val="00ED45E3"/>
    <w:rsid w:val="00ED587D"/>
    <w:rsid w:val="00ED5DB1"/>
    <w:rsid w:val="00ED71A0"/>
    <w:rsid w:val="00ED74FE"/>
    <w:rsid w:val="00ED758C"/>
    <w:rsid w:val="00EE6A1D"/>
    <w:rsid w:val="00EE7372"/>
    <w:rsid w:val="00EF44BE"/>
    <w:rsid w:val="00EF56C7"/>
    <w:rsid w:val="00EF6094"/>
    <w:rsid w:val="00EF7A30"/>
    <w:rsid w:val="00F0135D"/>
    <w:rsid w:val="00F01C45"/>
    <w:rsid w:val="00F026B1"/>
    <w:rsid w:val="00F0313D"/>
    <w:rsid w:val="00F0604C"/>
    <w:rsid w:val="00F11E0B"/>
    <w:rsid w:val="00F11FF4"/>
    <w:rsid w:val="00F133A5"/>
    <w:rsid w:val="00F139B6"/>
    <w:rsid w:val="00F1606D"/>
    <w:rsid w:val="00F16246"/>
    <w:rsid w:val="00F21AD1"/>
    <w:rsid w:val="00F23CC5"/>
    <w:rsid w:val="00F2472D"/>
    <w:rsid w:val="00F27F74"/>
    <w:rsid w:val="00F302C4"/>
    <w:rsid w:val="00F30B0E"/>
    <w:rsid w:val="00F32EAC"/>
    <w:rsid w:val="00F354D3"/>
    <w:rsid w:val="00F35C68"/>
    <w:rsid w:val="00F35DD1"/>
    <w:rsid w:val="00F4449E"/>
    <w:rsid w:val="00F52533"/>
    <w:rsid w:val="00F53871"/>
    <w:rsid w:val="00F538B9"/>
    <w:rsid w:val="00F54F6B"/>
    <w:rsid w:val="00F61780"/>
    <w:rsid w:val="00F6509B"/>
    <w:rsid w:val="00F65B09"/>
    <w:rsid w:val="00F6782C"/>
    <w:rsid w:val="00F73AFD"/>
    <w:rsid w:val="00F751B1"/>
    <w:rsid w:val="00F835E4"/>
    <w:rsid w:val="00F92DBA"/>
    <w:rsid w:val="00F95ED1"/>
    <w:rsid w:val="00F9612D"/>
    <w:rsid w:val="00F971A8"/>
    <w:rsid w:val="00FA006D"/>
    <w:rsid w:val="00FA2504"/>
    <w:rsid w:val="00FA3D6C"/>
    <w:rsid w:val="00FA5794"/>
    <w:rsid w:val="00FA64FD"/>
    <w:rsid w:val="00FA775E"/>
    <w:rsid w:val="00FB0EA1"/>
    <w:rsid w:val="00FB2FEB"/>
    <w:rsid w:val="00FB429B"/>
    <w:rsid w:val="00FB4E05"/>
    <w:rsid w:val="00FB5509"/>
    <w:rsid w:val="00FC1947"/>
    <w:rsid w:val="00FC2168"/>
    <w:rsid w:val="00FC4204"/>
    <w:rsid w:val="00FC67F0"/>
    <w:rsid w:val="00FD018A"/>
    <w:rsid w:val="00FD3546"/>
    <w:rsid w:val="00FD3AAD"/>
    <w:rsid w:val="00FD68ED"/>
    <w:rsid w:val="00FE0240"/>
    <w:rsid w:val="00FE0570"/>
    <w:rsid w:val="00FE4CFA"/>
    <w:rsid w:val="00FE6014"/>
    <w:rsid w:val="00FE6774"/>
    <w:rsid w:val="00FF0EDE"/>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DE654"/>
  <w15:docId w15:val="{CE88157E-53FE-9841-A280-15D32806A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C14ACB"/>
    <w:rPr>
      <w:sz w:val="16"/>
      <w:szCs w:val="16"/>
    </w:rPr>
  </w:style>
  <w:style w:type="paragraph" w:styleId="CommentText">
    <w:name w:val="annotation text"/>
    <w:basedOn w:val="Normal"/>
    <w:link w:val="CommentTextChar"/>
    <w:uiPriority w:val="99"/>
    <w:semiHidden/>
    <w:unhideWhenUsed/>
    <w:rsid w:val="00E838EB"/>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E838EB"/>
    <w:rPr>
      <w:sz w:val="20"/>
      <w:szCs w:val="20"/>
      <w:lang w:val="en-US"/>
    </w:rPr>
  </w:style>
  <w:style w:type="paragraph" w:styleId="CommentSubject">
    <w:name w:val="annotation subject"/>
    <w:basedOn w:val="CommentText"/>
    <w:next w:val="CommentText"/>
    <w:link w:val="CommentSubjectChar"/>
    <w:uiPriority w:val="99"/>
    <w:semiHidden/>
    <w:unhideWhenUsed/>
    <w:rsid w:val="00C14ACB"/>
    <w:rPr>
      <w:b/>
      <w:bCs/>
    </w:rPr>
  </w:style>
  <w:style w:type="character" w:customStyle="1" w:styleId="CommentSubjectChar">
    <w:name w:val="Comment Subject Char"/>
    <w:basedOn w:val="CommentTextChar"/>
    <w:link w:val="CommentSubject"/>
    <w:uiPriority w:val="99"/>
    <w:semiHidden/>
    <w:rsid w:val="00C14ACB"/>
    <w:rPr>
      <w:b/>
      <w:bCs/>
      <w:sz w:val="20"/>
      <w:szCs w:val="20"/>
      <w:lang w:val="en-US"/>
    </w:rPr>
  </w:style>
  <w:style w:type="paragraph" w:styleId="BalloonText">
    <w:name w:val="Balloon Text"/>
    <w:basedOn w:val="Normal"/>
    <w:link w:val="BalloonTextChar"/>
    <w:uiPriority w:val="99"/>
    <w:semiHidden/>
    <w:unhideWhenUsed/>
    <w:rsid w:val="00E838EB"/>
    <w:pPr>
      <w:spacing w:line="240" w:lineRule="auto"/>
    </w:pPr>
    <w:rPr>
      <w:rFonts w:ascii="Times New Roman" w:hAnsi="Times New Roman" w:cs="Times New Roman"/>
      <w:sz w:val="20"/>
      <w:szCs w:val="18"/>
      <w:lang w:val="en-US"/>
    </w:rPr>
  </w:style>
  <w:style w:type="character" w:customStyle="1" w:styleId="BalloonTextChar">
    <w:name w:val="Balloon Text Char"/>
    <w:basedOn w:val="DefaultParagraphFont"/>
    <w:link w:val="BalloonText"/>
    <w:uiPriority w:val="99"/>
    <w:semiHidden/>
    <w:rsid w:val="00E838EB"/>
    <w:rPr>
      <w:rFonts w:ascii="Times New Roman" w:hAnsi="Times New Roman" w:cs="Times New Roman"/>
      <w:sz w:val="20"/>
      <w:szCs w:val="18"/>
      <w:lang w:val="en-US"/>
    </w:rPr>
  </w:style>
  <w:style w:type="character" w:styleId="Hyperlink">
    <w:name w:val="Hyperlink"/>
    <w:basedOn w:val="DefaultParagraphFont"/>
    <w:uiPriority w:val="99"/>
    <w:unhideWhenUsed/>
    <w:rsid w:val="000815B2"/>
    <w:rPr>
      <w:color w:val="0000FF" w:themeColor="hyperlink"/>
      <w:u w:val="single"/>
    </w:rPr>
  </w:style>
  <w:style w:type="character" w:styleId="UnresolvedMention">
    <w:name w:val="Unresolved Mention"/>
    <w:basedOn w:val="DefaultParagraphFont"/>
    <w:uiPriority w:val="99"/>
    <w:semiHidden/>
    <w:unhideWhenUsed/>
    <w:rsid w:val="000815B2"/>
    <w:rPr>
      <w:color w:val="605E5C"/>
      <w:shd w:val="clear" w:color="auto" w:fill="E1DFDD"/>
    </w:rPr>
  </w:style>
  <w:style w:type="paragraph" w:styleId="Revision">
    <w:name w:val="Revision"/>
    <w:hidden/>
    <w:uiPriority w:val="99"/>
    <w:semiHidden/>
    <w:rsid w:val="005A59F3"/>
    <w:pPr>
      <w:spacing w:line="240" w:lineRule="auto"/>
    </w:pPr>
  </w:style>
  <w:style w:type="paragraph" w:styleId="FootnoteText">
    <w:name w:val="footnote text"/>
    <w:basedOn w:val="Normal"/>
    <w:link w:val="FootnoteTextChar"/>
    <w:uiPriority w:val="99"/>
    <w:semiHidden/>
    <w:unhideWhenUsed/>
    <w:rsid w:val="00D02E1E"/>
    <w:pPr>
      <w:spacing w:line="240" w:lineRule="auto"/>
    </w:pPr>
    <w:rPr>
      <w:sz w:val="20"/>
      <w:szCs w:val="20"/>
    </w:rPr>
  </w:style>
  <w:style w:type="character" w:customStyle="1" w:styleId="FootnoteTextChar">
    <w:name w:val="Footnote Text Char"/>
    <w:basedOn w:val="DefaultParagraphFont"/>
    <w:link w:val="FootnoteText"/>
    <w:uiPriority w:val="99"/>
    <w:semiHidden/>
    <w:rsid w:val="00D02E1E"/>
    <w:rPr>
      <w:sz w:val="20"/>
      <w:szCs w:val="20"/>
    </w:rPr>
  </w:style>
  <w:style w:type="character" w:styleId="FootnoteReference">
    <w:name w:val="footnote reference"/>
    <w:basedOn w:val="DefaultParagraphFont"/>
    <w:uiPriority w:val="99"/>
    <w:semiHidden/>
    <w:unhideWhenUsed/>
    <w:rsid w:val="00D02E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17415">
      <w:bodyDiv w:val="1"/>
      <w:marLeft w:val="0"/>
      <w:marRight w:val="0"/>
      <w:marTop w:val="0"/>
      <w:marBottom w:val="0"/>
      <w:divBdr>
        <w:top w:val="none" w:sz="0" w:space="0" w:color="auto"/>
        <w:left w:val="none" w:sz="0" w:space="0" w:color="auto"/>
        <w:bottom w:val="none" w:sz="0" w:space="0" w:color="auto"/>
        <w:right w:val="none" w:sz="0" w:space="0" w:color="auto"/>
      </w:divBdr>
    </w:div>
    <w:div w:id="1642464951">
      <w:bodyDiv w:val="1"/>
      <w:marLeft w:val="0"/>
      <w:marRight w:val="0"/>
      <w:marTop w:val="0"/>
      <w:marBottom w:val="0"/>
      <w:divBdr>
        <w:top w:val="none" w:sz="0" w:space="0" w:color="auto"/>
        <w:left w:val="none" w:sz="0" w:space="0" w:color="auto"/>
        <w:bottom w:val="none" w:sz="0" w:space="0" w:color="auto"/>
        <w:right w:val="none" w:sz="0" w:space="0" w:color="auto"/>
      </w:divBdr>
      <w:divsChild>
        <w:div w:id="1049763551">
          <w:marLeft w:val="0"/>
          <w:marRight w:val="0"/>
          <w:marTop w:val="0"/>
          <w:marBottom w:val="0"/>
          <w:divBdr>
            <w:top w:val="none" w:sz="0" w:space="0" w:color="auto"/>
            <w:left w:val="none" w:sz="0" w:space="0" w:color="auto"/>
            <w:bottom w:val="none" w:sz="0" w:space="0" w:color="auto"/>
            <w:right w:val="none" w:sz="0" w:space="0" w:color="auto"/>
          </w:divBdr>
          <w:divsChild>
            <w:div w:id="1648313190">
              <w:marLeft w:val="0"/>
              <w:marRight w:val="0"/>
              <w:marTop w:val="0"/>
              <w:marBottom w:val="0"/>
              <w:divBdr>
                <w:top w:val="none" w:sz="0" w:space="0" w:color="auto"/>
                <w:left w:val="none" w:sz="0" w:space="0" w:color="auto"/>
                <w:bottom w:val="none" w:sz="0" w:space="0" w:color="auto"/>
                <w:right w:val="none" w:sz="0" w:space="0" w:color="auto"/>
              </w:divBdr>
              <w:divsChild>
                <w:div w:id="19870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yY2wOB" TargetMode="External"/><Relationship Id="rId21" Type="http://schemas.openxmlformats.org/officeDocument/2006/relationships/hyperlink" Target="https://www.zotero.org/google-docs/?TYeh72" TargetMode="External"/><Relationship Id="rId324" Type="http://schemas.openxmlformats.org/officeDocument/2006/relationships/hyperlink" Target="https://www.zotero.org/google-docs/?wEdHYe" TargetMode="External"/><Relationship Id="rId531" Type="http://schemas.openxmlformats.org/officeDocument/2006/relationships/hyperlink" Target="https://www.zotero.org/google-docs/?wEdHYe" TargetMode="External"/><Relationship Id="rId170" Type="http://schemas.openxmlformats.org/officeDocument/2006/relationships/hyperlink" Target="https://www.zotero.org/google-docs/?wEdHYe" TargetMode="External"/><Relationship Id="rId268" Type="http://schemas.openxmlformats.org/officeDocument/2006/relationships/hyperlink" Target="https://www.zotero.org/google-docs/?wEdHYe" TargetMode="External"/><Relationship Id="rId475" Type="http://schemas.openxmlformats.org/officeDocument/2006/relationships/hyperlink" Target="https://www.zotero.org/google-docs/?wEdHYe" TargetMode="External"/><Relationship Id="rId32" Type="http://schemas.openxmlformats.org/officeDocument/2006/relationships/hyperlink" Target="https://www.zotero.org/google-docs/?WKg16e" TargetMode="External"/><Relationship Id="rId128" Type="http://schemas.openxmlformats.org/officeDocument/2006/relationships/hyperlink" Target="https://www.zotero.org/google-docs/?0H4a72" TargetMode="External"/><Relationship Id="rId335" Type="http://schemas.openxmlformats.org/officeDocument/2006/relationships/hyperlink" Target="https://www.zotero.org/google-docs/?wEdHYe" TargetMode="External"/><Relationship Id="rId542" Type="http://schemas.openxmlformats.org/officeDocument/2006/relationships/hyperlink" Target="https://www.zotero.org/google-docs/?wEdHYe" TargetMode="External"/><Relationship Id="rId181" Type="http://schemas.openxmlformats.org/officeDocument/2006/relationships/hyperlink" Target="https://www.zotero.org/google-docs/?wEdHYe" TargetMode="External"/><Relationship Id="rId402" Type="http://schemas.openxmlformats.org/officeDocument/2006/relationships/hyperlink" Target="https://www.zotero.org/google-docs/?wEdHYe" TargetMode="External"/><Relationship Id="rId279" Type="http://schemas.openxmlformats.org/officeDocument/2006/relationships/hyperlink" Target="https://www.zotero.org/google-docs/?wEdHYe" TargetMode="External"/><Relationship Id="rId486" Type="http://schemas.openxmlformats.org/officeDocument/2006/relationships/hyperlink" Target="https://www.zotero.org/google-docs/?wEdHYe" TargetMode="External"/><Relationship Id="rId43" Type="http://schemas.openxmlformats.org/officeDocument/2006/relationships/hyperlink" Target="https://www.zotero.org/google-docs/?9q3Jgb" TargetMode="External"/><Relationship Id="rId139" Type="http://schemas.openxmlformats.org/officeDocument/2006/relationships/hyperlink" Target="https://www.zotero.org/google-docs/?xqqIbl" TargetMode="External"/><Relationship Id="rId346" Type="http://schemas.openxmlformats.org/officeDocument/2006/relationships/hyperlink" Target="https://www.zotero.org/google-docs/?wEdHYe" TargetMode="External"/><Relationship Id="rId553" Type="http://schemas.openxmlformats.org/officeDocument/2006/relationships/hyperlink" Target="https://www.zotero.org/google-docs/?wEdHYe" TargetMode="External"/><Relationship Id="rId192" Type="http://schemas.openxmlformats.org/officeDocument/2006/relationships/hyperlink" Target="https://www.zotero.org/google-docs/?wEdHYe" TargetMode="External"/><Relationship Id="rId206" Type="http://schemas.openxmlformats.org/officeDocument/2006/relationships/hyperlink" Target="https://www.zotero.org/google-docs/?wEdHYe" TargetMode="External"/><Relationship Id="rId413" Type="http://schemas.openxmlformats.org/officeDocument/2006/relationships/hyperlink" Target="https://www.stat.fi/til/kvaa/2017/01/kvaa_2017_01_2017-03-31_kat_001_en.html" TargetMode="External"/><Relationship Id="rId497" Type="http://schemas.openxmlformats.org/officeDocument/2006/relationships/hyperlink" Target="https://www.zotero.org/google-docs/?wEdHYe" TargetMode="External"/><Relationship Id="rId357" Type="http://schemas.openxmlformats.org/officeDocument/2006/relationships/hyperlink" Target="https://www.zotero.org/google-docs/?wEdHYe" TargetMode="External"/><Relationship Id="rId54" Type="http://schemas.openxmlformats.org/officeDocument/2006/relationships/hyperlink" Target="https://www.zotero.org/google-docs/?jpT70O" TargetMode="External"/><Relationship Id="rId217" Type="http://schemas.openxmlformats.org/officeDocument/2006/relationships/hyperlink" Target="https://www.zotero.org/google-docs/?wEdHYe" TargetMode="External"/><Relationship Id="rId564" Type="http://schemas.openxmlformats.org/officeDocument/2006/relationships/theme" Target="theme/theme1.xml"/><Relationship Id="rId424" Type="http://schemas.openxmlformats.org/officeDocument/2006/relationships/hyperlink" Target="https://www.zotero.org/google-docs/?wEdHYe" TargetMode="External"/><Relationship Id="rId23" Type="http://schemas.openxmlformats.org/officeDocument/2006/relationships/hyperlink" Target="https://www.zotero.org/google-docs/?zVRYtx" TargetMode="External"/><Relationship Id="rId119" Type="http://schemas.openxmlformats.org/officeDocument/2006/relationships/hyperlink" Target="https://www.zotero.org/google-docs/?MP1vGp" TargetMode="External"/><Relationship Id="rId270" Type="http://schemas.openxmlformats.org/officeDocument/2006/relationships/hyperlink" Target="https://www.zotero.org/google-docs/?wEdHYe" TargetMode="External"/><Relationship Id="rId326" Type="http://schemas.openxmlformats.org/officeDocument/2006/relationships/hyperlink" Target="https://www.zotero.org/google-docs/?wEdHYe" TargetMode="External"/><Relationship Id="rId533" Type="http://schemas.openxmlformats.org/officeDocument/2006/relationships/hyperlink" Target="https://www.zotero.org/google-docs/?wEdHYe" TargetMode="External"/><Relationship Id="rId65" Type="http://schemas.openxmlformats.org/officeDocument/2006/relationships/hyperlink" Target="https://www.zotero.org/google-docs/?ujxL4b" TargetMode="External"/><Relationship Id="rId130" Type="http://schemas.openxmlformats.org/officeDocument/2006/relationships/hyperlink" Target="https://www.zotero.org/google-docs/?zCWBm5" TargetMode="External"/><Relationship Id="rId368" Type="http://schemas.openxmlformats.org/officeDocument/2006/relationships/hyperlink" Target="https://www.zotero.org/google-docs/?wEdHYe" TargetMode="External"/><Relationship Id="rId172" Type="http://schemas.openxmlformats.org/officeDocument/2006/relationships/hyperlink" Target="https://www.zotero.org/google-docs/?wEdHYe" TargetMode="External"/><Relationship Id="rId228" Type="http://schemas.openxmlformats.org/officeDocument/2006/relationships/hyperlink" Target="https://www.zotero.org/google-docs/?wEdHYe" TargetMode="External"/><Relationship Id="rId435" Type="http://schemas.openxmlformats.org/officeDocument/2006/relationships/hyperlink" Target="https://www.zotero.org/google-docs/?wEdHYe" TargetMode="External"/><Relationship Id="rId477" Type="http://schemas.openxmlformats.org/officeDocument/2006/relationships/hyperlink" Target="https://www.zotero.org/google-docs/?wEdHYe" TargetMode="External"/><Relationship Id="rId281" Type="http://schemas.openxmlformats.org/officeDocument/2006/relationships/hyperlink" Target="https://www.zotero.org/google-docs/?wEdHYe" TargetMode="External"/><Relationship Id="rId337" Type="http://schemas.openxmlformats.org/officeDocument/2006/relationships/hyperlink" Target="https://www.zotero.org/google-docs/?wEdHYe" TargetMode="External"/><Relationship Id="rId502" Type="http://schemas.openxmlformats.org/officeDocument/2006/relationships/hyperlink" Target="https://www.zotero.org/google-docs/?wEdHYe" TargetMode="External"/><Relationship Id="rId34" Type="http://schemas.openxmlformats.org/officeDocument/2006/relationships/hyperlink" Target="https://www.zotero.org/google-docs/?7vrxjA" TargetMode="External"/><Relationship Id="rId76" Type="http://schemas.openxmlformats.org/officeDocument/2006/relationships/hyperlink" Target="https://www.zotero.org/google-docs/?IdcVCf" TargetMode="External"/><Relationship Id="rId141" Type="http://schemas.openxmlformats.org/officeDocument/2006/relationships/hyperlink" Target="https://www.zotero.org/google-docs/?2kriE4" TargetMode="External"/><Relationship Id="rId379" Type="http://schemas.openxmlformats.org/officeDocument/2006/relationships/hyperlink" Target="https://www.zotero.org/google-docs/?wEdHYe" TargetMode="External"/><Relationship Id="rId544" Type="http://schemas.openxmlformats.org/officeDocument/2006/relationships/hyperlink" Target="https://www.zotero.org/google-docs/?wEdHYe" TargetMode="External"/><Relationship Id="rId7" Type="http://schemas.openxmlformats.org/officeDocument/2006/relationships/endnotes" Target="endnotes.xml"/><Relationship Id="rId183" Type="http://schemas.openxmlformats.org/officeDocument/2006/relationships/hyperlink" Target="https://www.zotero.org/google-docs/?wEdHYe" TargetMode="External"/><Relationship Id="rId239" Type="http://schemas.openxmlformats.org/officeDocument/2006/relationships/hyperlink" Target="https://www.zotero.org/google-docs/?wEdHYe" TargetMode="External"/><Relationship Id="rId390" Type="http://schemas.openxmlformats.org/officeDocument/2006/relationships/hyperlink" Target="https://www.zotero.org/google-docs/?wEdHYe" TargetMode="External"/><Relationship Id="rId404" Type="http://schemas.openxmlformats.org/officeDocument/2006/relationships/hyperlink" Target="https://www.zotero.org/google-docs/?wEdHYe" TargetMode="External"/><Relationship Id="rId446" Type="http://schemas.openxmlformats.org/officeDocument/2006/relationships/hyperlink" Target="https://www.zotero.org/google-docs/?wEdHYe" TargetMode="External"/><Relationship Id="rId250" Type="http://schemas.openxmlformats.org/officeDocument/2006/relationships/hyperlink" Target="https://www.zotero.org/google-docs/?wEdHYe" TargetMode="External"/><Relationship Id="rId292" Type="http://schemas.openxmlformats.org/officeDocument/2006/relationships/hyperlink" Target="https://www.zotero.org/google-docs/?wEdHYe" TargetMode="External"/><Relationship Id="rId306" Type="http://schemas.openxmlformats.org/officeDocument/2006/relationships/hyperlink" Target="https://www.zotero.org/google-docs/?wEdHYe" TargetMode="External"/><Relationship Id="rId488" Type="http://schemas.openxmlformats.org/officeDocument/2006/relationships/hyperlink" Target="https://www.zotero.org/google-docs/?wEdHYe" TargetMode="External"/><Relationship Id="rId45" Type="http://schemas.openxmlformats.org/officeDocument/2006/relationships/hyperlink" Target="https://www.zotero.org/google-docs/?Hg1Ar2" TargetMode="External"/><Relationship Id="rId87" Type="http://schemas.openxmlformats.org/officeDocument/2006/relationships/hyperlink" Target="https://www.zotero.org/google-docs/?b1b1pk" TargetMode="External"/><Relationship Id="rId110" Type="http://schemas.openxmlformats.org/officeDocument/2006/relationships/hyperlink" Target="https://www.zotero.org/google-docs/?cSnzJI" TargetMode="External"/><Relationship Id="rId348" Type="http://schemas.openxmlformats.org/officeDocument/2006/relationships/hyperlink" Target="https://www.zotero.org/google-docs/?wEdHYe" TargetMode="External"/><Relationship Id="rId513" Type="http://schemas.openxmlformats.org/officeDocument/2006/relationships/hyperlink" Target="https://www.zotero.org/google-docs/?wEdHYe" TargetMode="External"/><Relationship Id="rId555" Type="http://schemas.openxmlformats.org/officeDocument/2006/relationships/hyperlink" Target="https://www.zotero.org/google-docs/?wEdHYe" TargetMode="External"/><Relationship Id="rId152" Type="http://schemas.openxmlformats.org/officeDocument/2006/relationships/hyperlink" Target="https://www.zotero.org/google-docs/?wEdHYe" TargetMode="External"/><Relationship Id="rId194" Type="http://schemas.openxmlformats.org/officeDocument/2006/relationships/hyperlink" Target="https://www.zotero.org/google-docs/?wEdHYe" TargetMode="External"/><Relationship Id="rId208" Type="http://schemas.openxmlformats.org/officeDocument/2006/relationships/hyperlink" Target="https://www.zotero.org/google-docs/?wEdHYe" TargetMode="External"/><Relationship Id="rId415" Type="http://schemas.openxmlformats.org/officeDocument/2006/relationships/hyperlink" Target="https://www.zotero.org/google-docs/?wEdHYe" TargetMode="External"/><Relationship Id="rId457" Type="http://schemas.openxmlformats.org/officeDocument/2006/relationships/hyperlink" Target="https://www.zotero.org/google-docs/?wEdHYe" TargetMode="External"/><Relationship Id="rId261" Type="http://schemas.openxmlformats.org/officeDocument/2006/relationships/hyperlink" Target="https://www.zotero.org/google-docs/?wEdHYe" TargetMode="External"/><Relationship Id="rId499" Type="http://schemas.openxmlformats.org/officeDocument/2006/relationships/hyperlink" Target="https://www.zotero.org/google-docs/?wEdHYe" TargetMode="External"/><Relationship Id="rId14" Type="http://schemas.openxmlformats.org/officeDocument/2006/relationships/hyperlink" Target="https://www.zotero.org/google-docs/?g7keAg" TargetMode="External"/><Relationship Id="rId56" Type="http://schemas.openxmlformats.org/officeDocument/2006/relationships/hyperlink" Target="https://www.zotero.org/google-docs/?93I6ra" TargetMode="External"/><Relationship Id="rId317" Type="http://schemas.openxmlformats.org/officeDocument/2006/relationships/hyperlink" Target="https://www.zotero.org/google-docs/?wEdHYe" TargetMode="External"/><Relationship Id="rId359" Type="http://schemas.openxmlformats.org/officeDocument/2006/relationships/hyperlink" Target="https://www.zotero.org/google-docs/?wEdHYe" TargetMode="External"/><Relationship Id="rId524" Type="http://schemas.openxmlformats.org/officeDocument/2006/relationships/hyperlink" Target="https://www.zotero.org/google-docs/?wEdHYe" TargetMode="External"/><Relationship Id="rId98" Type="http://schemas.openxmlformats.org/officeDocument/2006/relationships/hyperlink" Target="https://www.zotero.org/google-docs/?q3FPfL" TargetMode="External"/><Relationship Id="rId121" Type="http://schemas.openxmlformats.org/officeDocument/2006/relationships/hyperlink" Target="https://www.zotero.org/google-docs/?nCoq84" TargetMode="External"/><Relationship Id="rId163" Type="http://schemas.openxmlformats.org/officeDocument/2006/relationships/hyperlink" Target="https://www.zotero.org/google-docs/?wEdHYe" TargetMode="External"/><Relationship Id="rId219" Type="http://schemas.openxmlformats.org/officeDocument/2006/relationships/hyperlink" Target="https://www.zotero.org/google-docs/?wEdHYe" TargetMode="External"/><Relationship Id="rId370" Type="http://schemas.openxmlformats.org/officeDocument/2006/relationships/hyperlink" Target="https://www.zotero.org/google-docs/?wEdHYe" TargetMode="External"/><Relationship Id="rId426" Type="http://schemas.openxmlformats.org/officeDocument/2006/relationships/hyperlink" Target="https://www.zotero.org/google-docs/?wEdHYe" TargetMode="External"/><Relationship Id="rId230" Type="http://schemas.openxmlformats.org/officeDocument/2006/relationships/hyperlink" Target="https://www.zotero.org/google-docs/?wEdHYe" TargetMode="External"/><Relationship Id="rId468" Type="http://schemas.openxmlformats.org/officeDocument/2006/relationships/hyperlink" Target="https://www.zotero.org/google-docs/?wEdHYe" TargetMode="External"/><Relationship Id="rId25" Type="http://schemas.openxmlformats.org/officeDocument/2006/relationships/hyperlink" Target="https://www.zotero.org/google-docs/?UH0vHq" TargetMode="External"/><Relationship Id="rId67" Type="http://schemas.openxmlformats.org/officeDocument/2006/relationships/hyperlink" Target="https://www.zotero.org/google-docs/?dV6krx" TargetMode="External"/><Relationship Id="rId272" Type="http://schemas.openxmlformats.org/officeDocument/2006/relationships/hyperlink" Target="https://www.zotero.org/google-docs/?wEdHYe" TargetMode="External"/><Relationship Id="rId328" Type="http://schemas.openxmlformats.org/officeDocument/2006/relationships/hyperlink" Target="https://www.zotero.org/google-docs/?wEdHYe" TargetMode="External"/><Relationship Id="rId535" Type="http://schemas.openxmlformats.org/officeDocument/2006/relationships/hyperlink" Target="https://www.zotero.org/google-docs/?wEdHYe" TargetMode="External"/><Relationship Id="rId132" Type="http://schemas.openxmlformats.org/officeDocument/2006/relationships/hyperlink" Target="https://www.zotero.org/google-docs/?nm7tNs" TargetMode="External"/><Relationship Id="rId174" Type="http://schemas.openxmlformats.org/officeDocument/2006/relationships/hyperlink" Target="https://www.zotero.org/google-docs/?wEdHYe" TargetMode="External"/><Relationship Id="rId381" Type="http://schemas.openxmlformats.org/officeDocument/2006/relationships/hyperlink" Target="https://www.zotero.org/google-docs/?wEdHYe" TargetMode="External"/><Relationship Id="rId241" Type="http://schemas.openxmlformats.org/officeDocument/2006/relationships/hyperlink" Target="https://www.zotero.org/google-docs/?wEdHYe" TargetMode="External"/><Relationship Id="rId437" Type="http://schemas.openxmlformats.org/officeDocument/2006/relationships/hyperlink" Target="https://www.zotero.org/google-docs/?wEdHYe" TargetMode="External"/><Relationship Id="rId479" Type="http://schemas.openxmlformats.org/officeDocument/2006/relationships/hyperlink" Target="https://www.zotero.org/google-docs/?wEdHYe" TargetMode="External"/><Relationship Id="rId36" Type="http://schemas.openxmlformats.org/officeDocument/2006/relationships/hyperlink" Target="https://www.zotero.org/google-docs/?Lt4yAo" TargetMode="External"/><Relationship Id="rId283" Type="http://schemas.openxmlformats.org/officeDocument/2006/relationships/hyperlink" Target="https://www.zotero.org/google-docs/?wEdHYe" TargetMode="External"/><Relationship Id="rId339" Type="http://schemas.openxmlformats.org/officeDocument/2006/relationships/hyperlink" Target="https://www.zotero.org/google-docs/?wEdHYe" TargetMode="External"/><Relationship Id="rId490" Type="http://schemas.openxmlformats.org/officeDocument/2006/relationships/hyperlink" Target="https://www.zotero.org/google-docs/?wEdHYe" TargetMode="External"/><Relationship Id="rId504" Type="http://schemas.openxmlformats.org/officeDocument/2006/relationships/hyperlink" Target="https://www.zotero.org/google-docs/?wEdHYe" TargetMode="External"/><Relationship Id="rId546" Type="http://schemas.openxmlformats.org/officeDocument/2006/relationships/hyperlink" Target="https://www.zotero.org/google-docs/?wEdHYe" TargetMode="External"/><Relationship Id="rId78" Type="http://schemas.openxmlformats.org/officeDocument/2006/relationships/hyperlink" Target="https://www.zotero.org/google-docs/?EObK7F" TargetMode="External"/><Relationship Id="rId101" Type="http://schemas.openxmlformats.org/officeDocument/2006/relationships/hyperlink" Target="https://www.zotero.org/google-docs/?0kpQfq" TargetMode="External"/><Relationship Id="rId143" Type="http://schemas.openxmlformats.org/officeDocument/2006/relationships/hyperlink" Target="https://www.zotero.org/google-docs/?ylaxbm" TargetMode="External"/><Relationship Id="rId185" Type="http://schemas.openxmlformats.org/officeDocument/2006/relationships/hyperlink" Target="https://www.zotero.org/google-docs/?wEdHYe" TargetMode="External"/><Relationship Id="rId350" Type="http://schemas.openxmlformats.org/officeDocument/2006/relationships/hyperlink" Target="https://www.zotero.org/google-docs/?wEdHYe" TargetMode="External"/><Relationship Id="rId406" Type="http://schemas.openxmlformats.org/officeDocument/2006/relationships/hyperlink" Target="https://www.zotero.org/google-docs/?wEdHYe" TargetMode="External"/><Relationship Id="rId9" Type="http://schemas.microsoft.com/office/2011/relationships/commentsExtended" Target="commentsExtended.xml"/><Relationship Id="rId210" Type="http://schemas.openxmlformats.org/officeDocument/2006/relationships/hyperlink" Target="https://www.zotero.org/google-docs/?wEdHYe" TargetMode="External"/><Relationship Id="rId392" Type="http://schemas.openxmlformats.org/officeDocument/2006/relationships/hyperlink" Target="https://www.zotero.org/google-docs/?wEdHYe" TargetMode="External"/><Relationship Id="rId448" Type="http://schemas.openxmlformats.org/officeDocument/2006/relationships/hyperlink" Target="https://www.zotero.org/google-docs/?wEdHYe" TargetMode="External"/><Relationship Id="rId252" Type="http://schemas.openxmlformats.org/officeDocument/2006/relationships/hyperlink" Target="https://www.zotero.org/google-docs/?wEdHYe" TargetMode="External"/><Relationship Id="rId294" Type="http://schemas.openxmlformats.org/officeDocument/2006/relationships/hyperlink" Target="https://www.zotero.org/google-docs/?wEdHYe" TargetMode="External"/><Relationship Id="rId308" Type="http://schemas.openxmlformats.org/officeDocument/2006/relationships/hyperlink" Target="https://www.zotero.org/google-docs/?wEdHYe" TargetMode="External"/><Relationship Id="rId515" Type="http://schemas.openxmlformats.org/officeDocument/2006/relationships/hyperlink" Target="https://www.zotero.org/google-docs/?wEdHYe" TargetMode="External"/><Relationship Id="rId47" Type="http://schemas.openxmlformats.org/officeDocument/2006/relationships/hyperlink" Target="https://www.zotero.org/google-docs/?m9obEU" TargetMode="External"/><Relationship Id="rId89" Type="http://schemas.openxmlformats.org/officeDocument/2006/relationships/hyperlink" Target="https://www.zotero.org/google-docs/?kbYFrG" TargetMode="External"/><Relationship Id="rId112" Type="http://schemas.openxmlformats.org/officeDocument/2006/relationships/hyperlink" Target="https://www.zotero.org/google-docs/?pHfqRZ" TargetMode="External"/><Relationship Id="rId154" Type="http://schemas.openxmlformats.org/officeDocument/2006/relationships/hyperlink" Target="https://www.zotero.org/google-docs/?wEdHYe" TargetMode="External"/><Relationship Id="rId361" Type="http://schemas.openxmlformats.org/officeDocument/2006/relationships/hyperlink" Target="https://www.zotero.org/google-docs/?wEdHYe" TargetMode="External"/><Relationship Id="rId557" Type="http://schemas.openxmlformats.org/officeDocument/2006/relationships/hyperlink" Target="https://www.zotero.org/google-docs/?wEdHYe" TargetMode="External"/><Relationship Id="rId196" Type="http://schemas.openxmlformats.org/officeDocument/2006/relationships/hyperlink" Target="https://www.zotero.org/google-docs/?wEdHYe" TargetMode="External"/><Relationship Id="rId417" Type="http://schemas.openxmlformats.org/officeDocument/2006/relationships/hyperlink" Target="https://www.zotero.org/google-docs/?wEdHYe" TargetMode="External"/><Relationship Id="rId459" Type="http://schemas.openxmlformats.org/officeDocument/2006/relationships/hyperlink" Target="https://www.zotero.org/google-docs/?wEdHYe" TargetMode="External"/><Relationship Id="rId16" Type="http://schemas.openxmlformats.org/officeDocument/2006/relationships/hyperlink" Target="https://www.zotero.org/google-docs/?dGP6PX" TargetMode="External"/><Relationship Id="rId221" Type="http://schemas.openxmlformats.org/officeDocument/2006/relationships/hyperlink" Target="https://www.zotero.org/google-docs/?wEdHYe" TargetMode="External"/><Relationship Id="rId263" Type="http://schemas.openxmlformats.org/officeDocument/2006/relationships/hyperlink" Target="https://www.zotero.org/google-docs/?wEdHYe" TargetMode="External"/><Relationship Id="rId319" Type="http://schemas.openxmlformats.org/officeDocument/2006/relationships/hyperlink" Target="https://www.zotero.org/google-docs/?wEdHYe" TargetMode="External"/><Relationship Id="rId470" Type="http://schemas.openxmlformats.org/officeDocument/2006/relationships/hyperlink" Target="https://www.zotero.org/google-docs/?wEdHYe" TargetMode="External"/><Relationship Id="rId526" Type="http://schemas.openxmlformats.org/officeDocument/2006/relationships/hyperlink" Target="https://www.zotero.org/google-docs/?wEdHYe" TargetMode="External"/><Relationship Id="rId58" Type="http://schemas.openxmlformats.org/officeDocument/2006/relationships/hyperlink" Target="https://www.zotero.org/google-docs/?93I6ra" TargetMode="External"/><Relationship Id="rId123" Type="http://schemas.openxmlformats.org/officeDocument/2006/relationships/hyperlink" Target="https://www.zotero.org/google-docs/?PNkVXf" TargetMode="External"/><Relationship Id="rId330" Type="http://schemas.openxmlformats.org/officeDocument/2006/relationships/hyperlink" Target="https://www.zotero.org/google-docs/?wEdHYe" TargetMode="External"/><Relationship Id="rId165" Type="http://schemas.openxmlformats.org/officeDocument/2006/relationships/hyperlink" Target="https://www.zotero.org/google-docs/?wEdHYe" TargetMode="External"/><Relationship Id="rId372" Type="http://schemas.openxmlformats.org/officeDocument/2006/relationships/hyperlink" Target="https://www.zotero.org/google-docs/?wEdHYe" TargetMode="External"/><Relationship Id="rId428" Type="http://schemas.openxmlformats.org/officeDocument/2006/relationships/hyperlink" Target="https://www.zotero.org/google-docs/?wEdHYe" TargetMode="External"/><Relationship Id="rId232" Type="http://schemas.openxmlformats.org/officeDocument/2006/relationships/hyperlink" Target="https://www.zotero.org/google-docs/?wEdHYe" TargetMode="External"/><Relationship Id="rId274" Type="http://schemas.openxmlformats.org/officeDocument/2006/relationships/hyperlink" Target="https://www.zotero.org/google-docs/?wEdHYe" TargetMode="External"/><Relationship Id="rId481" Type="http://schemas.openxmlformats.org/officeDocument/2006/relationships/hyperlink" Target="https://www.zotero.org/google-docs/?wEdHYe" TargetMode="External"/><Relationship Id="rId27" Type="http://schemas.openxmlformats.org/officeDocument/2006/relationships/image" Target="media/image1.jpg"/><Relationship Id="rId69" Type="http://schemas.openxmlformats.org/officeDocument/2006/relationships/hyperlink" Target="https://www.zotero.org/google-docs/?FyKL2P" TargetMode="External"/><Relationship Id="rId134" Type="http://schemas.openxmlformats.org/officeDocument/2006/relationships/hyperlink" Target="https://www.zotero.org/google-docs/?VhPiVO" TargetMode="External"/><Relationship Id="rId537" Type="http://schemas.openxmlformats.org/officeDocument/2006/relationships/hyperlink" Target="https://www.zotero.org/google-docs/?wEdHYe" TargetMode="External"/><Relationship Id="rId80" Type="http://schemas.openxmlformats.org/officeDocument/2006/relationships/hyperlink" Target="https://www.zotero.org/google-docs/?Qq3aFX" TargetMode="External"/><Relationship Id="rId176" Type="http://schemas.openxmlformats.org/officeDocument/2006/relationships/hyperlink" Target="https://www.zotero.org/google-docs/?wEdHYe" TargetMode="External"/><Relationship Id="rId341" Type="http://schemas.openxmlformats.org/officeDocument/2006/relationships/hyperlink" Target="https://www.zotero.org/google-docs/?wEdHYe" TargetMode="External"/><Relationship Id="rId383" Type="http://schemas.openxmlformats.org/officeDocument/2006/relationships/hyperlink" Target="https://www.zotero.org/google-docs/?wEdHYe" TargetMode="External"/><Relationship Id="rId439" Type="http://schemas.openxmlformats.org/officeDocument/2006/relationships/hyperlink" Target="https://www.zotero.org/google-docs/?wEdHYe" TargetMode="External"/><Relationship Id="rId201" Type="http://schemas.openxmlformats.org/officeDocument/2006/relationships/hyperlink" Target="https://www.zotero.org/google-docs/?wEdHYe" TargetMode="External"/><Relationship Id="rId243" Type="http://schemas.openxmlformats.org/officeDocument/2006/relationships/hyperlink" Target="https://www.zotero.org/google-docs/?wEdHYe" TargetMode="External"/><Relationship Id="rId285" Type="http://schemas.openxmlformats.org/officeDocument/2006/relationships/hyperlink" Target="https://www.zotero.org/google-docs/?wEdHYe" TargetMode="External"/><Relationship Id="rId450" Type="http://schemas.openxmlformats.org/officeDocument/2006/relationships/hyperlink" Target="https://www.zotero.org/google-docs/?wEdHYe" TargetMode="External"/><Relationship Id="rId506" Type="http://schemas.openxmlformats.org/officeDocument/2006/relationships/hyperlink" Target="https://www.zotero.org/google-docs/?wEdHYe" TargetMode="External"/><Relationship Id="rId38" Type="http://schemas.openxmlformats.org/officeDocument/2006/relationships/hyperlink" Target="https://www.zotero.org/google-docs/?k1w0P4" TargetMode="External"/><Relationship Id="rId103" Type="http://schemas.openxmlformats.org/officeDocument/2006/relationships/hyperlink" Target="https://www.zotero.org/google-docs/?REtFU1" TargetMode="External"/><Relationship Id="rId310" Type="http://schemas.openxmlformats.org/officeDocument/2006/relationships/hyperlink" Target="https://www.zotero.org/google-docs/?wEdHYe" TargetMode="External"/><Relationship Id="rId492" Type="http://schemas.openxmlformats.org/officeDocument/2006/relationships/hyperlink" Target="https://www.zotero.org/google-docs/?wEdHYe" TargetMode="External"/><Relationship Id="rId548" Type="http://schemas.openxmlformats.org/officeDocument/2006/relationships/hyperlink" Target="https://www.zotero.org/google-docs/?wEdHYe" TargetMode="External"/><Relationship Id="rId91" Type="http://schemas.openxmlformats.org/officeDocument/2006/relationships/hyperlink" Target="https://www.zotero.org/google-docs/?eNel5F" TargetMode="External"/><Relationship Id="rId145" Type="http://schemas.openxmlformats.org/officeDocument/2006/relationships/hyperlink" Target="https://www.zotero.org/google-docs/?wEdHYe" TargetMode="External"/><Relationship Id="rId187" Type="http://schemas.openxmlformats.org/officeDocument/2006/relationships/hyperlink" Target="https://www.zotero.org/google-docs/?wEdHYe" TargetMode="External"/><Relationship Id="rId352" Type="http://schemas.openxmlformats.org/officeDocument/2006/relationships/hyperlink" Target="https://www.zotero.org/google-docs/?wEdHYe" TargetMode="External"/><Relationship Id="rId394" Type="http://schemas.openxmlformats.org/officeDocument/2006/relationships/hyperlink" Target="https://www.zotero.org/google-docs/?wEdHYe" TargetMode="External"/><Relationship Id="rId408" Type="http://schemas.openxmlformats.org/officeDocument/2006/relationships/hyperlink" Target="https://www.zotero.org/google-docs/?wEdHYe" TargetMode="External"/><Relationship Id="rId212" Type="http://schemas.openxmlformats.org/officeDocument/2006/relationships/hyperlink" Target="https://www.zotero.org/google-docs/?wEdHYe" TargetMode="External"/><Relationship Id="rId254" Type="http://schemas.openxmlformats.org/officeDocument/2006/relationships/hyperlink" Target="https://www.zotero.org/google-docs/?wEdHYe" TargetMode="External"/><Relationship Id="rId49" Type="http://schemas.openxmlformats.org/officeDocument/2006/relationships/hyperlink" Target="https://www.zotero.org/google-docs/?61TmFj" TargetMode="External"/><Relationship Id="rId114" Type="http://schemas.openxmlformats.org/officeDocument/2006/relationships/hyperlink" Target="https://www.zotero.org/google-docs/?OMr9FQ" TargetMode="External"/><Relationship Id="rId296" Type="http://schemas.openxmlformats.org/officeDocument/2006/relationships/hyperlink" Target="https://www.zotero.org/google-docs/?wEdHYe" TargetMode="External"/><Relationship Id="rId461" Type="http://schemas.openxmlformats.org/officeDocument/2006/relationships/hyperlink" Target="https://www.zotero.org/google-docs/?wEdHYe" TargetMode="External"/><Relationship Id="rId517" Type="http://schemas.openxmlformats.org/officeDocument/2006/relationships/hyperlink" Target="https://www.zotero.org/google-docs/?wEdHYe" TargetMode="External"/><Relationship Id="rId559" Type="http://schemas.openxmlformats.org/officeDocument/2006/relationships/hyperlink" Target="https://www.zotero.org/google-docs/?wEdHYe" TargetMode="External"/><Relationship Id="rId60" Type="http://schemas.openxmlformats.org/officeDocument/2006/relationships/hyperlink" Target="https://www.zotero.org/google-docs/?Zb2Us7" TargetMode="External"/><Relationship Id="rId156" Type="http://schemas.openxmlformats.org/officeDocument/2006/relationships/hyperlink" Target="https://www.zotero.org/google-docs/?wEdHYe" TargetMode="External"/><Relationship Id="rId198" Type="http://schemas.openxmlformats.org/officeDocument/2006/relationships/hyperlink" Target="https://www.zotero.org/google-docs/?wEdHYe" TargetMode="External"/><Relationship Id="rId321" Type="http://schemas.openxmlformats.org/officeDocument/2006/relationships/hyperlink" Target="https://www.zotero.org/google-docs/?wEdHYe" TargetMode="External"/><Relationship Id="rId363" Type="http://schemas.openxmlformats.org/officeDocument/2006/relationships/hyperlink" Target="https://www.zotero.org/google-docs/?wEdHYe" TargetMode="External"/><Relationship Id="rId419" Type="http://schemas.openxmlformats.org/officeDocument/2006/relationships/hyperlink" Target="https://www.zotero.org/google-docs/?wEdHYe" TargetMode="External"/><Relationship Id="rId223" Type="http://schemas.openxmlformats.org/officeDocument/2006/relationships/hyperlink" Target="https://www.zotero.org/google-docs/?wEdHYe" TargetMode="External"/><Relationship Id="rId430" Type="http://schemas.openxmlformats.org/officeDocument/2006/relationships/hyperlink" Target="https://www.zotero.org/google-docs/?wEdHYe" TargetMode="External"/><Relationship Id="rId18" Type="http://schemas.openxmlformats.org/officeDocument/2006/relationships/hyperlink" Target="https://www.zotero.org/google-docs/?bQn04U" TargetMode="External"/><Relationship Id="rId265" Type="http://schemas.openxmlformats.org/officeDocument/2006/relationships/hyperlink" Target="https://www.zotero.org/google-docs/?wEdHYe" TargetMode="External"/><Relationship Id="rId472" Type="http://schemas.openxmlformats.org/officeDocument/2006/relationships/hyperlink" Target="https://www.zotero.org/google-docs/?wEdHYe" TargetMode="External"/><Relationship Id="rId528" Type="http://schemas.openxmlformats.org/officeDocument/2006/relationships/hyperlink" Target="https://www.zotero.org/google-docs/?wEdHYe" TargetMode="External"/><Relationship Id="rId125" Type="http://schemas.openxmlformats.org/officeDocument/2006/relationships/hyperlink" Target="https://www.zotero.org/google-docs/?q5nA8m" TargetMode="External"/><Relationship Id="rId167" Type="http://schemas.openxmlformats.org/officeDocument/2006/relationships/hyperlink" Target="file:///Users/hectorbahamonde/Library/Mobile%20Documents/com~apple~CloudDocs/Desktop/(1),%20194&#8211;230.%20https:/doi.org/10.2307/2111700" TargetMode="External"/><Relationship Id="rId332" Type="http://schemas.openxmlformats.org/officeDocument/2006/relationships/hyperlink" Target="https://www.zotero.org/google-docs/?wEdHYe" TargetMode="External"/><Relationship Id="rId374" Type="http://schemas.openxmlformats.org/officeDocument/2006/relationships/hyperlink" Target="https://www.zotero.org/google-docs/?wEdHYe" TargetMode="External"/><Relationship Id="rId71" Type="http://schemas.openxmlformats.org/officeDocument/2006/relationships/hyperlink" Target="https://www.zotero.org/google-docs/?I9tb8o" TargetMode="External"/><Relationship Id="rId234" Type="http://schemas.openxmlformats.org/officeDocument/2006/relationships/hyperlink" Target="https://www.zotero.org/google-docs/?wEdHYe" TargetMode="External"/><Relationship Id="rId2" Type="http://schemas.openxmlformats.org/officeDocument/2006/relationships/numbering" Target="numbering.xml"/><Relationship Id="rId29" Type="http://schemas.openxmlformats.org/officeDocument/2006/relationships/hyperlink" Target="https://www.zotero.org/google-docs/?oV7Mir" TargetMode="External"/><Relationship Id="rId276" Type="http://schemas.openxmlformats.org/officeDocument/2006/relationships/hyperlink" Target="https://www.zotero.org/google-docs/?wEdHYe" TargetMode="External"/><Relationship Id="rId441" Type="http://schemas.openxmlformats.org/officeDocument/2006/relationships/hyperlink" Target="https://www.zotero.org/google-docs/?wEdHYe" TargetMode="External"/><Relationship Id="rId483" Type="http://schemas.openxmlformats.org/officeDocument/2006/relationships/hyperlink" Target="https://www.zotero.org/google-docs/?wEdHYe" TargetMode="External"/><Relationship Id="rId539" Type="http://schemas.openxmlformats.org/officeDocument/2006/relationships/hyperlink" Target="https://www.zotero.org/google-docs/?wEdHYe" TargetMode="External"/><Relationship Id="rId40" Type="http://schemas.openxmlformats.org/officeDocument/2006/relationships/hyperlink" Target="https://www.zotero.org/google-docs/?gqYrwI" TargetMode="External"/><Relationship Id="rId136" Type="http://schemas.openxmlformats.org/officeDocument/2006/relationships/hyperlink" Target="https://www.zotero.org/google-docs/?vNEI3n" TargetMode="External"/><Relationship Id="rId178" Type="http://schemas.openxmlformats.org/officeDocument/2006/relationships/hyperlink" Target="https://www.zotero.org/google-docs/?wEdHYe" TargetMode="External"/><Relationship Id="rId301" Type="http://schemas.openxmlformats.org/officeDocument/2006/relationships/hyperlink" Target="https://www.zotero.org/google-docs/?wEdHYe" TargetMode="External"/><Relationship Id="rId343" Type="http://schemas.openxmlformats.org/officeDocument/2006/relationships/hyperlink" Target="https://www.zotero.org/google-docs/?wEdHYe" TargetMode="External"/><Relationship Id="rId550" Type="http://schemas.openxmlformats.org/officeDocument/2006/relationships/hyperlink" Target="https://www.zotero.org/google-docs/?wEdHYe" TargetMode="External"/><Relationship Id="rId82" Type="http://schemas.openxmlformats.org/officeDocument/2006/relationships/hyperlink" Target="https://www.zotero.org/google-docs/?lxL1fg" TargetMode="External"/><Relationship Id="rId203" Type="http://schemas.openxmlformats.org/officeDocument/2006/relationships/hyperlink" Target="https://www.zotero.org/google-docs/?wEdHYe" TargetMode="External"/><Relationship Id="rId385" Type="http://schemas.openxmlformats.org/officeDocument/2006/relationships/hyperlink" Target="https://www.zotero.org/google-docs/?wEdHYe" TargetMode="External"/><Relationship Id="rId245" Type="http://schemas.openxmlformats.org/officeDocument/2006/relationships/hyperlink" Target="https://www.zotero.org/google-docs/?wEdHYe" TargetMode="External"/><Relationship Id="rId287" Type="http://schemas.openxmlformats.org/officeDocument/2006/relationships/hyperlink" Target="https://www.zotero.org/google-docs/?wEdHYe" TargetMode="External"/><Relationship Id="rId410" Type="http://schemas.openxmlformats.org/officeDocument/2006/relationships/hyperlink" Target="https://www.zotero.org/google-docs/?wEdHYe" TargetMode="External"/><Relationship Id="rId452" Type="http://schemas.openxmlformats.org/officeDocument/2006/relationships/hyperlink" Target="https://www.zotero.org/google-docs/?wEdHYe" TargetMode="External"/><Relationship Id="rId494" Type="http://schemas.openxmlformats.org/officeDocument/2006/relationships/hyperlink" Target="https://www.zotero.org/google-docs/?wEdHYe" TargetMode="External"/><Relationship Id="rId508" Type="http://schemas.openxmlformats.org/officeDocument/2006/relationships/hyperlink" Target="https://www.zotero.org/google-docs/?wEdHYe" TargetMode="External"/><Relationship Id="rId105" Type="http://schemas.openxmlformats.org/officeDocument/2006/relationships/hyperlink" Target="https://www.zotero.org/google-docs/?ldS57U" TargetMode="External"/><Relationship Id="rId147" Type="http://schemas.openxmlformats.org/officeDocument/2006/relationships/hyperlink" Target="https://www.zotero.org/google-docs/?wEdHYe" TargetMode="External"/><Relationship Id="rId312" Type="http://schemas.openxmlformats.org/officeDocument/2006/relationships/hyperlink" Target="https://www.zotero.org/google-docs/?wEdHYe" TargetMode="External"/><Relationship Id="rId354" Type="http://schemas.openxmlformats.org/officeDocument/2006/relationships/hyperlink" Target="https://www.zotero.org/google-docs/?wEdHYe" TargetMode="External"/><Relationship Id="rId51" Type="http://schemas.openxmlformats.org/officeDocument/2006/relationships/hyperlink" Target="https://www.zotero.org/google-docs/?G7bclh" TargetMode="External"/><Relationship Id="rId93" Type="http://schemas.openxmlformats.org/officeDocument/2006/relationships/hyperlink" Target="https://www.zotero.org/google-docs/?KDx21E" TargetMode="External"/><Relationship Id="rId189" Type="http://schemas.openxmlformats.org/officeDocument/2006/relationships/hyperlink" Target="https://www.zotero.org/google-docs/?wEdHYe" TargetMode="External"/><Relationship Id="rId396" Type="http://schemas.openxmlformats.org/officeDocument/2006/relationships/hyperlink" Target="https://www.zotero.org/google-docs/?wEdHYe" TargetMode="External"/><Relationship Id="rId561" Type="http://schemas.openxmlformats.org/officeDocument/2006/relationships/footer" Target="footer1.xml"/><Relationship Id="rId214" Type="http://schemas.openxmlformats.org/officeDocument/2006/relationships/hyperlink" Target="https://www.zotero.org/google-docs/?wEdHYe" TargetMode="External"/><Relationship Id="rId256" Type="http://schemas.openxmlformats.org/officeDocument/2006/relationships/hyperlink" Target="https://www.zotero.org/google-docs/?wEdHYe" TargetMode="External"/><Relationship Id="rId298" Type="http://schemas.openxmlformats.org/officeDocument/2006/relationships/hyperlink" Target="https://www.zotero.org/google-docs/?wEdHYe" TargetMode="External"/><Relationship Id="rId421" Type="http://schemas.openxmlformats.org/officeDocument/2006/relationships/hyperlink" Target="https://www.zotero.org/google-docs/?wEdHYe" TargetMode="External"/><Relationship Id="rId463" Type="http://schemas.openxmlformats.org/officeDocument/2006/relationships/hyperlink" Target="https://www.zotero.org/google-docs/?wEdHYe" TargetMode="External"/><Relationship Id="rId519" Type="http://schemas.openxmlformats.org/officeDocument/2006/relationships/hyperlink" Target="https://www.zotero.org/google-docs/?wEdHYe" TargetMode="External"/><Relationship Id="rId116" Type="http://schemas.openxmlformats.org/officeDocument/2006/relationships/hyperlink" Target="https://www.zotero.org/google-docs/?hQRCS6" TargetMode="External"/><Relationship Id="rId158" Type="http://schemas.openxmlformats.org/officeDocument/2006/relationships/hyperlink" Target="https://www.zotero.org/google-docs/?wEdHYe" TargetMode="External"/><Relationship Id="rId323" Type="http://schemas.openxmlformats.org/officeDocument/2006/relationships/hyperlink" Target="https://www.zotero.org/google-docs/?wEdHYe" TargetMode="External"/><Relationship Id="rId530" Type="http://schemas.openxmlformats.org/officeDocument/2006/relationships/hyperlink" Target="https://www.zotero.org/google-docs/?wEdHYe" TargetMode="External"/><Relationship Id="rId20" Type="http://schemas.openxmlformats.org/officeDocument/2006/relationships/hyperlink" Target="https://www.zotero.org/google-docs/?K2Aw9u" TargetMode="External"/><Relationship Id="rId62" Type="http://schemas.openxmlformats.org/officeDocument/2006/relationships/hyperlink" Target="https://www.zotero.org/google-docs/?Zb2Us7" TargetMode="External"/><Relationship Id="rId365" Type="http://schemas.openxmlformats.org/officeDocument/2006/relationships/hyperlink" Target="https://www.zotero.org/google-docs/?wEdHYe" TargetMode="External"/><Relationship Id="rId225" Type="http://schemas.openxmlformats.org/officeDocument/2006/relationships/hyperlink" Target="https://www.zotero.org/google-docs/?wEdHYe" TargetMode="External"/><Relationship Id="rId267" Type="http://schemas.openxmlformats.org/officeDocument/2006/relationships/hyperlink" Target="https://www.zotero.org/google-docs/?wEdHYe" TargetMode="External"/><Relationship Id="rId432" Type="http://schemas.openxmlformats.org/officeDocument/2006/relationships/hyperlink" Target="https://www.zotero.org/google-docs/?wEdHYe" TargetMode="External"/><Relationship Id="rId474" Type="http://schemas.openxmlformats.org/officeDocument/2006/relationships/hyperlink" Target="https://www.zotero.org/google-docs/?wEdHYe" TargetMode="External"/><Relationship Id="rId127" Type="http://schemas.openxmlformats.org/officeDocument/2006/relationships/hyperlink" Target="https://www.zotero.org/google-docs/?IuxH4R" TargetMode="External"/><Relationship Id="rId31" Type="http://schemas.openxmlformats.org/officeDocument/2006/relationships/hyperlink" Target="https://www.zotero.org/google-docs/?AM8Loq" TargetMode="External"/><Relationship Id="rId73" Type="http://schemas.openxmlformats.org/officeDocument/2006/relationships/hyperlink" Target="https://www.zotero.org/google-docs/?tVNLt2" TargetMode="External"/><Relationship Id="rId169" Type="http://schemas.openxmlformats.org/officeDocument/2006/relationships/hyperlink" Target="https://www.zotero.org/google-docs/?wEdHYe" TargetMode="External"/><Relationship Id="rId334" Type="http://schemas.openxmlformats.org/officeDocument/2006/relationships/hyperlink" Target="https://www.zotero.org/google-docs/?wEdHYe" TargetMode="External"/><Relationship Id="rId376" Type="http://schemas.openxmlformats.org/officeDocument/2006/relationships/hyperlink" Target="https://www.zotero.org/google-docs/?wEdHYe" TargetMode="External"/><Relationship Id="rId541" Type="http://schemas.openxmlformats.org/officeDocument/2006/relationships/hyperlink" Target="https://www.zotero.org/google-docs/?wEdHYe" TargetMode="External"/><Relationship Id="rId4" Type="http://schemas.openxmlformats.org/officeDocument/2006/relationships/settings" Target="settings.xml"/><Relationship Id="rId180" Type="http://schemas.openxmlformats.org/officeDocument/2006/relationships/hyperlink" Target="https://www.zotero.org/google-docs/?wEdHYe" TargetMode="External"/><Relationship Id="rId236" Type="http://schemas.openxmlformats.org/officeDocument/2006/relationships/hyperlink" Target="https://www.zotero.org/google-docs/?wEdHYe" TargetMode="External"/><Relationship Id="rId278" Type="http://schemas.openxmlformats.org/officeDocument/2006/relationships/hyperlink" Target="https://www.zotero.org/google-docs/?wEdHYe" TargetMode="External"/><Relationship Id="rId401" Type="http://schemas.openxmlformats.org/officeDocument/2006/relationships/hyperlink" Target="https://www.zotero.org/google-docs/?wEdHYe" TargetMode="External"/><Relationship Id="rId443" Type="http://schemas.openxmlformats.org/officeDocument/2006/relationships/hyperlink" Target="https://www.zotero.org/google-docs/?wEdHYe" TargetMode="External"/><Relationship Id="rId303" Type="http://schemas.openxmlformats.org/officeDocument/2006/relationships/hyperlink" Target="https://www.zotero.org/google-docs/?wEdHYe" TargetMode="External"/><Relationship Id="rId485" Type="http://schemas.openxmlformats.org/officeDocument/2006/relationships/hyperlink" Target="https://www.zotero.org/google-docs/?wEdHYe" TargetMode="External"/><Relationship Id="rId42" Type="http://schemas.openxmlformats.org/officeDocument/2006/relationships/hyperlink" Target="https://www.zotero.org/google-docs/?JxJDvB" TargetMode="External"/><Relationship Id="rId84" Type="http://schemas.openxmlformats.org/officeDocument/2006/relationships/hyperlink" Target="https://www.zotero.org/google-docs/?jVdZ1S" TargetMode="External"/><Relationship Id="rId138" Type="http://schemas.openxmlformats.org/officeDocument/2006/relationships/image" Target="media/image4.jpg"/><Relationship Id="rId345" Type="http://schemas.openxmlformats.org/officeDocument/2006/relationships/hyperlink" Target="https://www.zotero.org/google-docs/?wEdHYe" TargetMode="External"/><Relationship Id="rId387" Type="http://schemas.openxmlformats.org/officeDocument/2006/relationships/hyperlink" Target="https://www.zotero.org/google-docs/?wEdHYe" TargetMode="External"/><Relationship Id="rId510" Type="http://schemas.openxmlformats.org/officeDocument/2006/relationships/hyperlink" Target="https://www.zotero.org/google-docs/?wEdHYe" TargetMode="External"/><Relationship Id="rId552" Type="http://schemas.openxmlformats.org/officeDocument/2006/relationships/hyperlink" Target="https://www.zotero.org/google-docs/?wEdHYe" TargetMode="External"/><Relationship Id="rId191" Type="http://schemas.openxmlformats.org/officeDocument/2006/relationships/hyperlink" Target="https://www.zotero.org/google-docs/?wEdHYe" TargetMode="External"/><Relationship Id="rId205" Type="http://schemas.openxmlformats.org/officeDocument/2006/relationships/hyperlink" Target="https://www.zotero.org/google-docs/?wEdHYe" TargetMode="External"/><Relationship Id="rId247" Type="http://schemas.openxmlformats.org/officeDocument/2006/relationships/hyperlink" Target="https://www.zotero.org/google-docs/?wEdHYe" TargetMode="External"/><Relationship Id="rId412" Type="http://schemas.openxmlformats.org/officeDocument/2006/relationships/hyperlink" Target="https://www.zotero.org/google-docs/?wEdHYe" TargetMode="External"/><Relationship Id="rId107" Type="http://schemas.openxmlformats.org/officeDocument/2006/relationships/hyperlink" Target="https://www.zotero.org/google-docs/?dJ4GHk" TargetMode="External"/><Relationship Id="rId289" Type="http://schemas.openxmlformats.org/officeDocument/2006/relationships/hyperlink" Target="https://www.zotero.org/google-docs/?wEdHYe" TargetMode="External"/><Relationship Id="rId454" Type="http://schemas.openxmlformats.org/officeDocument/2006/relationships/hyperlink" Target="https://www.zotero.org/google-docs/?wEdHYe" TargetMode="External"/><Relationship Id="rId496" Type="http://schemas.openxmlformats.org/officeDocument/2006/relationships/hyperlink" Target="https://www.zotero.org/google-docs/?wEdHYe" TargetMode="External"/><Relationship Id="rId11" Type="http://schemas.microsoft.com/office/2018/08/relationships/commentsExtensible" Target="commentsExtensible.xml"/><Relationship Id="rId53" Type="http://schemas.openxmlformats.org/officeDocument/2006/relationships/hyperlink" Target="https://www.zotero.org/google-docs/?VHUAk3" TargetMode="External"/><Relationship Id="rId149" Type="http://schemas.openxmlformats.org/officeDocument/2006/relationships/hyperlink" Target="https://www.zotero.org/google-docs/?wEdHYe" TargetMode="External"/><Relationship Id="rId314" Type="http://schemas.openxmlformats.org/officeDocument/2006/relationships/hyperlink" Target="https://www.zotero.org/google-docs/?wEdHYe" TargetMode="External"/><Relationship Id="rId356" Type="http://schemas.openxmlformats.org/officeDocument/2006/relationships/hyperlink" Target="https://www.zotero.org/google-docs/?wEdHYe" TargetMode="External"/><Relationship Id="rId398" Type="http://schemas.openxmlformats.org/officeDocument/2006/relationships/hyperlink" Target="https://www.zotero.org/google-docs/?wEdHYe" TargetMode="External"/><Relationship Id="rId521" Type="http://schemas.openxmlformats.org/officeDocument/2006/relationships/hyperlink" Target="https://www.zotero.org/google-docs/?wEdHYe" TargetMode="External"/><Relationship Id="rId563" Type="http://schemas.microsoft.com/office/2011/relationships/people" Target="people.xml"/><Relationship Id="rId95" Type="http://schemas.openxmlformats.org/officeDocument/2006/relationships/hyperlink" Target="https://www.zotero.org/google-docs/?YY6XC4" TargetMode="External"/><Relationship Id="rId160" Type="http://schemas.openxmlformats.org/officeDocument/2006/relationships/hyperlink" Target="https://www.zotero.org/google-docs/?wEdHYe" TargetMode="External"/><Relationship Id="rId216" Type="http://schemas.openxmlformats.org/officeDocument/2006/relationships/hyperlink" Target="https://www.zotero.org/google-docs/?wEdHYe" TargetMode="External"/><Relationship Id="rId423" Type="http://schemas.openxmlformats.org/officeDocument/2006/relationships/hyperlink" Target="https://www.zotero.org/google-docs/?wEdHYe" TargetMode="External"/><Relationship Id="rId258" Type="http://schemas.openxmlformats.org/officeDocument/2006/relationships/hyperlink" Target="https://www.zotero.org/google-docs/?wEdHYe" TargetMode="External"/><Relationship Id="rId465" Type="http://schemas.openxmlformats.org/officeDocument/2006/relationships/hyperlink" Target="https://www.zotero.org/google-docs/?wEdHYe" TargetMode="External"/><Relationship Id="rId22" Type="http://schemas.openxmlformats.org/officeDocument/2006/relationships/hyperlink" Target="https://www.zotero.org/google-docs/?pIz9VX" TargetMode="External"/><Relationship Id="rId64" Type="http://schemas.openxmlformats.org/officeDocument/2006/relationships/hyperlink" Target="https://www.zotero.org/google-docs/?5aVKU8" TargetMode="External"/><Relationship Id="rId118" Type="http://schemas.openxmlformats.org/officeDocument/2006/relationships/hyperlink" Target="https://www.zotero.org/google-docs/?DtGjPk" TargetMode="External"/><Relationship Id="rId325" Type="http://schemas.openxmlformats.org/officeDocument/2006/relationships/hyperlink" Target="https://www.zotero.org/google-docs/?wEdHYe" TargetMode="External"/><Relationship Id="rId367" Type="http://schemas.openxmlformats.org/officeDocument/2006/relationships/hyperlink" Target="https://www.zotero.org/google-docs/?wEdHYe" TargetMode="External"/><Relationship Id="rId532" Type="http://schemas.openxmlformats.org/officeDocument/2006/relationships/hyperlink" Target="https://www.zotero.org/google-docs/?wEdHYe" TargetMode="External"/><Relationship Id="rId171" Type="http://schemas.openxmlformats.org/officeDocument/2006/relationships/hyperlink" Target="https://www.zotero.org/google-docs/?wEdHYe" TargetMode="External"/><Relationship Id="rId227" Type="http://schemas.openxmlformats.org/officeDocument/2006/relationships/hyperlink" Target="https://www.zotero.org/google-docs/?wEdHYe" TargetMode="External"/><Relationship Id="rId269" Type="http://schemas.openxmlformats.org/officeDocument/2006/relationships/hyperlink" Target="https://www.zotero.org/google-docs/?wEdHYe" TargetMode="External"/><Relationship Id="rId434" Type="http://schemas.openxmlformats.org/officeDocument/2006/relationships/hyperlink" Target="https://www.zotero.org/google-docs/?wEdHYe" TargetMode="External"/><Relationship Id="rId476" Type="http://schemas.openxmlformats.org/officeDocument/2006/relationships/hyperlink" Target="https://www.zotero.org/google-docs/?wEdHYe" TargetMode="External"/><Relationship Id="rId33" Type="http://schemas.openxmlformats.org/officeDocument/2006/relationships/hyperlink" Target="https://www.zotero.org/google-docs/?o7ZtOF" TargetMode="External"/><Relationship Id="rId129" Type="http://schemas.openxmlformats.org/officeDocument/2006/relationships/hyperlink" Target="https://www.zotero.org/google-docs/?piFpWa" TargetMode="External"/><Relationship Id="rId280" Type="http://schemas.openxmlformats.org/officeDocument/2006/relationships/hyperlink" Target="https://www.zotero.org/google-docs/?wEdHYe" TargetMode="External"/><Relationship Id="rId336" Type="http://schemas.openxmlformats.org/officeDocument/2006/relationships/hyperlink" Target="https://www.zotero.org/google-docs/?wEdHYe" TargetMode="External"/><Relationship Id="rId501" Type="http://schemas.openxmlformats.org/officeDocument/2006/relationships/hyperlink" Target="https://www.zotero.org/google-docs/?wEdHYe" TargetMode="External"/><Relationship Id="rId543" Type="http://schemas.openxmlformats.org/officeDocument/2006/relationships/hyperlink" Target="https://www.zotero.org/google-docs/?wEdHYe" TargetMode="External"/><Relationship Id="rId75" Type="http://schemas.openxmlformats.org/officeDocument/2006/relationships/hyperlink" Target="https://www.zotero.org/google-docs/?fNFo1N" TargetMode="External"/><Relationship Id="rId140" Type="http://schemas.openxmlformats.org/officeDocument/2006/relationships/hyperlink" Target="https://www.zotero.org/google-docs/?qc75lJ" TargetMode="External"/><Relationship Id="rId182" Type="http://schemas.openxmlformats.org/officeDocument/2006/relationships/hyperlink" Target="https://www.zotero.org/google-docs/?wEdHYe" TargetMode="External"/><Relationship Id="rId378" Type="http://schemas.openxmlformats.org/officeDocument/2006/relationships/hyperlink" Target="https://www.zotero.org/google-docs/?wEdHYe" TargetMode="External"/><Relationship Id="rId403" Type="http://schemas.openxmlformats.org/officeDocument/2006/relationships/hyperlink" Target="https://www.zotero.org/google-docs/?wEdHYe" TargetMode="External"/><Relationship Id="rId6" Type="http://schemas.openxmlformats.org/officeDocument/2006/relationships/footnotes" Target="footnotes.xml"/><Relationship Id="rId238" Type="http://schemas.openxmlformats.org/officeDocument/2006/relationships/hyperlink" Target="https://www.zotero.org/google-docs/?wEdHYe" TargetMode="External"/><Relationship Id="rId445" Type="http://schemas.openxmlformats.org/officeDocument/2006/relationships/hyperlink" Target="https://www.zotero.org/google-docs/?wEdHYe" TargetMode="External"/><Relationship Id="rId487" Type="http://schemas.openxmlformats.org/officeDocument/2006/relationships/hyperlink" Target="https://www.zotero.org/google-docs/?wEdHYe" TargetMode="External"/><Relationship Id="rId291" Type="http://schemas.openxmlformats.org/officeDocument/2006/relationships/hyperlink" Target="https://www.zotero.org/google-docs/?wEdHYe" TargetMode="External"/><Relationship Id="rId305" Type="http://schemas.openxmlformats.org/officeDocument/2006/relationships/hyperlink" Target="https://www.zotero.org/google-docs/?wEdHYe" TargetMode="External"/><Relationship Id="rId347" Type="http://schemas.openxmlformats.org/officeDocument/2006/relationships/hyperlink" Target="https://www.zotero.org/google-docs/?wEdHYe" TargetMode="External"/><Relationship Id="rId512" Type="http://schemas.openxmlformats.org/officeDocument/2006/relationships/hyperlink" Target="https://www.zotero.org/google-docs/?wEdHYe" TargetMode="External"/><Relationship Id="rId44" Type="http://schemas.openxmlformats.org/officeDocument/2006/relationships/hyperlink" Target="https://www.zotero.org/google-docs/?COWYQb" TargetMode="External"/><Relationship Id="rId86" Type="http://schemas.openxmlformats.org/officeDocument/2006/relationships/hyperlink" Target="https://www.zotero.org/google-docs/?lB6tbF" TargetMode="External"/><Relationship Id="rId151" Type="http://schemas.openxmlformats.org/officeDocument/2006/relationships/hyperlink" Target="https://www.zotero.org/google-docs/?wEdHYe" TargetMode="External"/><Relationship Id="rId389" Type="http://schemas.openxmlformats.org/officeDocument/2006/relationships/hyperlink" Target="https://www.zotero.org/google-docs/?wEdHYe" TargetMode="External"/><Relationship Id="rId554" Type="http://schemas.openxmlformats.org/officeDocument/2006/relationships/hyperlink" Target="https://www.zotero.org/google-docs/?wEdHYe" TargetMode="External"/><Relationship Id="rId193" Type="http://schemas.openxmlformats.org/officeDocument/2006/relationships/hyperlink" Target="https://www.zotero.org/google-docs/?wEdHYe" TargetMode="External"/><Relationship Id="rId207" Type="http://schemas.openxmlformats.org/officeDocument/2006/relationships/hyperlink" Target="https://www.zotero.org/google-docs/?wEdHYe" TargetMode="External"/><Relationship Id="rId249" Type="http://schemas.openxmlformats.org/officeDocument/2006/relationships/hyperlink" Target="https://www.zotero.org/google-docs/?wEdHYe" TargetMode="External"/><Relationship Id="rId414" Type="http://schemas.openxmlformats.org/officeDocument/2006/relationships/hyperlink" Target="https://www.zotero.org/google-docs/?wEdHYe" TargetMode="External"/><Relationship Id="rId456" Type="http://schemas.openxmlformats.org/officeDocument/2006/relationships/hyperlink" Target="https://www.zotero.org/google-docs/?wEdHYe" TargetMode="External"/><Relationship Id="rId498" Type="http://schemas.openxmlformats.org/officeDocument/2006/relationships/hyperlink" Target="https://www.zotero.org/google-docs/?wEdHYe" TargetMode="External"/><Relationship Id="rId13" Type="http://schemas.openxmlformats.org/officeDocument/2006/relationships/hyperlink" Target="https://www.zotero.org/google-docs/?Y9bDYk" TargetMode="External"/><Relationship Id="rId109" Type="http://schemas.openxmlformats.org/officeDocument/2006/relationships/hyperlink" Target="https://www.zotero.org/google-docs/?20yzkC" TargetMode="External"/><Relationship Id="rId260" Type="http://schemas.openxmlformats.org/officeDocument/2006/relationships/hyperlink" Target="https://www.zotero.org/google-docs/?wEdHYe" TargetMode="External"/><Relationship Id="rId316" Type="http://schemas.openxmlformats.org/officeDocument/2006/relationships/hyperlink" Target="https://www.zotero.org/google-docs/?wEdHYe" TargetMode="External"/><Relationship Id="rId523" Type="http://schemas.openxmlformats.org/officeDocument/2006/relationships/hyperlink" Target="https://www.zotero.org/google-docs/?wEdHYe" TargetMode="External"/><Relationship Id="rId55" Type="http://schemas.openxmlformats.org/officeDocument/2006/relationships/hyperlink" Target="https://www.zotero.org/google-docs/?e0qNT8" TargetMode="External"/><Relationship Id="rId97" Type="http://schemas.openxmlformats.org/officeDocument/2006/relationships/hyperlink" Target="https://www.zotero.org/google-docs/?DMkr0u" TargetMode="External"/><Relationship Id="rId120" Type="http://schemas.openxmlformats.org/officeDocument/2006/relationships/image" Target="media/image2.jpg"/><Relationship Id="rId358" Type="http://schemas.openxmlformats.org/officeDocument/2006/relationships/hyperlink" Target="https://www.zotero.org/google-docs/?wEdHYe" TargetMode="External"/><Relationship Id="rId162" Type="http://schemas.openxmlformats.org/officeDocument/2006/relationships/hyperlink" Target="https://www.zotero.org/google-docs/?wEdHYe" TargetMode="External"/><Relationship Id="rId218" Type="http://schemas.openxmlformats.org/officeDocument/2006/relationships/hyperlink" Target="https://www.zotero.org/google-docs/?wEdHYe" TargetMode="External"/><Relationship Id="rId425" Type="http://schemas.openxmlformats.org/officeDocument/2006/relationships/hyperlink" Target="https://www.zotero.org/google-docs/?wEdHYe" TargetMode="External"/><Relationship Id="rId467" Type="http://schemas.openxmlformats.org/officeDocument/2006/relationships/hyperlink" Target="https://www.zotero.org/google-docs/?wEdHYe" TargetMode="External"/><Relationship Id="rId271" Type="http://schemas.openxmlformats.org/officeDocument/2006/relationships/hyperlink" Target="https://www.zotero.org/google-docs/?wEdHYe" TargetMode="External"/><Relationship Id="rId24" Type="http://schemas.openxmlformats.org/officeDocument/2006/relationships/hyperlink" Target="https://www.zotero.org/google-docs/?UH0vHq" TargetMode="External"/><Relationship Id="rId66" Type="http://schemas.openxmlformats.org/officeDocument/2006/relationships/hyperlink" Target="https://www.zotero.org/google-docs/?EFMWFu" TargetMode="External"/><Relationship Id="rId131" Type="http://schemas.openxmlformats.org/officeDocument/2006/relationships/hyperlink" Target="https://www.zotero.org/google-docs/?y8SyeH" TargetMode="External"/><Relationship Id="rId327" Type="http://schemas.openxmlformats.org/officeDocument/2006/relationships/hyperlink" Target="https://www.zotero.org/google-docs/?wEdHYe" TargetMode="External"/><Relationship Id="rId369" Type="http://schemas.openxmlformats.org/officeDocument/2006/relationships/hyperlink" Target="https://www.zotero.org/google-docs/?wEdHYe" TargetMode="External"/><Relationship Id="rId534" Type="http://schemas.openxmlformats.org/officeDocument/2006/relationships/hyperlink" Target="https://www.zotero.org/google-docs/?wEdHYe" TargetMode="External"/><Relationship Id="rId173" Type="http://schemas.openxmlformats.org/officeDocument/2006/relationships/hyperlink" Target="https://www.zotero.org/google-docs/?wEdHYe" TargetMode="External"/><Relationship Id="rId229" Type="http://schemas.openxmlformats.org/officeDocument/2006/relationships/hyperlink" Target="https://www.zotero.org/google-docs/?wEdHYe" TargetMode="External"/><Relationship Id="rId380" Type="http://schemas.openxmlformats.org/officeDocument/2006/relationships/hyperlink" Target="https://www.zotero.org/google-docs/?wEdHYe" TargetMode="External"/><Relationship Id="rId436" Type="http://schemas.openxmlformats.org/officeDocument/2006/relationships/hyperlink" Target="https://www.zotero.org/google-docs/?wEdHYe" TargetMode="External"/><Relationship Id="rId240" Type="http://schemas.openxmlformats.org/officeDocument/2006/relationships/hyperlink" Target="https://www.zotero.org/google-docs/?wEdHYe" TargetMode="External"/><Relationship Id="rId478" Type="http://schemas.openxmlformats.org/officeDocument/2006/relationships/hyperlink" Target="https://www.zotero.org/google-docs/?wEdHYe" TargetMode="External"/><Relationship Id="rId35" Type="http://schemas.openxmlformats.org/officeDocument/2006/relationships/hyperlink" Target="https://www.zotero.org/google-docs/?iHc6Ma" TargetMode="External"/><Relationship Id="rId77" Type="http://schemas.openxmlformats.org/officeDocument/2006/relationships/hyperlink" Target="https://www.zotero.org/google-docs/?ZbolJN" TargetMode="External"/><Relationship Id="rId100" Type="http://schemas.openxmlformats.org/officeDocument/2006/relationships/hyperlink" Target="https://www.zotero.org/google-docs/?mX9d6n" TargetMode="External"/><Relationship Id="rId282" Type="http://schemas.openxmlformats.org/officeDocument/2006/relationships/hyperlink" Target="https://www.zotero.org/google-docs/?wEdHYe" TargetMode="External"/><Relationship Id="rId338" Type="http://schemas.openxmlformats.org/officeDocument/2006/relationships/hyperlink" Target="https://www.zotero.org/google-docs/?wEdHYe" TargetMode="External"/><Relationship Id="rId503" Type="http://schemas.openxmlformats.org/officeDocument/2006/relationships/hyperlink" Target="https://www.zotero.org/google-docs/?wEdHYe" TargetMode="External"/><Relationship Id="rId545" Type="http://schemas.openxmlformats.org/officeDocument/2006/relationships/hyperlink" Target="https://www.zotero.org/google-docs/?wEdHYe" TargetMode="External"/><Relationship Id="rId8" Type="http://schemas.openxmlformats.org/officeDocument/2006/relationships/comments" Target="comments.xml"/><Relationship Id="rId142" Type="http://schemas.openxmlformats.org/officeDocument/2006/relationships/hyperlink" Target="https://www.zotero.org/google-docs/?jDbOls" TargetMode="External"/><Relationship Id="rId184" Type="http://schemas.openxmlformats.org/officeDocument/2006/relationships/hyperlink" Target="https://www.zotero.org/google-docs/?wEdHYe" TargetMode="External"/><Relationship Id="rId391" Type="http://schemas.openxmlformats.org/officeDocument/2006/relationships/hyperlink" Target="https://www.zotero.org/google-docs/?wEdHYe" TargetMode="External"/><Relationship Id="rId405" Type="http://schemas.openxmlformats.org/officeDocument/2006/relationships/hyperlink" Target="https://www.zotero.org/google-docs/?wEdHYe" TargetMode="External"/><Relationship Id="rId447" Type="http://schemas.openxmlformats.org/officeDocument/2006/relationships/hyperlink" Target="https://www.zotero.org/google-docs/?wEdHYe" TargetMode="External"/><Relationship Id="rId251" Type="http://schemas.openxmlformats.org/officeDocument/2006/relationships/hyperlink" Target="https://www.zotero.org/google-docs/?wEdHYe" TargetMode="External"/><Relationship Id="rId489" Type="http://schemas.openxmlformats.org/officeDocument/2006/relationships/hyperlink" Target="https://www.zotero.org/google-docs/?wEdHYe" TargetMode="External"/><Relationship Id="rId46" Type="http://schemas.openxmlformats.org/officeDocument/2006/relationships/hyperlink" Target="https://www.zotero.org/google-docs/?SSe3fA" TargetMode="External"/><Relationship Id="rId293" Type="http://schemas.openxmlformats.org/officeDocument/2006/relationships/hyperlink" Target="https://www.zotero.org/google-docs/?wEdHYe" TargetMode="External"/><Relationship Id="rId307" Type="http://schemas.openxmlformats.org/officeDocument/2006/relationships/hyperlink" Target="https://www.zotero.org/google-docs/?wEdHYe" TargetMode="External"/><Relationship Id="rId349" Type="http://schemas.openxmlformats.org/officeDocument/2006/relationships/hyperlink" Target="https://www.zotero.org/google-docs/?wEdHYe" TargetMode="External"/><Relationship Id="rId514" Type="http://schemas.openxmlformats.org/officeDocument/2006/relationships/hyperlink" Target="https://www.zotero.org/google-docs/?wEdHYe" TargetMode="External"/><Relationship Id="rId556" Type="http://schemas.openxmlformats.org/officeDocument/2006/relationships/hyperlink" Target="https://www.zotero.org/google-docs/?wEdHYe" TargetMode="External"/><Relationship Id="rId88" Type="http://schemas.openxmlformats.org/officeDocument/2006/relationships/hyperlink" Target="https://www.zotero.org/google-docs/?mGs0yr" TargetMode="External"/><Relationship Id="rId111" Type="http://schemas.openxmlformats.org/officeDocument/2006/relationships/hyperlink" Target="https://www.zotero.org/google-docs/?pkRTd9" TargetMode="External"/><Relationship Id="rId153" Type="http://schemas.openxmlformats.org/officeDocument/2006/relationships/hyperlink" Target="https://www.zotero.org/google-docs/?wEdHYe" TargetMode="External"/><Relationship Id="rId195" Type="http://schemas.openxmlformats.org/officeDocument/2006/relationships/hyperlink" Target="https://www.zotero.org/google-docs/?wEdHYe" TargetMode="External"/><Relationship Id="rId209" Type="http://schemas.openxmlformats.org/officeDocument/2006/relationships/hyperlink" Target="https://www.zotero.org/google-docs/?wEdHYe" TargetMode="External"/><Relationship Id="rId360" Type="http://schemas.openxmlformats.org/officeDocument/2006/relationships/hyperlink" Target="https://www.zotero.org/google-docs/?wEdHYe" TargetMode="External"/><Relationship Id="rId416" Type="http://schemas.openxmlformats.org/officeDocument/2006/relationships/hyperlink" Target="https://www.zotero.org/google-docs/?wEdHYe" TargetMode="External"/><Relationship Id="rId220" Type="http://schemas.openxmlformats.org/officeDocument/2006/relationships/hyperlink" Target="https://www.zotero.org/google-docs/?wEdHYe" TargetMode="External"/><Relationship Id="rId458" Type="http://schemas.openxmlformats.org/officeDocument/2006/relationships/hyperlink" Target="https://www.zotero.org/google-docs/?wEdHYe" TargetMode="External"/><Relationship Id="rId15" Type="http://schemas.openxmlformats.org/officeDocument/2006/relationships/hyperlink" Target="https://www.zotero.org/google-docs/?EQup9c" TargetMode="External"/><Relationship Id="rId57" Type="http://schemas.openxmlformats.org/officeDocument/2006/relationships/hyperlink" Target="https://www.zotero.org/google-docs/?93I6ra" TargetMode="External"/><Relationship Id="rId262" Type="http://schemas.openxmlformats.org/officeDocument/2006/relationships/hyperlink" Target="https://www.zotero.org/google-docs/?wEdHYe" TargetMode="External"/><Relationship Id="rId318" Type="http://schemas.openxmlformats.org/officeDocument/2006/relationships/hyperlink" Target="https://www.zotero.org/google-docs/?wEdHYe" TargetMode="External"/><Relationship Id="rId525" Type="http://schemas.openxmlformats.org/officeDocument/2006/relationships/hyperlink" Target="https://www.zotero.org/google-docs/?wEdHYe" TargetMode="External"/><Relationship Id="rId99" Type="http://schemas.openxmlformats.org/officeDocument/2006/relationships/hyperlink" Target="https://www.zotero.org/google-docs/?VoVNKD" TargetMode="External"/><Relationship Id="rId122" Type="http://schemas.openxmlformats.org/officeDocument/2006/relationships/hyperlink" Target="https://www.zotero.org/google-docs/?LOZfaA" TargetMode="External"/><Relationship Id="rId164" Type="http://schemas.openxmlformats.org/officeDocument/2006/relationships/hyperlink" Target="https://www.zotero.org/google-docs/?wEdHYe" TargetMode="External"/><Relationship Id="rId371" Type="http://schemas.openxmlformats.org/officeDocument/2006/relationships/hyperlink" Target="https://www.zotero.org/google-docs/?wEdHYe" TargetMode="External"/><Relationship Id="rId427" Type="http://schemas.openxmlformats.org/officeDocument/2006/relationships/hyperlink" Target="https://www.zotero.org/google-docs/?wEdHYe" TargetMode="External"/><Relationship Id="rId469" Type="http://schemas.openxmlformats.org/officeDocument/2006/relationships/hyperlink" Target="https://www.zotero.org/google-docs/?wEdHYe" TargetMode="External"/><Relationship Id="rId26" Type="http://schemas.openxmlformats.org/officeDocument/2006/relationships/hyperlink" Target="https://www.zotero.org/google-docs/?UH0vHq" TargetMode="External"/><Relationship Id="rId231" Type="http://schemas.openxmlformats.org/officeDocument/2006/relationships/hyperlink" Target="https://www.zotero.org/google-docs/?wEdHYe" TargetMode="External"/><Relationship Id="rId273" Type="http://schemas.openxmlformats.org/officeDocument/2006/relationships/hyperlink" Target="https://www.zotero.org/google-docs/?wEdHYe" TargetMode="External"/><Relationship Id="rId329" Type="http://schemas.openxmlformats.org/officeDocument/2006/relationships/hyperlink" Target="https://www.zotero.org/google-docs/?wEdHYe" TargetMode="External"/><Relationship Id="rId480" Type="http://schemas.openxmlformats.org/officeDocument/2006/relationships/hyperlink" Target="https://www.zotero.org/google-docs/?wEdHYe" TargetMode="External"/><Relationship Id="rId536" Type="http://schemas.openxmlformats.org/officeDocument/2006/relationships/hyperlink" Target="https://www.zotero.org/google-docs/?wEdHYe" TargetMode="External"/><Relationship Id="rId68" Type="http://schemas.openxmlformats.org/officeDocument/2006/relationships/hyperlink" Target="https://www.zotero.org/google-docs/?Kf2EcI" TargetMode="External"/><Relationship Id="rId133" Type="http://schemas.openxmlformats.org/officeDocument/2006/relationships/hyperlink" Target="https://www.zotero.org/google-docs/?XdNQgq" TargetMode="External"/><Relationship Id="rId175" Type="http://schemas.openxmlformats.org/officeDocument/2006/relationships/hyperlink" Target="https://www.zotero.org/google-docs/?wEdHYe" TargetMode="External"/><Relationship Id="rId340" Type="http://schemas.openxmlformats.org/officeDocument/2006/relationships/hyperlink" Target="https://www.zotero.org/google-docs/?wEdHYe" TargetMode="External"/><Relationship Id="rId200" Type="http://schemas.openxmlformats.org/officeDocument/2006/relationships/hyperlink" Target="https://www.zotero.org/google-docs/?wEdHYe" TargetMode="External"/><Relationship Id="rId382" Type="http://schemas.openxmlformats.org/officeDocument/2006/relationships/hyperlink" Target="https://www.zotero.org/google-docs/?wEdHYe" TargetMode="External"/><Relationship Id="rId438" Type="http://schemas.openxmlformats.org/officeDocument/2006/relationships/hyperlink" Target="https://www.zotero.org/google-docs/?wEdHYe" TargetMode="External"/><Relationship Id="rId242" Type="http://schemas.openxmlformats.org/officeDocument/2006/relationships/hyperlink" Target="https://www.zotero.org/google-docs/?wEdHYe" TargetMode="External"/><Relationship Id="rId284" Type="http://schemas.openxmlformats.org/officeDocument/2006/relationships/hyperlink" Target="https://www.zotero.org/google-docs/?wEdHYe" TargetMode="External"/><Relationship Id="rId491" Type="http://schemas.openxmlformats.org/officeDocument/2006/relationships/hyperlink" Target="https://www.zotero.org/google-docs/?wEdHYe" TargetMode="External"/><Relationship Id="rId505" Type="http://schemas.openxmlformats.org/officeDocument/2006/relationships/hyperlink" Target="https://www.zotero.org/google-docs/?wEdHYe" TargetMode="External"/><Relationship Id="rId37" Type="http://schemas.openxmlformats.org/officeDocument/2006/relationships/hyperlink" Target="https://www.zotero.org/google-docs/?2WmmRM" TargetMode="External"/><Relationship Id="rId79" Type="http://schemas.openxmlformats.org/officeDocument/2006/relationships/hyperlink" Target="https://www.zotero.org/google-docs/?AlTQnB" TargetMode="External"/><Relationship Id="rId102" Type="http://schemas.openxmlformats.org/officeDocument/2006/relationships/hyperlink" Target="https://www.zotero.org/google-docs/?PiGRCZ" TargetMode="External"/><Relationship Id="rId144" Type="http://schemas.openxmlformats.org/officeDocument/2006/relationships/hyperlink" Target="https://www.zotero.org/google-docs/?qC6mGv" TargetMode="External"/><Relationship Id="rId547" Type="http://schemas.openxmlformats.org/officeDocument/2006/relationships/hyperlink" Target="https://www.zotero.org/google-docs/?wEdHYe" TargetMode="External"/><Relationship Id="rId90" Type="http://schemas.openxmlformats.org/officeDocument/2006/relationships/hyperlink" Target="https://www.zotero.org/google-docs/?joJKUE" TargetMode="External"/><Relationship Id="rId186" Type="http://schemas.openxmlformats.org/officeDocument/2006/relationships/hyperlink" Target="https://www.zotero.org/google-docs/?wEdHYe" TargetMode="External"/><Relationship Id="rId351" Type="http://schemas.openxmlformats.org/officeDocument/2006/relationships/hyperlink" Target="https://www.zotero.org/google-docs/?wEdHYe" TargetMode="External"/><Relationship Id="rId393" Type="http://schemas.openxmlformats.org/officeDocument/2006/relationships/hyperlink" Target="https://www.zotero.org/google-docs/?wEdHYe" TargetMode="External"/><Relationship Id="rId407" Type="http://schemas.openxmlformats.org/officeDocument/2006/relationships/hyperlink" Target="https://www.zotero.org/google-docs/?wEdHYe" TargetMode="External"/><Relationship Id="rId449" Type="http://schemas.openxmlformats.org/officeDocument/2006/relationships/hyperlink" Target="https://www.zotero.org/google-docs/?wEdHYe" TargetMode="External"/><Relationship Id="rId211" Type="http://schemas.openxmlformats.org/officeDocument/2006/relationships/hyperlink" Target="https://www.zotero.org/google-docs/?wEdHYe" TargetMode="External"/><Relationship Id="rId253" Type="http://schemas.openxmlformats.org/officeDocument/2006/relationships/hyperlink" Target="https://www.zotero.org/google-docs/?wEdHYe" TargetMode="External"/><Relationship Id="rId295" Type="http://schemas.openxmlformats.org/officeDocument/2006/relationships/hyperlink" Target="https://www.zotero.org/google-docs/?wEdHYe" TargetMode="External"/><Relationship Id="rId309" Type="http://schemas.openxmlformats.org/officeDocument/2006/relationships/hyperlink" Target="https://www.zotero.org/google-docs/?wEdHYe" TargetMode="External"/><Relationship Id="rId460" Type="http://schemas.openxmlformats.org/officeDocument/2006/relationships/hyperlink" Target="https://www.zotero.org/google-docs/?wEdHYe" TargetMode="External"/><Relationship Id="rId516" Type="http://schemas.openxmlformats.org/officeDocument/2006/relationships/hyperlink" Target="https://www.zotero.org/google-docs/?wEdHYe" TargetMode="External"/><Relationship Id="rId48" Type="http://schemas.openxmlformats.org/officeDocument/2006/relationships/hyperlink" Target="https://www.zotero.org/google-docs/?vLZN7s" TargetMode="External"/><Relationship Id="rId113" Type="http://schemas.openxmlformats.org/officeDocument/2006/relationships/hyperlink" Target="https://www.zotero.org/google-docs/?bCh64u" TargetMode="External"/><Relationship Id="rId320" Type="http://schemas.openxmlformats.org/officeDocument/2006/relationships/hyperlink" Target="https://www.zotero.org/google-docs/?wEdHYe" TargetMode="External"/><Relationship Id="rId558" Type="http://schemas.openxmlformats.org/officeDocument/2006/relationships/hyperlink" Target="https://www.zotero.org/google-docs/?wEdHYe" TargetMode="External"/><Relationship Id="rId155" Type="http://schemas.openxmlformats.org/officeDocument/2006/relationships/hyperlink" Target="https://www.zotero.org/google-docs/?wEdHYe" TargetMode="External"/><Relationship Id="rId197" Type="http://schemas.openxmlformats.org/officeDocument/2006/relationships/hyperlink" Target="https://www.zotero.org/google-docs/?wEdHYe" TargetMode="External"/><Relationship Id="rId362" Type="http://schemas.openxmlformats.org/officeDocument/2006/relationships/hyperlink" Target="https://www.zotero.org/google-docs/?wEdHYe" TargetMode="External"/><Relationship Id="rId418" Type="http://schemas.openxmlformats.org/officeDocument/2006/relationships/hyperlink" Target="https://www.zotero.org/google-docs/?wEdHYe" TargetMode="External"/><Relationship Id="rId222" Type="http://schemas.openxmlformats.org/officeDocument/2006/relationships/hyperlink" Target="https://www.zotero.org/google-docs/?wEdHYe" TargetMode="External"/><Relationship Id="rId264" Type="http://schemas.openxmlformats.org/officeDocument/2006/relationships/hyperlink" Target="https://www.zotero.org/google-docs/?wEdHYe" TargetMode="External"/><Relationship Id="rId471" Type="http://schemas.openxmlformats.org/officeDocument/2006/relationships/hyperlink" Target="https://www.zotero.org/google-docs/?wEdHYe" TargetMode="External"/><Relationship Id="rId17" Type="http://schemas.openxmlformats.org/officeDocument/2006/relationships/hyperlink" Target="https://www.zotero.org/google-docs/?WPRast" TargetMode="External"/><Relationship Id="rId59" Type="http://schemas.openxmlformats.org/officeDocument/2006/relationships/hyperlink" Target="https://www.zotero.org/google-docs/?46bN2Y" TargetMode="External"/><Relationship Id="rId124" Type="http://schemas.openxmlformats.org/officeDocument/2006/relationships/hyperlink" Target="https://www.zotero.org/google-docs/?RYuYV2" TargetMode="External"/><Relationship Id="rId527" Type="http://schemas.openxmlformats.org/officeDocument/2006/relationships/hyperlink" Target="https://www.zotero.org/google-docs/?wEdHYe" TargetMode="External"/><Relationship Id="rId70" Type="http://schemas.openxmlformats.org/officeDocument/2006/relationships/hyperlink" Target="https://www.zotero.org/google-docs/?ZtV2V1" TargetMode="External"/><Relationship Id="rId166" Type="http://schemas.openxmlformats.org/officeDocument/2006/relationships/hyperlink" Target="https://www.zotero.org/google-docs/?wEdHYe" TargetMode="External"/><Relationship Id="rId331" Type="http://schemas.openxmlformats.org/officeDocument/2006/relationships/hyperlink" Target="https://www.zotero.org/google-docs/?wEdHYe" TargetMode="External"/><Relationship Id="rId373" Type="http://schemas.openxmlformats.org/officeDocument/2006/relationships/hyperlink" Target="https://www.zotero.org/google-docs/?wEdHYe" TargetMode="External"/><Relationship Id="rId429" Type="http://schemas.openxmlformats.org/officeDocument/2006/relationships/hyperlink" Target="https://www.zotero.org/google-docs/?wEdHYe" TargetMode="External"/><Relationship Id="rId1" Type="http://schemas.openxmlformats.org/officeDocument/2006/relationships/customXml" Target="../customXml/item1.xml"/><Relationship Id="rId233" Type="http://schemas.openxmlformats.org/officeDocument/2006/relationships/hyperlink" Target="https://www.zotero.org/google-docs/?wEdHYe" TargetMode="External"/><Relationship Id="rId440" Type="http://schemas.openxmlformats.org/officeDocument/2006/relationships/hyperlink" Target="https://www.zotero.org/google-docs/?wEdHYe" TargetMode="External"/><Relationship Id="rId28" Type="http://schemas.openxmlformats.org/officeDocument/2006/relationships/hyperlink" Target="https://www.zotero.org/google-docs/?eHgTu6" TargetMode="External"/><Relationship Id="rId275" Type="http://schemas.openxmlformats.org/officeDocument/2006/relationships/hyperlink" Target="https://www.zotero.org/google-docs/?wEdHYe" TargetMode="External"/><Relationship Id="rId300" Type="http://schemas.openxmlformats.org/officeDocument/2006/relationships/hyperlink" Target="https://www.zotero.org/google-docs/?wEdHYe" TargetMode="External"/><Relationship Id="rId482" Type="http://schemas.openxmlformats.org/officeDocument/2006/relationships/hyperlink" Target="https://www.zotero.org/google-docs/?wEdHYe" TargetMode="External"/><Relationship Id="rId538" Type="http://schemas.openxmlformats.org/officeDocument/2006/relationships/hyperlink" Target="https://www.zotero.org/google-docs/?wEdHYe" TargetMode="External"/><Relationship Id="rId81" Type="http://schemas.openxmlformats.org/officeDocument/2006/relationships/hyperlink" Target="https://www.zotero.org/google-docs/?igYqtQ" TargetMode="External"/><Relationship Id="rId135" Type="http://schemas.openxmlformats.org/officeDocument/2006/relationships/hyperlink" Target="https://www.zotero.org/google-docs/?uBruzS" TargetMode="External"/><Relationship Id="rId177" Type="http://schemas.openxmlformats.org/officeDocument/2006/relationships/hyperlink" Target="https://www.zotero.org/google-docs/?wEdHYe" TargetMode="External"/><Relationship Id="rId342" Type="http://schemas.openxmlformats.org/officeDocument/2006/relationships/hyperlink" Target="https://www.zotero.org/google-docs/?wEdHYe" TargetMode="External"/><Relationship Id="rId384" Type="http://schemas.openxmlformats.org/officeDocument/2006/relationships/hyperlink" Target="https://www.zotero.org/google-docs/?wEdHYe" TargetMode="External"/><Relationship Id="rId202" Type="http://schemas.openxmlformats.org/officeDocument/2006/relationships/hyperlink" Target="https://www.zotero.org/google-docs/?wEdHYe" TargetMode="External"/><Relationship Id="rId244" Type="http://schemas.openxmlformats.org/officeDocument/2006/relationships/hyperlink" Target="https://www.zotero.org/google-docs/?wEdHYe" TargetMode="External"/><Relationship Id="rId39" Type="http://schemas.openxmlformats.org/officeDocument/2006/relationships/hyperlink" Target="https://www.zotero.org/google-docs/?MlUNqW" TargetMode="External"/><Relationship Id="rId286" Type="http://schemas.openxmlformats.org/officeDocument/2006/relationships/hyperlink" Target="https://www.zotero.org/google-docs/?wEdHYe" TargetMode="External"/><Relationship Id="rId451" Type="http://schemas.openxmlformats.org/officeDocument/2006/relationships/hyperlink" Target="https://www.zotero.org/google-docs/?wEdHYe" TargetMode="External"/><Relationship Id="rId493" Type="http://schemas.openxmlformats.org/officeDocument/2006/relationships/hyperlink" Target="https://www.zotero.org/google-docs/?wEdHYe" TargetMode="External"/><Relationship Id="rId507" Type="http://schemas.openxmlformats.org/officeDocument/2006/relationships/hyperlink" Target="https://www.zotero.org/google-docs/?wEdHYe" TargetMode="External"/><Relationship Id="rId549" Type="http://schemas.openxmlformats.org/officeDocument/2006/relationships/hyperlink" Target="https://www.zotero.org/google-docs/?wEdHYe" TargetMode="External"/><Relationship Id="rId50" Type="http://schemas.openxmlformats.org/officeDocument/2006/relationships/hyperlink" Target="https://www.zotero.org/google-docs/?C93i7K" TargetMode="External"/><Relationship Id="rId104" Type="http://schemas.openxmlformats.org/officeDocument/2006/relationships/hyperlink" Target="https://www.zotero.org/google-docs/?zVOvir" TargetMode="External"/><Relationship Id="rId146" Type="http://schemas.openxmlformats.org/officeDocument/2006/relationships/hyperlink" Target="https://www.zotero.org/google-docs/?wEdHYe" TargetMode="External"/><Relationship Id="rId188" Type="http://schemas.openxmlformats.org/officeDocument/2006/relationships/hyperlink" Target="https://www.zotero.org/google-docs/?wEdHYe" TargetMode="External"/><Relationship Id="rId311" Type="http://schemas.openxmlformats.org/officeDocument/2006/relationships/hyperlink" Target="https://www.zotero.org/google-docs/?wEdHYe" TargetMode="External"/><Relationship Id="rId353" Type="http://schemas.openxmlformats.org/officeDocument/2006/relationships/hyperlink" Target="https://www.zotero.org/google-docs/?wEdHYe" TargetMode="External"/><Relationship Id="rId395" Type="http://schemas.openxmlformats.org/officeDocument/2006/relationships/hyperlink" Target="https://www.zotero.org/google-docs/?wEdHYe" TargetMode="External"/><Relationship Id="rId409" Type="http://schemas.openxmlformats.org/officeDocument/2006/relationships/hyperlink" Target="https://www.zotero.org/google-docs/?wEdHYe" TargetMode="External"/><Relationship Id="rId560" Type="http://schemas.openxmlformats.org/officeDocument/2006/relationships/hyperlink" Target="https://www.zotero.org/google-docs/?wEdHYe" TargetMode="External"/><Relationship Id="rId92" Type="http://schemas.openxmlformats.org/officeDocument/2006/relationships/hyperlink" Target="https://www.zotero.org/google-docs/?LFAZpE" TargetMode="External"/><Relationship Id="rId213" Type="http://schemas.openxmlformats.org/officeDocument/2006/relationships/hyperlink" Target="https://www.zotero.org/google-docs/?wEdHYe" TargetMode="External"/><Relationship Id="rId420" Type="http://schemas.openxmlformats.org/officeDocument/2006/relationships/hyperlink" Target="https://www.zotero.org/google-docs/?wEdHYe" TargetMode="External"/><Relationship Id="rId255" Type="http://schemas.openxmlformats.org/officeDocument/2006/relationships/hyperlink" Target="https://www.zotero.org/google-docs/?wEdHYe" TargetMode="External"/><Relationship Id="rId297" Type="http://schemas.openxmlformats.org/officeDocument/2006/relationships/hyperlink" Target="https://www.zotero.org/google-docs/?wEdHYe" TargetMode="External"/><Relationship Id="rId462" Type="http://schemas.openxmlformats.org/officeDocument/2006/relationships/hyperlink" Target="https://www.zotero.org/google-docs/?wEdHYe" TargetMode="External"/><Relationship Id="rId518" Type="http://schemas.openxmlformats.org/officeDocument/2006/relationships/hyperlink" Target="https://www.zotero.org/google-docs/?wEdHYe" TargetMode="External"/><Relationship Id="rId115" Type="http://schemas.openxmlformats.org/officeDocument/2006/relationships/hyperlink" Target="https://www.zotero.org/google-docs/?0wlS7G" TargetMode="External"/><Relationship Id="rId157" Type="http://schemas.openxmlformats.org/officeDocument/2006/relationships/hyperlink" Target="https://www.zotero.org/google-docs/?wEdHYe" TargetMode="External"/><Relationship Id="rId322" Type="http://schemas.openxmlformats.org/officeDocument/2006/relationships/hyperlink" Target="https://www.zotero.org/google-docs/?wEdHYe" TargetMode="External"/><Relationship Id="rId364" Type="http://schemas.openxmlformats.org/officeDocument/2006/relationships/hyperlink" Target="https://www.zotero.org/google-docs/?wEdHYe" TargetMode="External"/><Relationship Id="rId61" Type="http://schemas.openxmlformats.org/officeDocument/2006/relationships/hyperlink" Target="https://www.zotero.org/google-docs/?Zb2Us7" TargetMode="External"/><Relationship Id="rId199" Type="http://schemas.openxmlformats.org/officeDocument/2006/relationships/hyperlink" Target="https://www.zotero.org/google-docs/?wEdHYe" TargetMode="External"/><Relationship Id="rId19" Type="http://schemas.openxmlformats.org/officeDocument/2006/relationships/hyperlink" Target="https://www.zotero.org/google-docs/?BwGEFz" TargetMode="External"/><Relationship Id="rId224" Type="http://schemas.openxmlformats.org/officeDocument/2006/relationships/hyperlink" Target="https://www.zotero.org/google-docs/?wEdHYe" TargetMode="External"/><Relationship Id="rId266" Type="http://schemas.openxmlformats.org/officeDocument/2006/relationships/hyperlink" Target="https://www.zotero.org/google-docs/?wEdHYe" TargetMode="External"/><Relationship Id="rId431" Type="http://schemas.openxmlformats.org/officeDocument/2006/relationships/hyperlink" Target="https://www.zotero.org/google-docs/?wEdHYe" TargetMode="External"/><Relationship Id="rId473" Type="http://schemas.openxmlformats.org/officeDocument/2006/relationships/hyperlink" Target="https://www.zotero.org/google-docs/?wEdHYe" TargetMode="External"/><Relationship Id="rId529" Type="http://schemas.openxmlformats.org/officeDocument/2006/relationships/hyperlink" Target="https://www.zotero.org/google-docs/?wEdHYe" TargetMode="External"/><Relationship Id="rId30" Type="http://schemas.openxmlformats.org/officeDocument/2006/relationships/hyperlink" Target="https://www.zotero.org/google-docs/?4B8yss" TargetMode="External"/><Relationship Id="rId126" Type="http://schemas.openxmlformats.org/officeDocument/2006/relationships/hyperlink" Target="https://www.zotero.org/google-docs/?rOHM6g" TargetMode="External"/><Relationship Id="rId168" Type="http://schemas.openxmlformats.org/officeDocument/2006/relationships/hyperlink" Target="https://www.zotero.org/google-docs/?wEdHYe" TargetMode="External"/><Relationship Id="rId333" Type="http://schemas.openxmlformats.org/officeDocument/2006/relationships/hyperlink" Target="https://www.zotero.org/google-docs/?wEdHYe" TargetMode="External"/><Relationship Id="rId540" Type="http://schemas.openxmlformats.org/officeDocument/2006/relationships/hyperlink" Target="https://www.zotero.org/google-docs/?wEdHYe" TargetMode="External"/><Relationship Id="rId72" Type="http://schemas.openxmlformats.org/officeDocument/2006/relationships/hyperlink" Target="https://www.zotero.org/google-docs/?ooOHxc" TargetMode="External"/><Relationship Id="rId375" Type="http://schemas.openxmlformats.org/officeDocument/2006/relationships/hyperlink" Target="https://www.zotero.org/google-docs/?wEdHYe" TargetMode="External"/><Relationship Id="rId3" Type="http://schemas.openxmlformats.org/officeDocument/2006/relationships/styles" Target="styles.xml"/><Relationship Id="rId235" Type="http://schemas.openxmlformats.org/officeDocument/2006/relationships/hyperlink" Target="https://www.zotero.org/google-docs/?wEdHYe" TargetMode="External"/><Relationship Id="rId277" Type="http://schemas.openxmlformats.org/officeDocument/2006/relationships/hyperlink" Target="https://www.zotero.org/google-docs/?wEdHYe" TargetMode="External"/><Relationship Id="rId400" Type="http://schemas.openxmlformats.org/officeDocument/2006/relationships/hyperlink" Target="https://www.zotero.org/google-docs/?wEdHYe" TargetMode="External"/><Relationship Id="rId442" Type="http://schemas.openxmlformats.org/officeDocument/2006/relationships/hyperlink" Target="https://www.zotero.org/google-docs/?wEdHYe" TargetMode="External"/><Relationship Id="rId484" Type="http://schemas.openxmlformats.org/officeDocument/2006/relationships/hyperlink" Target="https://www.zotero.org/google-docs/?wEdHYe" TargetMode="External"/><Relationship Id="rId137" Type="http://schemas.openxmlformats.org/officeDocument/2006/relationships/image" Target="media/image3.png"/><Relationship Id="rId302" Type="http://schemas.openxmlformats.org/officeDocument/2006/relationships/hyperlink" Target="https://www.zotero.org/google-docs/?wEdHYe" TargetMode="External"/><Relationship Id="rId344" Type="http://schemas.openxmlformats.org/officeDocument/2006/relationships/hyperlink" Target="https://www.zotero.org/google-docs/?wEdHYe" TargetMode="External"/><Relationship Id="rId41" Type="http://schemas.openxmlformats.org/officeDocument/2006/relationships/hyperlink" Target="https://www.zotero.org/google-docs/?PbDRIT" TargetMode="External"/><Relationship Id="rId83" Type="http://schemas.openxmlformats.org/officeDocument/2006/relationships/hyperlink" Target="https://www.zotero.org/google-docs/?PZfN4z" TargetMode="External"/><Relationship Id="rId179" Type="http://schemas.openxmlformats.org/officeDocument/2006/relationships/hyperlink" Target="https://www.zotero.org/google-docs/?wEdHYe" TargetMode="External"/><Relationship Id="rId386" Type="http://schemas.openxmlformats.org/officeDocument/2006/relationships/hyperlink" Target="https://www.zotero.org/google-docs/?wEdHYe" TargetMode="External"/><Relationship Id="rId551" Type="http://schemas.openxmlformats.org/officeDocument/2006/relationships/hyperlink" Target="https://www.zotero.org/google-docs/?wEdHYe" TargetMode="External"/><Relationship Id="rId190" Type="http://schemas.openxmlformats.org/officeDocument/2006/relationships/hyperlink" Target="https://www.zotero.org/google-docs/?wEdHYe" TargetMode="External"/><Relationship Id="rId204" Type="http://schemas.openxmlformats.org/officeDocument/2006/relationships/hyperlink" Target="https://www.zotero.org/google-docs/?wEdHYe" TargetMode="External"/><Relationship Id="rId246" Type="http://schemas.openxmlformats.org/officeDocument/2006/relationships/hyperlink" Target="https://www.zotero.org/google-docs/?wEdHYe" TargetMode="External"/><Relationship Id="rId288" Type="http://schemas.openxmlformats.org/officeDocument/2006/relationships/hyperlink" Target="https://www.zotero.org/google-docs/?wEdHYe" TargetMode="External"/><Relationship Id="rId411" Type="http://schemas.openxmlformats.org/officeDocument/2006/relationships/hyperlink" Target="https://www.zotero.org/google-docs/?wEdHYe" TargetMode="External"/><Relationship Id="rId453" Type="http://schemas.openxmlformats.org/officeDocument/2006/relationships/hyperlink" Target="https://www.zotero.org/google-docs/?wEdHYe" TargetMode="External"/><Relationship Id="rId509" Type="http://schemas.openxmlformats.org/officeDocument/2006/relationships/hyperlink" Target="https://www.zotero.org/google-docs/?wEdHYe" TargetMode="External"/><Relationship Id="rId106" Type="http://schemas.openxmlformats.org/officeDocument/2006/relationships/hyperlink" Target="https://www.zotero.org/google-docs/?6ZtZ5R" TargetMode="External"/><Relationship Id="rId313" Type="http://schemas.openxmlformats.org/officeDocument/2006/relationships/hyperlink" Target="https://www.zotero.org/google-docs/?wEdHYe" TargetMode="External"/><Relationship Id="rId495" Type="http://schemas.openxmlformats.org/officeDocument/2006/relationships/hyperlink" Target="https://www.zotero.org/google-docs/?wEdHYe" TargetMode="External"/><Relationship Id="rId10" Type="http://schemas.microsoft.com/office/2016/09/relationships/commentsIds" Target="commentsIds.xml"/><Relationship Id="rId52" Type="http://schemas.openxmlformats.org/officeDocument/2006/relationships/hyperlink" Target="https://www.zotero.org/google-docs/?zi9Ki5" TargetMode="External"/><Relationship Id="rId94" Type="http://schemas.openxmlformats.org/officeDocument/2006/relationships/hyperlink" Target="https://www.zotero.org/google-docs/?KDLSZ2" TargetMode="External"/><Relationship Id="rId148" Type="http://schemas.openxmlformats.org/officeDocument/2006/relationships/hyperlink" Target="https://www.zotero.org/google-docs/?wEdHYe" TargetMode="External"/><Relationship Id="rId355" Type="http://schemas.openxmlformats.org/officeDocument/2006/relationships/hyperlink" Target="https://www.zotero.org/google-docs/?wEdHYe" TargetMode="External"/><Relationship Id="rId397" Type="http://schemas.openxmlformats.org/officeDocument/2006/relationships/hyperlink" Target="https://www.zotero.org/google-docs/?wEdHYe" TargetMode="External"/><Relationship Id="rId520" Type="http://schemas.openxmlformats.org/officeDocument/2006/relationships/hyperlink" Target="https://www.zotero.org/google-docs/?wEdHYe" TargetMode="External"/><Relationship Id="rId562" Type="http://schemas.openxmlformats.org/officeDocument/2006/relationships/fontTable" Target="fontTable.xml"/><Relationship Id="rId215" Type="http://schemas.openxmlformats.org/officeDocument/2006/relationships/hyperlink" Target="https://www.zotero.org/google-docs/?wEdHYe" TargetMode="External"/><Relationship Id="rId257" Type="http://schemas.openxmlformats.org/officeDocument/2006/relationships/hyperlink" Target="https://www.zotero.org/google-docs/?wEdHYe" TargetMode="External"/><Relationship Id="rId422" Type="http://schemas.openxmlformats.org/officeDocument/2006/relationships/hyperlink" Target="https://www.zotero.org/google-docs/?wEdHYe" TargetMode="External"/><Relationship Id="rId464" Type="http://schemas.openxmlformats.org/officeDocument/2006/relationships/hyperlink" Target="https://www.zotero.org/google-docs/?wEdHYe" TargetMode="External"/><Relationship Id="rId299" Type="http://schemas.openxmlformats.org/officeDocument/2006/relationships/hyperlink" Target="https://www.zotero.org/google-docs/?wEdHYe" TargetMode="External"/><Relationship Id="rId63" Type="http://schemas.openxmlformats.org/officeDocument/2006/relationships/hyperlink" Target="https://www.zotero.org/google-docs/?oEVuVf" TargetMode="External"/><Relationship Id="rId159" Type="http://schemas.openxmlformats.org/officeDocument/2006/relationships/hyperlink" Target="https://www.zotero.org/google-docs/?wEdHYe" TargetMode="External"/><Relationship Id="rId366" Type="http://schemas.openxmlformats.org/officeDocument/2006/relationships/hyperlink" Target="https://www.zotero.org/google-docs/?wEdHYe" TargetMode="External"/><Relationship Id="rId226" Type="http://schemas.openxmlformats.org/officeDocument/2006/relationships/hyperlink" Target="https://www.zotero.org/google-docs/?wEdHYe" TargetMode="External"/><Relationship Id="rId433" Type="http://schemas.openxmlformats.org/officeDocument/2006/relationships/hyperlink" Target="https://www.zotero.org/google-docs/?wEdHYe" TargetMode="External"/><Relationship Id="rId74" Type="http://schemas.openxmlformats.org/officeDocument/2006/relationships/hyperlink" Target="https://www.zotero.org/google-docs/?de3dBO" TargetMode="External"/><Relationship Id="rId377" Type="http://schemas.openxmlformats.org/officeDocument/2006/relationships/hyperlink" Target="https://www.zotero.org/google-docs/?wEdHYe" TargetMode="External"/><Relationship Id="rId500" Type="http://schemas.openxmlformats.org/officeDocument/2006/relationships/hyperlink" Target="https://www.zotero.org/google-docs/?wEdHYe" TargetMode="External"/><Relationship Id="rId5" Type="http://schemas.openxmlformats.org/officeDocument/2006/relationships/webSettings" Target="webSettings.xml"/><Relationship Id="rId237" Type="http://schemas.openxmlformats.org/officeDocument/2006/relationships/hyperlink" Target="https://www.zotero.org/google-docs/?wEdHYe" TargetMode="External"/><Relationship Id="rId444" Type="http://schemas.openxmlformats.org/officeDocument/2006/relationships/hyperlink" Target="https://www.zotero.org/google-docs/?wEdHYe" TargetMode="External"/><Relationship Id="rId290" Type="http://schemas.openxmlformats.org/officeDocument/2006/relationships/hyperlink" Target="https://www.zotero.org/google-docs/?wEdHYe" TargetMode="External"/><Relationship Id="rId304" Type="http://schemas.openxmlformats.org/officeDocument/2006/relationships/hyperlink" Target="https://www.zotero.org/google-docs/?wEdHYe" TargetMode="External"/><Relationship Id="rId388" Type="http://schemas.openxmlformats.org/officeDocument/2006/relationships/hyperlink" Target="https://www.zotero.org/google-docs/?wEdHYe" TargetMode="External"/><Relationship Id="rId511" Type="http://schemas.openxmlformats.org/officeDocument/2006/relationships/hyperlink" Target="https://www.zotero.org/google-docs/?wEdHYe" TargetMode="External"/><Relationship Id="rId85" Type="http://schemas.openxmlformats.org/officeDocument/2006/relationships/hyperlink" Target="https://www.zotero.org/google-docs/?ZdhJgi" TargetMode="External"/><Relationship Id="rId150" Type="http://schemas.openxmlformats.org/officeDocument/2006/relationships/hyperlink" Target="https://www.zotero.org/google-docs/?wEdHYe" TargetMode="External"/><Relationship Id="rId248" Type="http://schemas.openxmlformats.org/officeDocument/2006/relationships/hyperlink" Target="https://www.zotero.org/google-docs/?wEdHYe" TargetMode="External"/><Relationship Id="rId455" Type="http://schemas.openxmlformats.org/officeDocument/2006/relationships/hyperlink" Target="https://www.zotero.org/google-docs/?wEdHYe" TargetMode="External"/><Relationship Id="rId12" Type="http://schemas.openxmlformats.org/officeDocument/2006/relationships/hyperlink" Target="https://www.zotero.org/google-docs/?MZIt4Q" TargetMode="External"/><Relationship Id="rId108" Type="http://schemas.openxmlformats.org/officeDocument/2006/relationships/hyperlink" Target="https://www.zotero.org/google-docs/?mtG3r7" TargetMode="External"/><Relationship Id="rId315" Type="http://schemas.openxmlformats.org/officeDocument/2006/relationships/hyperlink" Target="https://www.zotero.org/google-docs/?wEdHYe" TargetMode="External"/><Relationship Id="rId522" Type="http://schemas.openxmlformats.org/officeDocument/2006/relationships/hyperlink" Target="https://www.zotero.org/google-docs/?wEdHYe" TargetMode="External"/><Relationship Id="rId96" Type="http://schemas.openxmlformats.org/officeDocument/2006/relationships/hyperlink" Target="https://www.zotero.org/google-docs/?JaIONL" TargetMode="External"/><Relationship Id="rId161" Type="http://schemas.openxmlformats.org/officeDocument/2006/relationships/hyperlink" Target="https://www.zotero.org/google-docs/?wEdHYe" TargetMode="External"/><Relationship Id="rId399" Type="http://schemas.openxmlformats.org/officeDocument/2006/relationships/hyperlink" Target="https://www.zotero.org/google-docs/?wEdHYe" TargetMode="External"/><Relationship Id="rId259" Type="http://schemas.openxmlformats.org/officeDocument/2006/relationships/hyperlink" Target="https://www.zotero.org/google-docs/?wEdHYe" TargetMode="External"/><Relationship Id="rId466" Type="http://schemas.openxmlformats.org/officeDocument/2006/relationships/hyperlink" Target="https://www.zotero.org/google-docs/?wEdHY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zotero.org/google-docs/?52SUsK" TargetMode="External"/><Relationship Id="rId3" Type="http://schemas.openxmlformats.org/officeDocument/2006/relationships/hyperlink" Target="mailto:outi.sarpila@utu.fi" TargetMode="External"/><Relationship Id="rId7" Type="http://schemas.openxmlformats.org/officeDocument/2006/relationships/hyperlink" Target="https://www.zotero.org/google-docs/?zAfKH5" TargetMode="External"/><Relationship Id="rId2" Type="http://schemas.openxmlformats.org/officeDocument/2006/relationships/hyperlink" Target="http://www.hectorbahamonde.com" TargetMode="External"/><Relationship Id="rId1" Type="http://schemas.openxmlformats.org/officeDocument/2006/relationships/hyperlink" Target="mailto:hibano@utu.fi" TargetMode="External"/><Relationship Id="rId6" Type="http://schemas.openxmlformats.org/officeDocument/2006/relationships/hyperlink" Target="https://www.zotero.org/google-docs/?OXZdfH" TargetMode="External"/><Relationship Id="rId5" Type="http://schemas.openxmlformats.org/officeDocument/2006/relationships/hyperlink" Target="https://www.zotero.org/google-docs/?s7c1f6" TargetMode="External"/><Relationship Id="rId10" Type="http://schemas.openxmlformats.org/officeDocument/2006/relationships/hyperlink" Target="https://www.zotero.org/google-docs/?rRZHtj" TargetMode="External"/><Relationship Id="rId4" Type="http://schemas.openxmlformats.org/officeDocument/2006/relationships/hyperlink" Target="https://www.zotero.org/google-docs/?CTAPcI" TargetMode="External"/><Relationship Id="rId9" Type="http://schemas.openxmlformats.org/officeDocument/2006/relationships/hyperlink" Target="https://www.zotero.org/google-docs/?ha7mT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7B8301-6D12-DD40-A583-5A1D56E086CE}">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758FA-07E6-7B4D-8885-C2C2FA9B7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14625</Words>
  <Characters>83365</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Hector Bahamonde</cp:lastModifiedBy>
  <cp:revision>2</cp:revision>
  <cp:lastPrinted>2022-05-21T10:38:00Z</cp:lastPrinted>
  <dcterms:created xsi:type="dcterms:W3CDTF">2022-05-27T08:19:00Z</dcterms:created>
  <dcterms:modified xsi:type="dcterms:W3CDTF">2022-05-27T08:19:00Z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documentId_7782</vt:lpwstr>
  </property>
  <property fmtid="{D5CDD505-2E9C-101B-9397-08002B2CF9AE}" pid="3" name="grammarly_documentContext">
    <vt:lpwstr>{"goals":[],"domain":"general","emotions":[],"dialect":"american"}</vt:lpwstr>
  </property>
</Properties>
</file>